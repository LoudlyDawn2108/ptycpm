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5036" w:rsidR="001966E4" w:rsidP="00F50B0B" w:rsidRDefault="001966E4" w14:paraId="5F8CE588" w14:textId="77777777">
      <w:pPr>
        <w:pStyle w:val="Abstract"/>
        <w:rPr>
          <w:rFonts w:asciiTheme="majorHAnsi" w:hAnsiTheme="majorHAnsi" w:cstheme="majorBidi"/>
          <w:sz w:val="42"/>
          <w:szCs w:val="42"/>
          <w:shd w:val="clear" w:color="auto" w:fill="FFFFFF"/>
        </w:rPr>
      </w:pPr>
      <w:r w:rsidRPr="00AD5036">
        <w:rPr>
          <w:shd w:val="clear" w:color="auto" w:fill="FFFFFF"/>
        </w:rPr>
        <w:t>TRƯỜNG ĐẠI HỌC THỦY LỢI</w:t>
      </w:r>
    </w:p>
    <w:p w:rsidRPr="00AD5036" w:rsidR="001966E4" w:rsidP="003273CD" w:rsidRDefault="002305D6" w14:paraId="3B4E78AF" w14:textId="77777777">
      <w:pPr>
        <w:spacing w:after="0"/>
        <w:jc w:val="center"/>
        <w:rPr>
          <w:rFonts w:asciiTheme="majorHAnsi" w:hAnsiTheme="majorHAnsi" w:cstheme="majorBidi"/>
          <w:b/>
          <w:sz w:val="38"/>
          <w:szCs w:val="38"/>
          <w:shd w:val="clear" w:color="auto" w:fill="FFFFFF"/>
          <w:lang w:val="en-US"/>
        </w:rPr>
      </w:pPr>
      <w:r w:rsidRPr="60F31A95">
        <w:rPr>
          <w:rFonts w:asciiTheme="majorHAnsi" w:hAnsiTheme="majorHAnsi" w:cstheme="majorBidi"/>
          <w:b/>
          <w:sz w:val="38"/>
          <w:szCs w:val="38"/>
          <w:shd w:val="clear" w:color="auto" w:fill="FFFFFF"/>
          <w:lang w:val="en-US"/>
        </w:rPr>
        <w:t>KHOA CÔNG NGHỆ THÔNG TIN</w:t>
      </w:r>
    </w:p>
    <w:p w:rsidRPr="00AD5036" w:rsidR="001966E4" w:rsidP="00C85E42" w:rsidRDefault="001966E4" w14:paraId="4C78A917" w14:textId="77777777">
      <w:pPr>
        <w:ind w:left="2160" w:firstLine="720"/>
        <w:jc w:val="both"/>
        <w:rPr>
          <w:rFonts w:asciiTheme="majorHAnsi" w:hAnsiTheme="majorHAnsi" w:cstheme="majorHAnsi"/>
          <w:b/>
          <w:sz w:val="36"/>
          <w:szCs w:val="36"/>
          <w:shd w:val="clear" w:color="auto" w:fill="FFFFFF"/>
          <w:lang w:val="en-US"/>
        </w:rPr>
      </w:pPr>
    </w:p>
    <w:p w:rsidRPr="00AD5036" w:rsidR="001966E4" w:rsidP="00462242" w:rsidRDefault="00462242" w14:paraId="4BFBB730" w14:textId="77777777">
      <w:pPr>
        <w:jc w:val="center"/>
        <w:rPr>
          <w:rFonts w:asciiTheme="majorHAnsi" w:hAnsiTheme="majorHAnsi" w:cstheme="majorHAnsi"/>
          <w:b/>
          <w:sz w:val="36"/>
          <w:szCs w:val="36"/>
          <w:shd w:val="clear" w:color="auto" w:fill="FFFFFF"/>
          <w:lang w:val="en-US"/>
        </w:rPr>
      </w:pPr>
      <w:r w:rsidRPr="00AD5036">
        <w:rPr>
          <w:rFonts w:asciiTheme="majorHAnsi" w:hAnsiTheme="majorHAnsi" w:cstheme="majorHAnsi"/>
          <w:sz w:val="24"/>
          <w:szCs w:val="24"/>
          <w:lang w:val="en-US" w:eastAsia="en-GB"/>
        </w:rPr>
        <w:drawing>
          <wp:inline distT="0" distB="0" distL="0" distR="0" wp14:anchorId="44D410CF" wp14:editId="1695B808">
            <wp:extent cx="1753235" cy="11829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354" cy="1195159"/>
                    </a:xfrm>
                    <a:prstGeom prst="rect">
                      <a:avLst/>
                    </a:prstGeom>
                    <a:noFill/>
                    <a:ln>
                      <a:noFill/>
                    </a:ln>
                  </pic:spPr>
                </pic:pic>
              </a:graphicData>
            </a:graphic>
          </wp:inline>
        </w:drawing>
      </w:r>
    </w:p>
    <w:p w:rsidRPr="00AD5036" w:rsidR="002305D6" w:rsidP="002305D6" w:rsidRDefault="002305D6" w14:paraId="12AF927E" w14:textId="77777777">
      <w:pPr>
        <w:jc w:val="both"/>
        <w:rPr>
          <w:rFonts w:asciiTheme="majorHAnsi" w:hAnsiTheme="majorHAnsi" w:cstheme="majorHAnsi"/>
          <w:b/>
          <w:sz w:val="40"/>
          <w:szCs w:val="40"/>
          <w:shd w:val="clear" w:color="auto" w:fill="FFFFFF"/>
          <w:lang w:val="en-US"/>
        </w:rPr>
      </w:pPr>
    </w:p>
    <w:p w:rsidRPr="00AD5036" w:rsidR="001966E4" w:rsidP="003273CD" w:rsidRDefault="00BC1B1B" w14:paraId="7493AE62" w14:textId="77777777">
      <w:pPr>
        <w:spacing w:after="0" w:line="240" w:lineRule="auto"/>
        <w:jc w:val="center"/>
        <w:rPr>
          <w:rFonts w:asciiTheme="majorHAnsi" w:hAnsiTheme="majorHAnsi" w:cstheme="majorBidi"/>
          <w:b/>
          <w:sz w:val="32"/>
          <w:szCs w:val="32"/>
          <w:shd w:val="clear" w:color="auto" w:fill="FFFFFF"/>
          <w:lang w:val="en-US"/>
        </w:rPr>
      </w:pPr>
      <w:r w:rsidRPr="60F31A95">
        <w:rPr>
          <w:rFonts w:asciiTheme="majorHAnsi" w:hAnsiTheme="majorHAnsi" w:cstheme="majorBidi"/>
          <w:b/>
          <w:sz w:val="32"/>
          <w:szCs w:val="32"/>
          <w:shd w:val="clear" w:color="auto" w:fill="FFFFFF"/>
          <w:lang w:val="en-US"/>
        </w:rPr>
        <w:t xml:space="preserve">BÁO CÁO </w:t>
      </w:r>
      <w:r w:rsidRPr="60F31A95" w:rsidR="001966E4">
        <w:rPr>
          <w:rFonts w:asciiTheme="majorHAnsi" w:hAnsiTheme="majorHAnsi" w:cstheme="majorBidi"/>
          <w:b/>
          <w:sz w:val="32"/>
          <w:szCs w:val="32"/>
          <w:shd w:val="clear" w:color="auto" w:fill="FFFFFF"/>
          <w:lang w:val="en-US"/>
        </w:rPr>
        <w:t>BÀI TẬP LỚN</w:t>
      </w:r>
      <w:r w:rsidRPr="60F31A95" w:rsidR="002305D6">
        <w:rPr>
          <w:rFonts w:asciiTheme="majorHAnsi" w:hAnsiTheme="majorHAnsi" w:cstheme="majorBidi"/>
          <w:b/>
          <w:sz w:val="32"/>
          <w:szCs w:val="32"/>
          <w:shd w:val="clear" w:color="auto" w:fill="FFFFFF"/>
          <w:lang w:val="en-US"/>
        </w:rPr>
        <w:t xml:space="preserve"> MÔN HỌC</w:t>
      </w:r>
    </w:p>
    <w:p w:rsidRPr="00AD5036" w:rsidR="00423B55" w:rsidP="003273CD" w:rsidRDefault="002305D6" w14:paraId="6095D1CC" w14:textId="77777777">
      <w:pPr>
        <w:spacing w:after="0" w:line="240" w:lineRule="auto"/>
        <w:jc w:val="center"/>
        <w:rPr>
          <w:rFonts w:asciiTheme="majorHAnsi" w:hAnsiTheme="majorHAnsi" w:cstheme="majorBidi"/>
          <w:b/>
          <w:sz w:val="32"/>
          <w:szCs w:val="32"/>
          <w:shd w:val="clear" w:color="auto" w:fill="FFFFFF"/>
          <w:lang w:val="en-US"/>
        </w:rPr>
      </w:pPr>
      <w:r w:rsidRPr="60F31A95">
        <w:rPr>
          <w:rFonts w:asciiTheme="majorHAnsi" w:hAnsiTheme="majorHAnsi" w:cstheme="majorBidi"/>
          <w:b/>
          <w:sz w:val="32"/>
          <w:szCs w:val="32"/>
          <w:shd w:val="clear" w:color="auto" w:fill="FFFFFF"/>
          <w:lang w:val="en-US"/>
        </w:rPr>
        <w:t>PHÂN TÍCH YÊU CẦU PHẦN MỀM</w:t>
      </w:r>
    </w:p>
    <w:p w:rsidRPr="00AD5036" w:rsidR="00462242" w:rsidP="00BC1B1B" w:rsidRDefault="00462242" w14:paraId="6E9E6409" w14:textId="77777777">
      <w:pPr>
        <w:spacing w:line="240" w:lineRule="auto"/>
        <w:jc w:val="center"/>
        <w:rPr>
          <w:rFonts w:asciiTheme="majorHAnsi" w:hAnsiTheme="majorHAnsi" w:cstheme="majorHAnsi"/>
          <w:b/>
          <w:sz w:val="32"/>
          <w:szCs w:val="44"/>
          <w:shd w:val="clear" w:color="auto" w:fill="FFFFFF"/>
          <w:lang w:val="en-US"/>
        </w:rPr>
      </w:pPr>
    </w:p>
    <w:p w:rsidRPr="00AD5036" w:rsidR="002305D6" w:rsidP="002305D6" w:rsidRDefault="001966E4" w14:paraId="4D70A0CF" w14:textId="77777777">
      <w:pPr>
        <w:jc w:val="both"/>
        <w:rPr>
          <w:rFonts w:asciiTheme="majorHAnsi" w:hAnsiTheme="majorHAnsi" w:cstheme="majorBidi"/>
          <w:b/>
          <w:i/>
          <w:sz w:val="36"/>
          <w:szCs w:val="36"/>
          <w:shd w:val="clear" w:color="auto" w:fill="FFFFFF"/>
          <w:lang w:val="en-US"/>
        </w:rPr>
      </w:pPr>
      <w:r w:rsidRPr="60F31A95">
        <w:rPr>
          <w:rFonts w:asciiTheme="majorHAnsi" w:hAnsiTheme="majorHAnsi" w:cstheme="majorBidi"/>
          <w:b/>
          <w:i/>
          <w:sz w:val="40"/>
          <w:szCs w:val="40"/>
          <w:shd w:val="clear" w:color="auto" w:fill="FFFFFF"/>
          <w:lang w:val="en-US"/>
        </w:rPr>
        <w:t xml:space="preserve">Đề </w:t>
      </w:r>
      <w:r w:rsidRPr="60F31A95" w:rsidR="002305D6">
        <w:rPr>
          <w:rFonts w:asciiTheme="majorHAnsi" w:hAnsiTheme="majorHAnsi" w:cstheme="majorBidi"/>
          <w:b/>
          <w:i/>
          <w:sz w:val="40"/>
          <w:szCs w:val="40"/>
          <w:shd w:val="clear" w:color="auto" w:fill="FFFFFF"/>
          <w:lang w:val="en-US"/>
        </w:rPr>
        <w:t>t</w:t>
      </w:r>
      <w:r w:rsidRPr="60F31A95">
        <w:rPr>
          <w:rFonts w:asciiTheme="majorHAnsi" w:hAnsiTheme="majorHAnsi" w:cstheme="majorBidi"/>
          <w:b/>
          <w:i/>
          <w:sz w:val="40"/>
          <w:szCs w:val="40"/>
          <w:shd w:val="clear" w:color="auto" w:fill="FFFFFF"/>
          <w:lang w:val="en-US"/>
        </w:rPr>
        <w:t>ài:</w:t>
      </w:r>
      <w:r w:rsidRPr="60F31A95">
        <w:rPr>
          <w:rFonts w:asciiTheme="majorHAnsi" w:hAnsiTheme="majorHAnsi" w:cstheme="majorBidi"/>
          <w:b/>
          <w:i/>
          <w:sz w:val="36"/>
          <w:szCs w:val="36"/>
          <w:shd w:val="clear" w:color="auto" w:fill="FFFFFF"/>
          <w:lang w:val="en-US"/>
        </w:rPr>
        <w:t xml:space="preserve"> </w:t>
      </w:r>
    </w:p>
    <w:p w:rsidRPr="00AD5036" w:rsidR="006C6DD3" w:rsidP="005307C6" w:rsidRDefault="006C6DD3" w14:paraId="2A9DB69E" w14:textId="110E19AF">
      <w:pPr>
        <w:ind w:left="720"/>
        <w:jc w:val="center"/>
        <w:rPr>
          <w:rFonts w:asciiTheme="majorHAnsi" w:hAnsiTheme="majorHAnsi" w:cstheme="majorBidi"/>
          <w:b/>
          <w:color w:val="000000" w:themeColor="text1"/>
          <w:sz w:val="50"/>
          <w:szCs w:val="50"/>
          <w:shd w:val="clear" w:color="auto" w:fill="FFFFFF"/>
          <w:lang w:val="en-US"/>
        </w:rPr>
      </w:pPr>
      <w:r w:rsidRPr="60F31A95">
        <w:rPr>
          <w:rFonts w:asciiTheme="majorHAnsi" w:hAnsiTheme="majorHAnsi" w:cstheme="majorBidi"/>
          <w:b/>
          <w:color w:val="000000" w:themeColor="text1"/>
          <w:sz w:val="50"/>
          <w:szCs w:val="50"/>
          <w:shd w:val="clear" w:color="auto" w:fill="FFFFFF"/>
          <w:lang w:val="en-US"/>
        </w:rPr>
        <w:t>Phân tích yêu cầu Website Quản lý Nhân sự Trường Đại học Thủy Lợi</w:t>
      </w:r>
    </w:p>
    <w:p w:rsidRPr="00AD5036" w:rsidR="00462242" w:rsidP="00C85E42" w:rsidRDefault="00462242" w14:paraId="36CE08A1" w14:textId="77777777">
      <w:pPr>
        <w:ind w:left="1440" w:firstLine="720"/>
        <w:jc w:val="both"/>
        <w:rPr>
          <w:rFonts w:asciiTheme="majorHAnsi" w:hAnsiTheme="majorHAnsi" w:cstheme="majorHAnsi"/>
          <w:b/>
          <w:color w:val="333333"/>
          <w:sz w:val="36"/>
          <w:szCs w:val="36"/>
          <w:shd w:val="clear" w:color="auto" w:fill="FFFFFF"/>
          <w:lang w:val="en-US"/>
        </w:rPr>
      </w:pPr>
    </w:p>
    <w:p w:rsidRPr="00AD5036" w:rsidR="001966E4" w:rsidP="002305D6" w:rsidRDefault="001966E4" w14:paraId="192DD046" w14:textId="0E1E149D">
      <w:pPr>
        <w:spacing w:line="240" w:lineRule="auto"/>
        <w:jc w:val="both"/>
        <w:rPr>
          <w:rFonts w:asciiTheme="majorHAnsi" w:hAnsiTheme="majorHAnsi" w:cstheme="majorBidi"/>
          <w:b/>
          <w:sz w:val="36"/>
          <w:szCs w:val="36"/>
          <w:shd w:val="clear" w:color="auto" w:fill="FFFFFF"/>
          <w:lang w:val="en-US"/>
        </w:rPr>
      </w:pPr>
      <w:r w:rsidRPr="60F31A95">
        <w:rPr>
          <w:rFonts w:asciiTheme="majorHAnsi" w:hAnsiTheme="majorHAnsi" w:cstheme="majorBidi"/>
          <w:b/>
          <w:sz w:val="36"/>
          <w:szCs w:val="36"/>
          <w:shd w:val="clear" w:color="auto" w:fill="FFFFFF"/>
          <w:lang w:val="en-US"/>
        </w:rPr>
        <w:t>Nhóm sinh viên thực hiện:</w:t>
      </w:r>
      <w:r w:rsidRPr="60F31A95" w:rsidR="00846154">
        <w:rPr>
          <w:rFonts w:asciiTheme="majorHAnsi" w:hAnsiTheme="majorHAnsi" w:cstheme="majorBidi"/>
          <w:b/>
          <w:sz w:val="36"/>
          <w:szCs w:val="36"/>
          <w:shd w:val="clear" w:color="auto" w:fill="FFFFFF"/>
          <w:lang w:val="en-US"/>
        </w:rPr>
        <w:t xml:space="preserve"> </w:t>
      </w:r>
      <w:r w:rsidRPr="60F31A95" w:rsidR="00846154">
        <w:rPr>
          <w:rFonts w:asciiTheme="majorHAnsi" w:hAnsiTheme="majorHAnsi" w:cstheme="majorBidi"/>
          <w:sz w:val="36"/>
          <w:szCs w:val="36"/>
          <w:shd w:val="clear" w:color="auto" w:fill="FFFFFF"/>
          <w:lang w:val="en-US"/>
        </w:rPr>
        <w:t>Nhóm</w:t>
      </w:r>
      <w:r w:rsidRPr="60F31A95" w:rsidR="00846154">
        <w:rPr>
          <w:rFonts w:asciiTheme="majorHAnsi" w:hAnsiTheme="majorHAnsi" w:cstheme="majorBidi"/>
          <w:b/>
          <w:sz w:val="36"/>
          <w:szCs w:val="36"/>
          <w:shd w:val="clear" w:color="auto" w:fill="FFFFFF"/>
          <w:lang w:val="en-US"/>
        </w:rPr>
        <w:t xml:space="preserve"> </w:t>
      </w:r>
      <w:r w:rsidRPr="60F31A95" w:rsidR="004702C1">
        <w:rPr>
          <w:rFonts w:asciiTheme="majorHAnsi" w:hAnsiTheme="majorHAnsi" w:cstheme="majorBidi"/>
          <w:sz w:val="36"/>
          <w:szCs w:val="36"/>
          <w:shd w:val="clear" w:color="auto" w:fill="FFFFFF"/>
          <w:lang w:val="en-US"/>
        </w:rPr>
        <w:t>8</w:t>
      </w:r>
      <w:r w:rsidRPr="60F31A95" w:rsidR="00846154">
        <w:rPr>
          <w:rFonts w:asciiTheme="majorHAnsi" w:hAnsiTheme="majorHAnsi" w:cstheme="majorBidi"/>
          <w:color w:val="FF0000"/>
          <w:sz w:val="36"/>
          <w:szCs w:val="36"/>
          <w:shd w:val="clear" w:color="auto" w:fill="FFFFFF"/>
          <w:lang w:val="en-US"/>
        </w:rPr>
        <w:t xml:space="preserve"> </w:t>
      </w:r>
    </w:p>
    <w:p w:rsidRPr="00AD5036" w:rsidR="001966E4" w:rsidP="002305D6" w:rsidRDefault="00846154" w14:paraId="0D9BC15C" w14:textId="0DFB473F">
      <w:pPr>
        <w:spacing w:line="240" w:lineRule="auto"/>
        <w:jc w:val="both"/>
        <w:rPr>
          <w:rFonts w:asciiTheme="majorHAnsi" w:hAnsiTheme="majorHAnsi" w:cstheme="majorHAnsi"/>
          <w:color w:val="000000" w:themeColor="text1"/>
          <w:sz w:val="36"/>
          <w:szCs w:val="36"/>
          <w:shd w:val="clear" w:color="auto" w:fill="FFFFFF"/>
          <w:lang w:val="en-US"/>
        </w:rPr>
      </w:pPr>
      <w:r w:rsidRPr="00AD5036">
        <w:rPr>
          <w:rFonts w:asciiTheme="majorHAnsi" w:hAnsiTheme="majorHAnsi" w:cstheme="majorHAnsi"/>
          <w:b/>
          <w:sz w:val="36"/>
          <w:szCs w:val="36"/>
          <w:shd w:val="clear" w:color="auto" w:fill="FFFFFF"/>
          <w:lang w:val="en-US"/>
        </w:rPr>
        <w:t xml:space="preserve">Thành viên nhóm: </w:t>
      </w:r>
      <w:r w:rsidRPr="00AD5036">
        <w:rPr>
          <w:rFonts w:asciiTheme="majorHAnsi" w:hAnsiTheme="majorHAnsi" w:cstheme="majorHAnsi"/>
          <w:b/>
          <w:sz w:val="36"/>
          <w:szCs w:val="36"/>
          <w:shd w:val="clear" w:color="auto" w:fill="FFFFFF"/>
          <w:lang w:val="en-US"/>
        </w:rPr>
        <w:tab/>
      </w:r>
      <w:r w:rsidRPr="00AD5036" w:rsidR="004702C1">
        <w:rPr>
          <w:rFonts w:asciiTheme="majorHAnsi" w:hAnsiTheme="majorHAnsi" w:cstheme="majorHAnsi"/>
          <w:color w:val="000000" w:themeColor="text1"/>
          <w:sz w:val="36"/>
          <w:szCs w:val="36"/>
          <w:shd w:val="clear" w:color="auto" w:fill="FFFFFF"/>
          <w:lang w:val="en-US"/>
        </w:rPr>
        <w:t>Ngu</w:t>
      </w:r>
      <w:r w:rsidRPr="00AD5036" w:rsidR="00594482">
        <w:rPr>
          <w:rFonts w:asciiTheme="majorHAnsi" w:hAnsiTheme="majorHAnsi" w:cstheme="majorHAnsi"/>
          <w:color w:val="000000" w:themeColor="text1"/>
          <w:sz w:val="36"/>
          <w:szCs w:val="36"/>
          <w:shd w:val="clear" w:color="auto" w:fill="FFFFFF"/>
          <w:lang w:val="en-US"/>
        </w:rPr>
        <w:t>yễn Hồng Phúc</w:t>
      </w:r>
    </w:p>
    <w:p w:rsidRPr="00AD5036" w:rsidR="001966E4" w:rsidP="002305D6" w:rsidRDefault="001966E4" w14:paraId="2B55952E" w14:textId="7BE9047D">
      <w:pPr>
        <w:spacing w:line="240" w:lineRule="auto"/>
        <w:jc w:val="both"/>
        <w:rPr>
          <w:rFonts w:asciiTheme="majorHAnsi" w:hAnsiTheme="majorHAnsi" w:cstheme="majorHAnsi"/>
          <w:color w:val="000000" w:themeColor="text1"/>
          <w:sz w:val="36"/>
          <w:szCs w:val="36"/>
          <w:shd w:val="clear" w:color="auto" w:fill="FFFFFF"/>
          <w:lang w:val="en-US"/>
        </w:rPr>
      </w:pPr>
      <w:r w:rsidRPr="00AD5036">
        <w:rPr>
          <w:rFonts w:asciiTheme="majorHAnsi" w:hAnsiTheme="majorHAnsi" w:cstheme="majorHAnsi"/>
          <w:color w:val="000000" w:themeColor="text1"/>
          <w:sz w:val="36"/>
          <w:szCs w:val="36"/>
          <w:shd w:val="clear" w:color="auto" w:fill="FFFFFF"/>
          <w:lang w:val="en-US"/>
        </w:rPr>
        <w:tab/>
      </w:r>
      <w:r w:rsidRPr="00AD5036">
        <w:rPr>
          <w:rFonts w:asciiTheme="majorHAnsi" w:hAnsiTheme="majorHAnsi" w:cstheme="majorHAnsi"/>
          <w:color w:val="000000" w:themeColor="text1"/>
          <w:sz w:val="36"/>
          <w:szCs w:val="36"/>
          <w:shd w:val="clear" w:color="auto" w:fill="FFFFFF"/>
          <w:lang w:val="en-US"/>
        </w:rPr>
        <w:tab/>
      </w:r>
      <w:r w:rsidRPr="00AD5036">
        <w:rPr>
          <w:rFonts w:asciiTheme="majorHAnsi" w:hAnsiTheme="majorHAnsi" w:cstheme="majorHAnsi"/>
          <w:color w:val="000000" w:themeColor="text1"/>
          <w:sz w:val="36"/>
          <w:szCs w:val="36"/>
          <w:shd w:val="clear" w:color="auto" w:fill="FFFFFF"/>
          <w:lang w:val="en-US"/>
        </w:rPr>
        <w:tab/>
      </w:r>
      <w:r w:rsidRPr="00AD5036">
        <w:rPr>
          <w:rFonts w:asciiTheme="majorHAnsi" w:hAnsiTheme="majorHAnsi" w:cstheme="majorHAnsi"/>
          <w:color w:val="000000" w:themeColor="text1"/>
          <w:sz w:val="36"/>
          <w:szCs w:val="36"/>
          <w:shd w:val="clear" w:color="auto" w:fill="FFFFFF"/>
          <w:lang w:val="en-US"/>
        </w:rPr>
        <w:tab/>
      </w:r>
      <w:r w:rsidRPr="00AD5036">
        <w:rPr>
          <w:rFonts w:asciiTheme="majorHAnsi" w:hAnsiTheme="majorHAnsi" w:cstheme="majorHAnsi"/>
          <w:color w:val="000000" w:themeColor="text1"/>
          <w:sz w:val="36"/>
          <w:szCs w:val="36"/>
          <w:shd w:val="clear" w:color="auto" w:fill="FFFFFF"/>
          <w:lang w:val="en-US"/>
        </w:rPr>
        <w:tab/>
      </w:r>
      <w:r w:rsidRPr="00AD5036" w:rsidR="00594482">
        <w:rPr>
          <w:rFonts w:asciiTheme="majorHAnsi" w:hAnsiTheme="majorHAnsi" w:cstheme="majorHAnsi"/>
          <w:color w:val="000000" w:themeColor="text1"/>
          <w:sz w:val="36"/>
          <w:szCs w:val="36"/>
          <w:shd w:val="clear" w:color="auto" w:fill="FFFFFF"/>
          <w:lang w:val="en-US"/>
        </w:rPr>
        <w:t>Ngô Quang Tùng</w:t>
      </w:r>
    </w:p>
    <w:p w:rsidRPr="00AD5036" w:rsidR="001966E4" w:rsidP="001D1E48" w:rsidRDefault="00594482" w14:paraId="0D48C661" w14:textId="1D714276">
      <w:pPr>
        <w:spacing w:line="240" w:lineRule="auto"/>
        <w:ind w:left="2880" w:firstLine="720"/>
        <w:jc w:val="both"/>
        <w:rPr>
          <w:rFonts w:asciiTheme="majorHAnsi" w:hAnsiTheme="majorHAnsi" w:cstheme="majorBidi"/>
          <w:color w:val="000000" w:themeColor="text1"/>
          <w:sz w:val="36"/>
          <w:szCs w:val="36"/>
          <w:shd w:val="clear" w:color="auto" w:fill="FFFFFF"/>
          <w:lang w:val="en-US"/>
        </w:rPr>
      </w:pPr>
      <w:r w:rsidRPr="60F31A95">
        <w:rPr>
          <w:rFonts w:asciiTheme="majorHAnsi" w:hAnsiTheme="majorHAnsi" w:cstheme="majorBidi"/>
          <w:color w:val="000000" w:themeColor="text1"/>
          <w:sz w:val="36"/>
          <w:szCs w:val="36"/>
          <w:shd w:val="clear" w:color="auto" w:fill="FFFFFF"/>
          <w:lang w:val="en-US"/>
        </w:rPr>
        <w:t>Nguyễn Hải Ninh</w:t>
      </w:r>
    </w:p>
    <w:p w:rsidRPr="00AD5036" w:rsidR="00204883" w:rsidP="001D1E48" w:rsidRDefault="00594482" w14:paraId="3BEF2159" w14:textId="3A5B0452">
      <w:pPr>
        <w:spacing w:line="240" w:lineRule="auto"/>
        <w:ind w:left="2880" w:firstLine="720"/>
        <w:jc w:val="both"/>
        <w:rPr>
          <w:rFonts w:asciiTheme="majorHAnsi" w:hAnsiTheme="majorHAnsi" w:cstheme="majorBidi"/>
          <w:color w:val="000000" w:themeColor="text1"/>
          <w:sz w:val="36"/>
          <w:szCs w:val="36"/>
          <w:shd w:val="clear" w:color="auto" w:fill="FFFFFF"/>
          <w:lang w:val="en-US"/>
        </w:rPr>
      </w:pPr>
      <w:r w:rsidRPr="60F31A95">
        <w:rPr>
          <w:rFonts w:asciiTheme="majorHAnsi" w:hAnsiTheme="majorHAnsi" w:cstheme="majorBidi"/>
          <w:color w:val="000000" w:themeColor="text1"/>
          <w:sz w:val="36"/>
          <w:szCs w:val="36"/>
          <w:shd w:val="clear" w:color="auto" w:fill="FFFFFF"/>
          <w:lang w:val="en-US"/>
        </w:rPr>
        <w:t>Ngô Đức Nam Khánh</w:t>
      </w:r>
    </w:p>
    <w:p w:rsidRPr="00AD5036" w:rsidR="000A7EB0" w:rsidP="002305D6" w:rsidRDefault="000A7EB0" w14:paraId="5FDF3051" w14:textId="77777777">
      <w:pPr>
        <w:spacing w:line="240" w:lineRule="auto"/>
        <w:jc w:val="both"/>
        <w:rPr>
          <w:rFonts w:asciiTheme="majorHAnsi" w:hAnsiTheme="majorHAnsi" w:cstheme="majorHAnsi"/>
          <w:b/>
          <w:sz w:val="36"/>
          <w:szCs w:val="36"/>
          <w:shd w:val="clear" w:color="auto" w:fill="FFFFFF"/>
          <w:lang w:val="en-US"/>
        </w:rPr>
      </w:pPr>
    </w:p>
    <w:p w:rsidRPr="00AD5036" w:rsidR="002305D6" w:rsidP="002305D6" w:rsidRDefault="002305D6" w14:paraId="104D7D3A" w14:textId="30661AF0">
      <w:pPr>
        <w:spacing w:line="240" w:lineRule="auto"/>
        <w:jc w:val="both"/>
        <w:rPr>
          <w:rFonts w:asciiTheme="majorHAnsi" w:hAnsiTheme="majorHAnsi" w:cstheme="majorBidi"/>
          <w:color w:val="FF0000"/>
          <w:sz w:val="36"/>
          <w:szCs w:val="36"/>
          <w:shd w:val="clear" w:color="auto" w:fill="FFFFFF"/>
          <w:lang w:val="en-US"/>
        </w:rPr>
      </w:pPr>
      <w:r w:rsidRPr="60F31A95">
        <w:rPr>
          <w:rFonts w:asciiTheme="majorHAnsi" w:hAnsiTheme="majorHAnsi" w:cstheme="majorBidi"/>
          <w:b/>
          <w:sz w:val="36"/>
          <w:szCs w:val="36"/>
          <w:shd w:val="clear" w:color="auto" w:fill="FFFFFF"/>
          <w:lang w:val="en-US"/>
        </w:rPr>
        <w:t xml:space="preserve">Giảng viên phụ trách môn học: </w:t>
      </w:r>
      <w:r w:rsidRPr="60F31A95" w:rsidR="001F3CC4">
        <w:rPr>
          <w:rFonts w:asciiTheme="majorHAnsi" w:hAnsiTheme="majorHAnsi" w:cstheme="majorBidi"/>
          <w:color w:val="000000" w:themeColor="text1"/>
          <w:sz w:val="36"/>
          <w:szCs w:val="36"/>
          <w:shd w:val="clear" w:color="auto" w:fill="FFFFFF"/>
          <w:lang w:val="en-US"/>
        </w:rPr>
        <w:t>Nguyễn Thị Thu Hương</w:t>
      </w:r>
    </w:p>
    <w:p w:rsidRPr="00AD5036" w:rsidR="006B2117" w:rsidP="00D13DBB" w:rsidRDefault="006B2117" w14:paraId="669CA5F9" w14:textId="77777777">
      <w:pPr>
        <w:rPr>
          <w:rFonts w:asciiTheme="majorHAnsi" w:hAnsiTheme="majorHAnsi" w:cstheme="majorHAnsi"/>
          <w:i/>
          <w:sz w:val="32"/>
          <w:szCs w:val="32"/>
          <w:shd w:val="clear" w:color="auto" w:fill="FFFFFF"/>
          <w:lang w:val="en-US"/>
        </w:rPr>
      </w:pPr>
    </w:p>
    <w:p w:rsidRPr="00AD5036" w:rsidR="00752ECE" w:rsidP="006B2117" w:rsidRDefault="006B2117" w14:paraId="2298391F" w14:textId="7BE9FB45">
      <w:pPr>
        <w:jc w:val="center"/>
        <w:rPr>
          <w:rFonts w:asciiTheme="majorHAnsi" w:hAnsiTheme="majorHAnsi" w:cstheme="majorBidi"/>
          <w:i/>
          <w:sz w:val="32"/>
          <w:szCs w:val="32"/>
          <w:shd w:val="clear" w:color="auto" w:fill="FFFFFF"/>
          <w:lang w:val="en-US"/>
        </w:rPr>
      </w:pPr>
      <w:r w:rsidRPr="60F31A95">
        <w:rPr>
          <w:rFonts w:asciiTheme="majorHAnsi" w:hAnsiTheme="majorHAnsi" w:cstheme="majorBidi"/>
          <w:i/>
          <w:sz w:val="32"/>
          <w:szCs w:val="32"/>
          <w:shd w:val="clear" w:color="auto" w:fill="FFFFFF"/>
          <w:lang w:val="en-US"/>
        </w:rPr>
        <w:t xml:space="preserve">Hà Nội, </w:t>
      </w:r>
      <w:r w:rsidRPr="60F31A95" w:rsidR="0009122D">
        <w:rPr>
          <w:rFonts w:asciiTheme="majorHAnsi" w:hAnsiTheme="majorHAnsi" w:cstheme="majorBidi"/>
          <w:i/>
          <w:sz w:val="32"/>
          <w:szCs w:val="32"/>
          <w:shd w:val="clear" w:color="auto" w:fill="FFFFFF"/>
          <w:lang w:val="en-US"/>
        </w:rPr>
        <w:t>2</w:t>
      </w:r>
      <w:r w:rsidRPr="60F31A95">
        <w:rPr>
          <w:rFonts w:asciiTheme="majorHAnsi" w:hAnsiTheme="majorHAnsi" w:cstheme="majorBidi"/>
          <w:i/>
          <w:sz w:val="32"/>
          <w:szCs w:val="32"/>
          <w:shd w:val="clear" w:color="auto" w:fill="FFFFFF"/>
          <w:lang w:val="en-US"/>
        </w:rPr>
        <w:t>/202</w:t>
      </w:r>
      <w:r w:rsidRPr="60F31A95" w:rsidR="006C6DD3">
        <w:rPr>
          <w:rFonts w:asciiTheme="majorHAnsi" w:hAnsiTheme="majorHAnsi" w:cstheme="majorBidi"/>
          <w:i/>
          <w:sz w:val="32"/>
          <w:szCs w:val="32"/>
          <w:shd w:val="clear" w:color="auto" w:fill="FFFFFF"/>
          <w:lang w:val="en-US"/>
        </w:rPr>
        <w:t>6</w:t>
      </w:r>
    </w:p>
    <w:p w:rsidRPr="00AD5036" w:rsidR="00A657C4" w:rsidRDefault="65321137" w14:paraId="67A45171" w14:textId="40288FED">
      <w:pPr>
        <w:pStyle w:val="TOCHeading"/>
      </w:pPr>
      <w:r w:rsidRPr="65321137">
        <w:t>Mục lục</w:t>
      </w:r>
    </w:p>
    <w:p w:rsidR="00A8513B" w:rsidRDefault="432BEE21" w14:paraId="355D8823" w14:textId="2F618242">
      <w:pPr>
        <w:pStyle w:val="TOC1"/>
        <w:rPr>
          <w:rFonts w:eastAsiaTheme="minorEastAsia"/>
          <w:kern w:val="2"/>
          <w:sz w:val="24"/>
          <w:szCs w:val="24"/>
          <w:lang w:val="en-US"/>
          <w14:ligatures w14:val="standardContextual"/>
        </w:rPr>
      </w:pPr>
      <w:r>
        <w:fldChar w:fldCharType="begin"/>
      </w:r>
      <w:r>
        <w:instrText>TOC \o "1-3" \z \u \h</w:instrText>
      </w:r>
      <w:r>
        <w:fldChar w:fldCharType="separate"/>
      </w:r>
      <w:hyperlink w:history="1" w:anchor="_Toc223525267">
        <w:r w:rsidRPr="001A0DE9" w:rsidR="00A8513B">
          <w:rPr>
            <w:rStyle w:val="Hyperlink"/>
            <w:lang w:val="en-US"/>
          </w:rPr>
          <w:t>I. BẢN KẾ HOẠCH QUẢN LÝ YÊU CẦU</w:t>
        </w:r>
        <w:r w:rsidR="00A8513B">
          <w:rPr>
            <w:webHidden/>
          </w:rPr>
          <w:tab/>
        </w:r>
        <w:r w:rsidR="00A8513B">
          <w:rPr>
            <w:webHidden/>
          </w:rPr>
          <w:fldChar w:fldCharType="begin"/>
        </w:r>
        <w:r w:rsidR="00A8513B">
          <w:rPr>
            <w:webHidden/>
          </w:rPr>
          <w:instrText xml:space="preserve"> PAGEREF _Toc223525267 \h </w:instrText>
        </w:r>
        <w:r w:rsidR="00A8513B">
          <w:rPr>
            <w:webHidden/>
          </w:rPr>
        </w:r>
        <w:r w:rsidR="00A8513B">
          <w:rPr>
            <w:webHidden/>
          </w:rPr>
          <w:fldChar w:fldCharType="separate"/>
        </w:r>
        <w:r w:rsidR="00A8513B">
          <w:rPr>
            <w:webHidden/>
          </w:rPr>
          <w:t>6</w:t>
        </w:r>
        <w:r w:rsidR="00A8513B">
          <w:rPr>
            <w:webHidden/>
          </w:rPr>
          <w:fldChar w:fldCharType="end"/>
        </w:r>
      </w:hyperlink>
    </w:p>
    <w:p w:rsidR="00A8513B" w:rsidRDefault="00A8513B" w14:paraId="603C87AC" w14:textId="3DFD628B">
      <w:pPr>
        <w:pStyle w:val="TOC2"/>
        <w:tabs>
          <w:tab w:val="right" w:leader="dot" w:pos="8777"/>
        </w:tabs>
        <w:rPr>
          <w:rFonts w:eastAsiaTheme="minorEastAsia"/>
          <w:kern w:val="2"/>
          <w:sz w:val="24"/>
          <w:szCs w:val="24"/>
          <w:lang w:val="en-US"/>
          <w14:ligatures w14:val="standardContextual"/>
        </w:rPr>
      </w:pPr>
      <w:hyperlink w:history="1" w:anchor="_Toc223525268">
        <w:r w:rsidRPr="001A0DE9">
          <w:rPr>
            <w:rStyle w:val="Hyperlink"/>
            <w:lang w:val="en-US"/>
          </w:rPr>
          <w:t>1.1. Giới thiệu</w:t>
        </w:r>
        <w:r>
          <w:rPr>
            <w:webHidden/>
          </w:rPr>
          <w:tab/>
        </w:r>
        <w:r>
          <w:rPr>
            <w:webHidden/>
          </w:rPr>
          <w:fldChar w:fldCharType="begin"/>
        </w:r>
        <w:r>
          <w:rPr>
            <w:webHidden/>
          </w:rPr>
          <w:instrText xml:space="preserve"> PAGEREF _Toc223525268 \h </w:instrText>
        </w:r>
        <w:r>
          <w:rPr>
            <w:webHidden/>
          </w:rPr>
        </w:r>
        <w:r>
          <w:rPr>
            <w:webHidden/>
          </w:rPr>
          <w:fldChar w:fldCharType="separate"/>
        </w:r>
        <w:r>
          <w:rPr>
            <w:webHidden/>
          </w:rPr>
          <w:t>6</w:t>
        </w:r>
        <w:r>
          <w:rPr>
            <w:webHidden/>
          </w:rPr>
          <w:fldChar w:fldCharType="end"/>
        </w:r>
      </w:hyperlink>
    </w:p>
    <w:p w:rsidR="00A8513B" w:rsidRDefault="00A8513B" w14:paraId="0D2DACFA" w14:textId="5B0EE905">
      <w:pPr>
        <w:pStyle w:val="TOC3"/>
        <w:tabs>
          <w:tab w:val="right" w:leader="dot" w:pos="8777"/>
        </w:tabs>
        <w:rPr>
          <w:rFonts w:eastAsiaTheme="minorEastAsia"/>
          <w:kern w:val="2"/>
          <w:sz w:val="24"/>
          <w:szCs w:val="24"/>
          <w:lang w:val="en-US"/>
          <w14:ligatures w14:val="standardContextual"/>
        </w:rPr>
      </w:pPr>
      <w:hyperlink w:history="1" w:anchor="_Toc223525269">
        <w:r w:rsidRPr="001A0DE9">
          <w:rPr>
            <w:rStyle w:val="Hyperlink"/>
            <w:lang w:val="en-US"/>
          </w:rPr>
          <w:t>1.1.1. Mục đích</w:t>
        </w:r>
        <w:r>
          <w:rPr>
            <w:webHidden/>
          </w:rPr>
          <w:tab/>
        </w:r>
        <w:r>
          <w:rPr>
            <w:webHidden/>
          </w:rPr>
          <w:fldChar w:fldCharType="begin"/>
        </w:r>
        <w:r>
          <w:rPr>
            <w:webHidden/>
          </w:rPr>
          <w:instrText xml:space="preserve"> PAGEREF _Toc223525269 \h </w:instrText>
        </w:r>
        <w:r>
          <w:rPr>
            <w:webHidden/>
          </w:rPr>
        </w:r>
        <w:r>
          <w:rPr>
            <w:webHidden/>
          </w:rPr>
          <w:fldChar w:fldCharType="separate"/>
        </w:r>
        <w:r>
          <w:rPr>
            <w:webHidden/>
          </w:rPr>
          <w:t>6</w:t>
        </w:r>
        <w:r>
          <w:rPr>
            <w:webHidden/>
          </w:rPr>
          <w:fldChar w:fldCharType="end"/>
        </w:r>
      </w:hyperlink>
    </w:p>
    <w:p w:rsidR="00A8513B" w:rsidRDefault="00A8513B" w14:paraId="2C519DFB" w14:textId="19CDCEDF">
      <w:pPr>
        <w:pStyle w:val="TOC3"/>
        <w:tabs>
          <w:tab w:val="right" w:leader="dot" w:pos="8777"/>
        </w:tabs>
        <w:rPr>
          <w:rFonts w:eastAsiaTheme="minorEastAsia"/>
          <w:kern w:val="2"/>
          <w:sz w:val="24"/>
          <w:szCs w:val="24"/>
          <w:lang w:val="en-US"/>
          <w14:ligatures w14:val="standardContextual"/>
        </w:rPr>
      </w:pPr>
      <w:hyperlink w:history="1" w:anchor="_Toc223525270">
        <w:r w:rsidRPr="001A0DE9">
          <w:rPr>
            <w:rStyle w:val="Hyperlink"/>
            <w:lang w:val="en-US"/>
          </w:rPr>
          <w:t>1.1.2. Phạm vi áp dụng</w:t>
        </w:r>
        <w:r>
          <w:rPr>
            <w:webHidden/>
          </w:rPr>
          <w:tab/>
        </w:r>
        <w:r>
          <w:rPr>
            <w:webHidden/>
          </w:rPr>
          <w:fldChar w:fldCharType="begin"/>
        </w:r>
        <w:r>
          <w:rPr>
            <w:webHidden/>
          </w:rPr>
          <w:instrText xml:space="preserve"> PAGEREF _Toc223525270 \h </w:instrText>
        </w:r>
        <w:r>
          <w:rPr>
            <w:webHidden/>
          </w:rPr>
        </w:r>
        <w:r>
          <w:rPr>
            <w:webHidden/>
          </w:rPr>
          <w:fldChar w:fldCharType="separate"/>
        </w:r>
        <w:r>
          <w:rPr>
            <w:webHidden/>
          </w:rPr>
          <w:t>6</w:t>
        </w:r>
        <w:r>
          <w:rPr>
            <w:webHidden/>
          </w:rPr>
          <w:fldChar w:fldCharType="end"/>
        </w:r>
      </w:hyperlink>
    </w:p>
    <w:p w:rsidR="00A8513B" w:rsidRDefault="00A8513B" w14:paraId="522671A3" w14:textId="136B475E">
      <w:pPr>
        <w:pStyle w:val="TOC2"/>
        <w:tabs>
          <w:tab w:val="right" w:leader="dot" w:pos="8777"/>
        </w:tabs>
        <w:rPr>
          <w:rFonts w:eastAsiaTheme="minorEastAsia"/>
          <w:kern w:val="2"/>
          <w:sz w:val="24"/>
          <w:szCs w:val="24"/>
          <w:lang w:val="en-US"/>
          <w14:ligatures w14:val="standardContextual"/>
        </w:rPr>
      </w:pPr>
      <w:hyperlink w:history="1" w:anchor="_Toc223525271">
        <w:r w:rsidRPr="001A0DE9">
          <w:rPr>
            <w:rStyle w:val="Hyperlink"/>
            <w:lang w:val="en-US"/>
          </w:rPr>
          <w:t>1.2. Công cụ sử dụng và các kiểu yêu cầu</w:t>
        </w:r>
        <w:r>
          <w:rPr>
            <w:webHidden/>
          </w:rPr>
          <w:tab/>
        </w:r>
        <w:r>
          <w:rPr>
            <w:webHidden/>
          </w:rPr>
          <w:fldChar w:fldCharType="begin"/>
        </w:r>
        <w:r>
          <w:rPr>
            <w:webHidden/>
          </w:rPr>
          <w:instrText xml:space="preserve"> PAGEREF _Toc223525271 \h </w:instrText>
        </w:r>
        <w:r>
          <w:rPr>
            <w:webHidden/>
          </w:rPr>
        </w:r>
        <w:r>
          <w:rPr>
            <w:webHidden/>
          </w:rPr>
          <w:fldChar w:fldCharType="separate"/>
        </w:r>
        <w:r>
          <w:rPr>
            <w:webHidden/>
          </w:rPr>
          <w:t>6</w:t>
        </w:r>
        <w:r>
          <w:rPr>
            <w:webHidden/>
          </w:rPr>
          <w:fldChar w:fldCharType="end"/>
        </w:r>
      </w:hyperlink>
    </w:p>
    <w:p w:rsidR="00A8513B" w:rsidRDefault="00A8513B" w14:paraId="27E250AF" w14:textId="5046AA2A">
      <w:pPr>
        <w:pStyle w:val="TOC3"/>
        <w:tabs>
          <w:tab w:val="right" w:leader="dot" w:pos="8777"/>
        </w:tabs>
        <w:rPr>
          <w:rFonts w:eastAsiaTheme="minorEastAsia"/>
          <w:kern w:val="2"/>
          <w:sz w:val="24"/>
          <w:szCs w:val="24"/>
          <w:lang w:val="en-US"/>
          <w14:ligatures w14:val="standardContextual"/>
        </w:rPr>
      </w:pPr>
      <w:hyperlink w:history="1" w:anchor="_Toc223525272">
        <w:r w:rsidRPr="001A0DE9">
          <w:rPr>
            <w:rStyle w:val="Hyperlink"/>
            <w:lang w:val="en-US"/>
          </w:rPr>
          <w:t>1.2.1. Các công cụ sử dụng quản lý yêu cầu</w:t>
        </w:r>
        <w:r>
          <w:rPr>
            <w:webHidden/>
          </w:rPr>
          <w:tab/>
        </w:r>
        <w:r>
          <w:rPr>
            <w:webHidden/>
          </w:rPr>
          <w:fldChar w:fldCharType="begin"/>
        </w:r>
        <w:r>
          <w:rPr>
            <w:webHidden/>
          </w:rPr>
          <w:instrText xml:space="preserve"> PAGEREF _Toc223525272 \h </w:instrText>
        </w:r>
        <w:r>
          <w:rPr>
            <w:webHidden/>
          </w:rPr>
        </w:r>
        <w:r>
          <w:rPr>
            <w:webHidden/>
          </w:rPr>
          <w:fldChar w:fldCharType="separate"/>
        </w:r>
        <w:r>
          <w:rPr>
            <w:webHidden/>
          </w:rPr>
          <w:t>6</w:t>
        </w:r>
        <w:r>
          <w:rPr>
            <w:webHidden/>
          </w:rPr>
          <w:fldChar w:fldCharType="end"/>
        </w:r>
      </w:hyperlink>
    </w:p>
    <w:p w:rsidR="00A8513B" w:rsidRDefault="00A8513B" w14:paraId="303E1494" w14:textId="643561D3">
      <w:pPr>
        <w:pStyle w:val="TOC3"/>
        <w:tabs>
          <w:tab w:val="right" w:leader="dot" w:pos="8777"/>
        </w:tabs>
        <w:rPr>
          <w:rFonts w:eastAsiaTheme="minorEastAsia"/>
          <w:kern w:val="2"/>
          <w:sz w:val="24"/>
          <w:szCs w:val="24"/>
          <w:lang w:val="en-US"/>
          <w14:ligatures w14:val="standardContextual"/>
        </w:rPr>
      </w:pPr>
      <w:hyperlink w:history="1" w:anchor="_Toc223525273">
        <w:r w:rsidRPr="001A0DE9">
          <w:rPr>
            <w:rStyle w:val="Hyperlink"/>
          </w:rPr>
          <w:t>1.2.2. Các kiểu yêu cầu cho dự án</w:t>
        </w:r>
        <w:r>
          <w:rPr>
            <w:webHidden/>
          </w:rPr>
          <w:tab/>
        </w:r>
        <w:r>
          <w:rPr>
            <w:webHidden/>
          </w:rPr>
          <w:fldChar w:fldCharType="begin"/>
        </w:r>
        <w:r>
          <w:rPr>
            <w:webHidden/>
          </w:rPr>
          <w:instrText xml:space="preserve"> PAGEREF _Toc223525273 \h </w:instrText>
        </w:r>
        <w:r>
          <w:rPr>
            <w:webHidden/>
          </w:rPr>
        </w:r>
        <w:r>
          <w:rPr>
            <w:webHidden/>
          </w:rPr>
          <w:fldChar w:fldCharType="separate"/>
        </w:r>
        <w:r>
          <w:rPr>
            <w:webHidden/>
          </w:rPr>
          <w:t>7</w:t>
        </w:r>
        <w:r>
          <w:rPr>
            <w:webHidden/>
          </w:rPr>
          <w:fldChar w:fldCharType="end"/>
        </w:r>
      </w:hyperlink>
    </w:p>
    <w:p w:rsidR="00A8513B" w:rsidRDefault="00A8513B" w14:paraId="58A844C9" w14:textId="21D00866">
      <w:pPr>
        <w:pStyle w:val="TOC3"/>
        <w:tabs>
          <w:tab w:val="right" w:leader="dot" w:pos="8777"/>
        </w:tabs>
        <w:rPr>
          <w:rFonts w:eastAsiaTheme="minorEastAsia"/>
          <w:kern w:val="2"/>
          <w:sz w:val="24"/>
          <w:szCs w:val="24"/>
          <w:lang w:val="en-US"/>
          <w14:ligatures w14:val="standardContextual"/>
        </w:rPr>
      </w:pPr>
      <w:hyperlink w:history="1" w:anchor="_Toc223525274">
        <w:r w:rsidRPr="001A0DE9">
          <w:rPr>
            <w:rStyle w:val="Hyperlink"/>
          </w:rPr>
          <w:t>1.2.3. Loại tài liệu yêu cầu cho dự án</w:t>
        </w:r>
        <w:r>
          <w:rPr>
            <w:webHidden/>
          </w:rPr>
          <w:tab/>
        </w:r>
        <w:r>
          <w:rPr>
            <w:webHidden/>
          </w:rPr>
          <w:fldChar w:fldCharType="begin"/>
        </w:r>
        <w:r>
          <w:rPr>
            <w:webHidden/>
          </w:rPr>
          <w:instrText xml:space="preserve"> PAGEREF _Toc223525274 \h </w:instrText>
        </w:r>
        <w:r>
          <w:rPr>
            <w:webHidden/>
          </w:rPr>
        </w:r>
        <w:r>
          <w:rPr>
            <w:webHidden/>
          </w:rPr>
          <w:fldChar w:fldCharType="separate"/>
        </w:r>
        <w:r>
          <w:rPr>
            <w:webHidden/>
          </w:rPr>
          <w:t>7</w:t>
        </w:r>
        <w:r>
          <w:rPr>
            <w:webHidden/>
          </w:rPr>
          <w:fldChar w:fldCharType="end"/>
        </w:r>
      </w:hyperlink>
    </w:p>
    <w:p w:rsidR="00A8513B" w:rsidRDefault="00A8513B" w14:paraId="4A63B6C0" w14:textId="3A5B8A05">
      <w:pPr>
        <w:pStyle w:val="TOC2"/>
        <w:tabs>
          <w:tab w:val="right" w:leader="dot" w:pos="8777"/>
        </w:tabs>
        <w:rPr>
          <w:rFonts w:eastAsiaTheme="minorEastAsia"/>
          <w:kern w:val="2"/>
          <w:sz w:val="24"/>
          <w:szCs w:val="24"/>
          <w:lang w:val="en-US"/>
          <w14:ligatures w14:val="standardContextual"/>
        </w:rPr>
      </w:pPr>
      <w:hyperlink w:history="1" w:anchor="_Toc223525275">
        <w:r w:rsidRPr="001A0DE9">
          <w:rPr>
            <w:rStyle w:val="Hyperlink"/>
          </w:rPr>
          <w:t>1.3. Các nhân tố tham gia dự án phần mềm</w:t>
        </w:r>
        <w:r>
          <w:rPr>
            <w:webHidden/>
          </w:rPr>
          <w:tab/>
        </w:r>
        <w:r>
          <w:rPr>
            <w:webHidden/>
          </w:rPr>
          <w:fldChar w:fldCharType="begin"/>
        </w:r>
        <w:r>
          <w:rPr>
            <w:webHidden/>
          </w:rPr>
          <w:instrText xml:space="preserve"> PAGEREF _Toc223525275 \h </w:instrText>
        </w:r>
        <w:r>
          <w:rPr>
            <w:webHidden/>
          </w:rPr>
        </w:r>
        <w:r>
          <w:rPr>
            <w:webHidden/>
          </w:rPr>
          <w:fldChar w:fldCharType="separate"/>
        </w:r>
        <w:r>
          <w:rPr>
            <w:webHidden/>
          </w:rPr>
          <w:t>8</w:t>
        </w:r>
        <w:r>
          <w:rPr>
            <w:webHidden/>
          </w:rPr>
          <w:fldChar w:fldCharType="end"/>
        </w:r>
      </w:hyperlink>
    </w:p>
    <w:p w:rsidR="00A8513B" w:rsidRDefault="00A8513B" w14:paraId="6E66B485" w14:textId="1D18C689">
      <w:pPr>
        <w:pStyle w:val="TOC2"/>
        <w:tabs>
          <w:tab w:val="right" w:leader="dot" w:pos="8777"/>
        </w:tabs>
        <w:rPr>
          <w:rFonts w:eastAsiaTheme="minorEastAsia"/>
          <w:kern w:val="2"/>
          <w:sz w:val="24"/>
          <w:szCs w:val="24"/>
          <w:lang w:val="en-US"/>
          <w14:ligatures w14:val="standardContextual"/>
        </w:rPr>
      </w:pPr>
      <w:hyperlink w:history="1" w:anchor="_Toc223525276">
        <w:r w:rsidRPr="001A0DE9">
          <w:rPr>
            <w:rStyle w:val="Hyperlink"/>
          </w:rPr>
          <w:t>1.4. Bảng liên lạc với các nhân tố chính (Stakeholder)</w:t>
        </w:r>
        <w:r>
          <w:rPr>
            <w:webHidden/>
          </w:rPr>
          <w:tab/>
        </w:r>
        <w:r>
          <w:rPr>
            <w:webHidden/>
          </w:rPr>
          <w:fldChar w:fldCharType="begin"/>
        </w:r>
        <w:r>
          <w:rPr>
            <w:webHidden/>
          </w:rPr>
          <w:instrText xml:space="preserve"> PAGEREF _Toc223525276 \h </w:instrText>
        </w:r>
        <w:r>
          <w:rPr>
            <w:webHidden/>
          </w:rPr>
        </w:r>
        <w:r>
          <w:rPr>
            <w:webHidden/>
          </w:rPr>
          <w:fldChar w:fldCharType="separate"/>
        </w:r>
        <w:r>
          <w:rPr>
            <w:webHidden/>
          </w:rPr>
          <w:t>9</w:t>
        </w:r>
        <w:r>
          <w:rPr>
            <w:webHidden/>
          </w:rPr>
          <w:fldChar w:fldCharType="end"/>
        </w:r>
      </w:hyperlink>
    </w:p>
    <w:p w:rsidR="00A8513B" w:rsidRDefault="00A8513B" w14:paraId="75284B2C" w14:textId="56379B0B">
      <w:pPr>
        <w:pStyle w:val="TOC3"/>
        <w:tabs>
          <w:tab w:val="right" w:leader="dot" w:pos="8777"/>
        </w:tabs>
        <w:rPr>
          <w:rFonts w:eastAsiaTheme="minorEastAsia"/>
          <w:kern w:val="2"/>
          <w:sz w:val="24"/>
          <w:szCs w:val="24"/>
          <w:lang w:val="en-US"/>
          <w14:ligatures w14:val="standardContextual"/>
        </w:rPr>
      </w:pPr>
      <w:hyperlink w:history="1" w:anchor="_Toc223525277">
        <w:r w:rsidRPr="001A0DE9">
          <w:rPr>
            <w:rStyle w:val="Hyperlink"/>
            <w:lang w:val="en-US"/>
          </w:rPr>
          <w:t>1.4.1. Các nhân tố chính</w:t>
        </w:r>
        <w:r>
          <w:rPr>
            <w:webHidden/>
          </w:rPr>
          <w:tab/>
        </w:r>
        <w:r>
          <w:rPr>
            <w:webHidden/>
          </w:rPr>
          <w:fldChar w:fldCharType="begin"/>
        </w:r>
        <w:r>
          <w:rPr>
            <w:webHidden/>
          </w:rPr>
          <w:instrText xml:space="preserve"> PAGEREF _Toc223525277 \h </w:instrText>
        </w:r>
        <w:r>
          <w:rPr>
            <w:webHidden/>
          </w:rPr>
        </w:r>
        <w:r>
          <w:rPr>
            <w:webHidden/>
          </w:rPr>
          <w:fldChar w:fldCharType="separate"/>
        </w:r>
        <w:r>
          <w:rPr>
            <w:webHidden/>
          </w:rPr>
          <w:t>9</w:t>
        </w:r>
        <w:r>
          <w:rPr>
            <w:webHidden/>
          </w:rPr>
          <w:fldChar w:fldCharType="end"/>
        </w:r>
      </w:hyperlink>
    </w:p>
    <w:p w:rsidR="00A8513B" w:rsidRDefault="00A8513B" w14:paraId="25D8D6BD" w14:textId="06B39F61">
      <w:pPr>
        <w:pStyle w:val="TOC3"/>
        <w:tabs>
          <w:tab w:val="right" w:leader="dot" w:pos="8777"/>
        </w:tabs>
        <w:rPr>
          <w:rFonts w:eastAsiaTheme="minorEastAsia"/>
          <w:kern w:val="2"/>
          <w:sz w:val="24"/>
          <w:szCs w:val="24"/>
          <w:lang w:val="en-US"/>
          <w14:ligatures w14:val="standardContextual"/>
        </w:rPr>
      </w:pPr>
      <w:hyperlink w:history="1" w:anchor="_Toc223525278">
        <w:r w:rsidRPr="001A0DE9">
          <w:rPr>
            <w:rStyle w:val="Hyperlink"/>
            <w:lang w:val="en-US"/>
          </w:rPr>
          <w:t>1.4.2. Các bên liên quan khác</w:t>
        </w:r>
        <w:r>
          <w:rPr>
            <w:webHidden/>
          </w:rPr>
          <w:tab/>
        </w:r>
        <w:r>
          <w:rPr>
            <w:webHidden/>
          </w:rPr>
          <w:fldChar w:fldCharType="begin"/>
        </w:r>
        <w:r>
          <w:rPr>
            <w:webHidden/>
          </w:rPr>
          <w:instrText xml:space="preserve"> PAGEREF _Toc223525278 \h </w:instrText>
        </w:r>
        <w:r>
          <w:rPr>
            <w:webHidden/>
          </w:rPr>
        </w:r>
        <w:r>
          <w:rPr>
            <w:webHidden/>
          </w:rPr>
          <w:fldChar w:fldCharType="separate"/>
        </w:r>
        <w:r>
          <w:rPr>
            <w:webHidden/>
          </w:rPr>
          <w:t>9</w:t>
        </w:r>
        <w:r>
          <w:rPr>
            <w:webHidden/>
          </w:rPr>
          <w:fldChar w:fldCharType="end"/>
        </w:r>
      </w:hyperlink>
    </w:p>
    <w:p w:rsidR="00A8513B" w:rsidRDefault="00A8513B" w14:paraId="0AB2DEF7" w14:textId="339C93C1">
      <w:pPr>
        <w:pStyle w:val="TOC1"/>
        <w:rPr>
          <w:rFonts w:eastAsiaTheme="minorEastAsia"/>
          <w:kern w:val="2"/>
          <w:sz w:val="24"/>
          <w:szCs w:val="24"/>
          <w:lang w:val="en-US"/>
          <w14:ligatures w14:val="standardContextual"/>
        </w:rPr>
      </w:pPr>
      <w:hyperlink w:history="1" w:anchor="_Toc223525279">
        <w:r w:rsidRPr="001A0DE9">
          <w:rPr>
            <w:rStyle w:val="Hyperlink"/>
            <w:lang w:val="en-US"/>
          </w:rPr>
          <w:t>II. THU THẬP YÊU CẦU TỪ CÁC STAKEHOLDERS (Xác định STRQ, FEAT)</w:t>
        </w:r>
        <w:r>
          <w:rPr>
            <w:webHidden/>
          </w:rPr>
          <w:tab/>
        </w:r>
        <w:r>
          <w:rPr>
            <w:webHidden/>
          </w:rPr>
          <w:fldChar w:fldCharType="begin"/>
        </w:r>
        <w:r>
          <w:rPr>
            <w:webHidden/>
          </w:rPr>
          <w:instrText xml:space="preserve"> PAGEREF _Toc223525279 \h </w:instrText>
        </w:r>
        <w:r>
          <w:rPr>
            <w:webHidden/>
          </w:rPr>
        </w:r>
        <w:r>
          <w:rPr>
            <w:webHidden/>
          </w:rPr>
          <w:fldChar w:fldCharType="separate"/>
        </w:r>
        <w:r>
          <w:rPr>
            <w:webHidden/>
          </w:rPr>
          <w:t>10</w:t>
        </w:r>
        <w:r>
          <w:rPr>
            <w:webHidden/>
          </w:rPr>
          <w:fldChar w:fldCharType="end"/>
        </w:r>
      </w:hyperlink>
    </w:p>
    <w:p w:rsidR="00A8513B" w:rsidRDefault="00A8513B" w14:paraId="0B205617" w14:textId="0BB4457B">
      <w:pPr>
        <w:pStyle w:val="TOC2"/>
        <w:tabs>
          <w:tab w:val="right" w:leader="dot" w:pos="8777"/>
        </w:tabs>
        <w:rPr>
          <w:rFonts w:eastAsiaTheme="minorEastAsia"/>
          <w:kern w:val="2"/>
          <w:sz w:val="24"/>
          <w:szCs w:val="24"/>
          <w:lang w:val="en-US"/>
          <w14:ligatures w14:val="standardContextual"/>
        </w:rPr>
      </w:pPr>
      <w:hyperlink w:history="1" w:anchor="_Toc223525280">
        <w:r w:rsidRPr="001A0DE9">
          <w:rPr>
            <w:rStyle w:val="Hyperlink"/>
            <w:lang w:val="en-US"/>
          </w:rPr>
          <w:t>2.1. Xác định các STRQ, FEAT</w:t>
        </w:r>
        <w:r>
          <w:rPr>
            <w:webHidden/>
          </w:rPr>
          <w:tab/>
        </w:r>
        <w:r>
          <w:rPr>
            <w:webHidden/>
          </w:rPr>
          <w:fldChar w:fldCharType="begin"/>
        </w:r>
        <w:r>
          <w:rPr>
            <w:webHidden/>
          </w:rPr>
          <w:instrText xml:space="preserve"> PAGEREF _Toc223525280 \h </w:instrText>
        </w:r>
        <w:r>
          <w:rPr>
            <w:webHidden/>
          </w:rPr>
        </w:r>
        <w:r>
          <w:rPr>
            <w:webHidden/>
          </w:rPr>
          <w:fldChar w:fldCharType="separate"/>
        </w:r>
        <w:r>
          <w:rPr>
            <w:webHidden/>
          </w:rPr>
          <w:t>10</w:t>
        </w:r>
        <w:r>
          <w:rPr>
            <w:webHidden/>
          </w:rPr>
          <w:fldChar w:fldCharType="end"/>
        </w:r>
      </w:hyperlink>
    </w:p>
    <w:p w:rsidR="00A8513B" w:rsidRDefault="00A8513B" w14:paraId="72937835" w14:textId="4A20BBD4">
      <w:pPr>
        <w:pStyle w:val="TOC1"/>
        <w:rPr>
          <w:rFonts w:eastAsiaTheme="minorEastAsia"/>
          <w:kern w:val="2"/>
          <w:sz w:val="24"/>
          <w:szCs w:val="24"/>
          <w:lang w:val="en-US"/>
          <w14:ligatures w14:val="standardContextual"/>
        </w:rPr>
      </w:pPr>
      <w:hyperlink w:history="1" w:anchor="_Toc223525281">
        <w:r w:rsidRPr="001A0DE9">
          <w:rPr>
            <w:rStyle w:val="Hyperlink"/>
            <w:lang w:val="en-US"/>
          </w:rPr>
          <w:t>III. MÔ HÌNH HOÁ YÊU CẦU</w:t>
        </w:r>
        <w:r>
          <w:rPr>
            <w:webHidden/>
          </w:rPr>
          <w:tab/>
        </w:r>
        <w:r>
          <w:rPr>
            <w:webHidden/>
          </w:rPr>
          <w:fldChar w:fldCharType="begin"/>
        </w:r>
        <w:r>
          <w:rPr>
            <w:webHidden/>
          </w:rPr>
          <w:instrText xml:space="preserve"> PAGEREF _Toc223525281 \h </w:instrText>
        </w:r>
        <w:r>
          <w:rPr>
            <w:webHidden/>
          </w:rPr>
        </w:r>
        <w:r>
          <w:rPr>
            <w:webHidden/>
          </w:rPr>
          <w:fldChar w:fldCharType="separate"/>
        </w:r>
        <w:r>
          <w:rPr>
            <w:webHidden/>
          </w:rPr>
          <w:t>14</w:t>
        </w:r>
        <w:r>
          <w:rPr>
            <w:webHidden/>
          </w:rPr>
          <w:fldChar w:fldCharType="end"/>
        </w:r>
      </w:hyperlink>
    </w:p>
    <w:p w:rsidR="00A8513B" w:rsidRDefault="00A8513B" w14:paraId="1E7790E0" w14:textId="663CE185">
      <w:pPr>
        <w:pStyle w:val="TOC2"/>
        <w:tabs>
          <w:tab w:val="right" w:leader="dot" w:pos="8777"/>
        </w:tabs>
        <w:rPr>
          <w:rFonts w:eastAsiaTheme="minorEastAsia"/>
          <w:kern w:val="2"/>
          <w:sz w:val="24"/>
          <w:szCs w:val="24"/>
          <w:lang w:val="en-US"/>
          <w14:ligatures w14:val="standardContextual"/>
        </w:rPr>
      </w:pPr>
      <w:hyperlink w:history="1" w:anchor="_Toc223525282">
        <w:r w:rsidRPr="001A0DE9">
          <w:rPr>
            <w:rStyle w:val="Hyperlink"/>
            <w:lang w:val="en-US"/>
          </w:rPr>
          <w:t>3.1. Xác định các Tác nhân (Actors)</w:t>
        </w:r>
        <w:r>
          <w:rPr>
            <w:webHidden/>
          </w:rPr>
          <w:tab/>
        </w:r>
        <w:r>
          <w:rPr>
            <w:webHidden/>
          </w:rPr>
          <w:fldChar w:fldCharType="begin"/>
        </w:r>
        <w:r>
          <w:rPr>
            <w:webHidden/>
          </w:rPr>
          <w:instrText xml:space="preserve"> PAGEREF _Toc223525282 \h </w:instrText>
        </w:r>
        <w:r>
          <w:rPr>
            <w:webHidden/>
          </w:rPr>
        </w:r>
        <w:r>
          <w:rPr>
            <w:webHidden/>
          </w:rPr>
          <w:fldChar w:fldCharType="separate"/>
        </w:r>
        <w:r>
          <w:rPr>
            <w:webHidden/>
          </w:rPr>
          <w:t>14</w:t>
        </w:r>
        <w:r>
          <w:rPr>
            <w:webHidden/>
          </w:rPr>
          <w:fldChar w:fldCharType="end"/>
        </w:r>
      </w:hyperlink>
    </w:p>
    <w:p w:rsidR="00A8513B" w:rsidRDefault="00A8513B" w14:paraId="6BFDB285" w14:textId="5A8E3F88">
      <w:pPr>
        <w:pStyle w:val="TOC2"/>
        <w:tabs>
          <w:tab w:val="right" w:leader="dot" w:pos="8777"/>
        </w:tabs>
        <w:rPr>
          <w:rFonts w:eastAsiaTheme="minorEastAsia"/>
          <w:kern w:val="2"/>
          <w:sz w:val="24"/>
          <w:szCs w:val="24"/>
          <w:lang w:val="en-US"/>
          <w14:ligatures w14:val="standardContextual"/>
        </w:rPr>
      </w:pPr>
      <w:hyperlink w:history="1" w:anchor="_Toc223525283">
        <w:r w:rsidRPr="001A0DE9">
          <w:rPr>
            <w:rStyle w:val="Hyperlink"/>
            <w:lang w:val="en-US"/>
          </w:rPr>
          <w:t>3.2. Xác định các Use Case (UCs)</w:t>
        </w:r>
        <w:r>
          <w:rPr>
            <w:webHidden/>
          </w:rPr>
          <w:tab/>
        </w:r>
        <w:r>
          <w:rPr>
            <w:webHidden/>
          </w:rPr>
          <w:fldChar w:fldCharType="begin"/>
        </w:r>
        <w:r>
          <w:rPr>
            <w:webHidden/>
          </w:rPr>
          <w:instrText xml:space="preserve"> PAGEREF _Toc223525283 \h </w:instrText>
        </w:r>
        <w:r>
          <w:rPr>
            <w:webHidden/>
          </w:rPr>
        </w:r>
        <w:r>
          <w:rPr>
            <w:webHidden/>
          </w:rPr>
          <w:fldChar w:fldCharType="separate"/>
        </w:r>
        <w:r>
          <w:rPr>
            <w:webHidden/>
          </w:rPr>
          <w:t>15</w:t>
        </w:r>
        <w:r>
          <w:rPr>
            <w:webHidden/>
          </w:rPr>
          <w:fldChar w:fldCharType="end"/>
        </w:r>
      </w:hyperlink>
    </w:p>
    <w:p w:rsidR="00A8513B" w:rsidRDefault="00A8513B" w14:paraId="7EB68DA7" w14:textId="1F08C98B">
      <w:pPr>
        <w:pStyle w:val="TOC2"/>
        <w:tabs>
          <w:tab w:val="right" w:leader="dot" w:pos="8777"/>
        </w:tabs>
        <w:rPr>
          <w:rFonts w:eastAsiaTheme="minorEastAsia"/>
          <w:kern w:val="2"/>
          <w:sz w:val="24"/>
          <w:szCs w:val="24"/>
          <w:lang w:val="en-US"/>
          <w14:ligatures w14:val="standardContextual"/>
        </w:rPr>
      </w:pPr>
      <w:hyperlink w:history="1" w:anchor="_Toc223525284">
        <w:r w:rsidRPr="001A0DE9">
          <w:rPr>
            <w:rStyle w:val="Hyperlink"/>
            <w:lang w:val="en-US"/>
          </w:rPr>
          <w:t>3.3. Vẽ biểu đồ UCs (UC tổng quát, UC phân rã theo các tác nhân)</w:t>
        </w:r>
        <w:r>
          <w:rPr>
            <w:webHidden/>
          </w:rPr>
          <w:tab/>
        </w:r>
        <w:r>
          <w:rPr>
            <w:webHidden/>
          </w:rPr>
          <w:fldChar w:fldCharType="begin"/>
        </w:r>
        <w:r>
          <w:rPr>
            <w:webHidden/>
          </w:rPr>
          <w:instrText xml:space="preserve"> PAGEREF _Toc223525284 \h </w:instrText>
        </w:r>
        <w:r>
          <w:rPr>
            <w:webHidden/>
          </w:rPr>
        </w:r>
        <w:r>
          <w:rPr>
            <w:webHidden/>
          </w:rPr>
          <w:fldChar w:fldCharType="separate"/>
        </w:r>
        <w:r>
          <w:rPr>
            <w:webHidden/>
          </w:rPr>
          <w:t>17</w:t>
        </w:r>
        <w:r>
          <w:rPr>
            <w:webHidden/>
          </w:rPr>
          <w:fldChar w:fldCharType="end"/>
        </w:r>
      </w:hyperlink>
    </w:p>
    <w:p w:rsidR="00A8513B" w:rsidRDefault="00A8513B" w14:paraId="3C652AE4" w14:textId="1A0517A5">
      <w:pPr>
        <w:pStyle w:val="TOC3"/>
        <w:tabs>
          <w:tab w:val="right" w:leader="dot" w:pos="8777"/>
        </w:tabs>
        <w:rPr>
          <w:rFonts w:eastAsiaTheme="minorEastAsia"/>
          <w:kern w:val="2"/>
          <w:sz w:val="24"/>
          <w:szCs w:val="24"/>
          <w:lang w:val="en-US"/>
          <w14:ligatures w14:val="standardContextual"/>
        </w:rPr>
      </w:pPr>
      <w:hyperlink w:history="1" w:anchor="_Toc223525285">
        <w:r w:rsidRPr="001A0DE9">
          <w:rPr>
            <w:rStyle w:val="Hyperlink"/>
            <w:lang w:val="en-US"/>
          </w:rPr>
          <w:t>3.3.1. Biểu đồ Use Case tổng quát</w:t>
        </w:r>
        <w:r>
          <w:rPr>
            <w:webHidden/>
          </w:rPr>
          <w:tab/>
        </w:r>
        <w:r>
          <w:rPr>
            <w:webHidden/>
          </w:rPr>
          <w:fldChar w:fldCharType="begin"/>
        </w:r>
        <w:r>
          <w:rPr>
            <w:webHidden/>
          </w:rPr>
          <w:instrText xml:space="preserve"> PAGEREF _Toc223525285 \h </w:instrText>
        </w:r>
        <w:r>
          <w:rPr>
            <w:webHidden/>
          </w:rPr>
        </w:r>
        <w:r>
          <w:rPr>
            <w:webHidden/>
          </w:rPr>
          <w:fldChar w:fldCharType="separate"/>
        </w:r>
        <w:r>
          <w:rPr>
            <w:webHidden/>
          </w:rPr>
          <w:t>17</w:t>
        </w:r>
        <w:r>
          <w:rPr>
            <w:webHidden/>
          </w:rPr>
          <w:fldChar w:fldCharType="end"/>
        </w:r>
      </w:hyperlink>
    </w:p>
    <w:p w:rsidR="00A8513B" w:rsidRDefault="00A8513B" w14:paraId="102B43F9" w14:textId="335CE57E">
      <w:pPr>
        <w:pStyle w:val="TOC3"/>
        <w:tabs>
          <w:tab w:val="right" w:leader="dot" w:pos="8777"/>
        </w:tabs>
        <w:rPr>
          <w:rFonts w:eastAsiaTheme="minorEastAsia"/>
          <w:kern w:val="2"/>
          <w:sz w:val="24"/>
          <w:szCs w:val="24"/>
          <w:lang w:val="en-US"/>
          <w14:ligatures w14:val="standardContextual"/>
        </w:rPr>
      </w:pPr>
      <w:hyperlink w:history="1" w:anchor="_Toc223525286">
        <w:r w:rsidRPr="001A0DE9">
          <w:rPr>
            <w:rStyle w:val="Hyperlink"/>
            <w:lang w:val="en-US"/>
          </w:rPr>
          <w:t>3.3.2. Biểu đồ Use Case phân rã theo tác nhân</w:t>
        </w:r>
        <w:r>
          <w:rPr>
            <w:webHidden/>
          </w:rPr>
          <w:tab/>
        </w:r>
        <w:r>
          <w:rPr>
            <w:webHidden/>
          </w:rPr>
          <w:fldChar w:fldCharType="begin"/>
        </w:r>
        <w:r>
          <w:rPr>
            <w:webHidden/>
          </w:rPr>
          <w:instrText xml:space="preserve"> PAGEREF _Toc223525286 \h </w:instrText>
        </w:r>
        <w:r>
          <w:rPr>
            <w:webHidden/>
          </w:rPr>
        </w:r>
        <w:r>
          <w:rPr>
            <w:webHidden/>
          </w:rPr>
          <w:fldChar w:fldCharType="separate"/>
        </w:r>
        <w:r>
          <w:rPr>
            <w:webHidden/>
          </w:rPr>
          <w:t>17</w:t>
        </w:r>
        <w:r>
          <w:rPr>
            <w:webHidden/>
          </w:rPr>
          <w:fldChar w:fldCharType="end"/>
        </w:r>
      </w:hyperlink>
    </w:p>
    <w:p w:rsidR="00A8513B" w:rsidRDefault="00A8513B" w14:paraId="66DB6472" w14:textId="4452BC0E">
      <w:pPr>
        <w:pStyle w:val="TOC1"/>
        <w:rPr>
          <w:rFonts w:eastAsiaTheme="minorEastAsia"/>
          <w:kern w:val="2"/>
          <w:sz w:val="24"/>
          <w:szCs w:val="24"/>
          <w:lang w:val="en-US"/>
          <w14:ligatures w14:val="standardContextual"/>
        </w:rPr>
      </w:pPr>
      <w:hyperlink w:history="1" w:anchor="_Toc223525287">
        <w:r w:rsidRPr="001A0DE9">
          <w:rPr>
            <w:rStyle w:val="Hyperlink"/>
            <w:lang w:val="en-US"/>
          </w:rPr>
          <w:t>IV. Luồng sự kiện và các UCs chính</w:t>
        </w:r>
        <w:r>
          <w:rPr>
            <w:webHidden/>
          </w:rPr>
          <w:tab/>
        </w:r>
        <w:r>
          <w:rPr>
            <w:webHidden/>
          </w:rPr>
          <w:fldChar w:fldCharType="begin"/>
        </w:r>
        <w:r>
          <w:rPr>
            <w:webHidden/>
          </w:rPr>
          <w:instrText xml:space="preserve"> PAGEREF _Toc223525287 \h </w:instrText>
        </w:r>
        <w:r>
          <w:rPr>
            <w:webHidden/>
          </w:rPr>
        </w:r>
        <w:r>
          <w:rPr>
            <w:webHidden/>
          </w:rPr>
          <w:fldChar w:fldCharType="separate"/>
        </w:r>
        <w:r>
          <w:rPr>
            <w:webHidden/>
          </w:rPr>
          <w:t>21</w:t>
        </w:r>
        <w:r>
          <w:rPr>
            <w:webHidden/>
          </w:rPr>
          <w:fldChar w:fldCharType="end"/>
        </w:r>
      </w:hyperlink>
    </w:p>
    <w:p w:rsidR="00A8513B" w:rsidRDefault="00A8513B" w14:paraId="09A96413" w14:textId="001FA385">
      <w:pPr>
        <w:pStyle w:val="TOC3"/>
        <w:tabs>
          <w:tab w:val="right" w:leader="dot" w:pos="8777"/>
        </w:tabs>
        <w:rPr>
          <w:rFonts w:eastAsiaTheme="minorEastAsia"/>
          <w:kern w:val="2"/>
          <w:sz w:val="24"/>
          <w:szCs w:val="24"/>
          <w:lang w:val="en-US"/>
          <w14:ligatures w14:val="standardContextual"/>
        </w:rPr>
      </w:pPr>
      <w:hyperlink w:history="1" w:anchor="_Toc223525288">
        <w:r w:rsidRPr="001A0DE9">
          <w:rPr>
            <w:rStyle w:val="Hyperlink"/>
            <w:lang w:val="en-US"/>
          </w:rPr>
          <w:t>4.1. Use Case: Đăng nhập</w:t>
        </w:r>
        <w:r>
          <w:rPr>
            <w:webHidden/>
          </w:rPr>
          <w:tab/>
        </w:r>
        <w:r>
          <w:rPr>
            <w:webHidden/>
          </w:rPr>
          <w:fldChar w:fldCharType="begin"/>
        </w:r>
        <w:r>
          <w:rPr>
            <w:webHidden/>
          </w:rPr>
          <w:instrText xml:space="preserve"> PAGEREF _Toc223525288 \h </w:instrText>
        </w:r>
        <w:r>
          <w:rPr>
            <w:webHidden/>
          </w:rPr>
        </w:r>
        <w:r>
          <w:rPr>
            <w:webHidden/>
          </w:rPr>
          <w:fldChar w:fldCharType="separate"/>
        </w:r>
        <w:r>
          <w:rPr>
            <w:webHidden/>
          </w:rPr>
          <w:t>21</w:t>
        </w:r>
        <w:r>
          <w:rPr>
            <w:webHidden/>
          </w:rPr>
          <w:fldChar w:fldCharType="end"/>
        </w:r>
      </w:hyperlink>
    </w:p>
    <w:p w:rsidR="00A8513B" w:rsidRDefault="00A8513B" w14:paraId="4270EDA4" w14:textId="2DFAE867">
      <w:pPr>
        <w:pStyle w:val="TOC3"/>
        <w:tabs>
          <w:tab w:val="right" w:leader="dot" w:pos="8777"/>
        </w:tabs>
        <w:rPr>
          <w:rFonts w:eastAsiaTheme="minorEastAsia"/>
          <w:kern w:val="2"/>
          <w:sz w:val="24"/>
          <w:szCs w:val="24"/>
          <w:lang w:val="en-US"/>
          <w14:ligatures w14:val="standardContextual"/>
        </w:rPr>
      </w:pPr>
      <w:hyperlink w:history="1" w:anchor="_Toc223525289">
        <w:r w:rsidRPr="001A0DE9">
          <w:rPr>
            <w:rStyle w:val="Hyperlink"/>
            <w:lang w:val="en-US"/>
          </w:rPr>
          <w:t>4.2. Use Case: Đăng xuất</w:t>
        </w:r>
        <w:r>
          <w:rPr>
            <w:webHidden/>
          </w:rPr>
          <w:tab/>
        </w:r>
        <w:r>
          <w:rPr>
            <w:webHidden/>
          </w:rPr>
          <w:fldChar w:fldCharType="begin"/>
        </w:r>
        <w:r>
          <w:rPr>
            <w:webHidden/>
          </w:rPr>
          <w:instrText xml:space="preserve"> PAGEREF _Toc223525289 \h </w:instrText>
        </w:r>
        <w:r>
          <w:rPr>
            <w:webHidden/>
          </w:rPr>
        </w:r>
        <w:r>
          <w:rPr>
            <w:webHidden/>
          </w:rPr>
          <w:fldChar w:fldCharType="separate"/>
        </w:r>
        <w:r>
          <w:rPr>
            <w:webHidden/>
          </w:rPr>
          <w:t>23</w:t>
        </w:r>
        <w:r>
          <w:rPr>
            <w:webHidden/>
          </w:rPr>
          <w:fldChar w:fldCharType="end"/>
        </w:r>
      </w:hyperlink>
    </w:p>
    <w:p w:rsidR="00A8513B" w:rsidRDefault="00A8513B" w14:paraId="01598406" w14:textId="73112779">
      <w:pPr>
        <w:pStyle w:val="TOC3"/>
        <w:tabs>
          <w:tab w:val="right" w:leader="dot" w:pos="8777"/>
        </w:tabs>
        <w:rPr>
          <w:rFonts w:eastAsiaTheme="minorEastAsia"/>
          <w:kern w:val="2"/>
          <w:sz w:val="24"/>
          <w:szCs w:val="24"/>
          <w:lang w:val="en-US"/>
          <w14:ligatures w14:val="standardContextual"/>
        </w:rPr>
      </w:pPr>
      <w:hyperlink w:history="1" w:anchor="_Toc223525290">
        <w:r w:rsidRPr="001A0DE9">
          <w:rPr>
            <w:rStyle w:val="Hyperlink"/>
            <w:lang w:val="en-US"/>
          </w:rPr>
          <w:t xml:space="preserve">4.3. Use Case: Đổi mật </w:t>
        </w:r>
        <w:r w:rsidRPr="001A0DE9">
          <w:rPr>
            <w:rStyle w:val="Hyperlink"/>
          </w:rPr>
          <w:t>khẩu</w:t>
        </w:r>
        <w:r>
          <w:rPr>
            <w:webHidden/>
          </w:rPr>
          <w:tab/>
        </w:r>
        <w:r>
          <w:rPr>
            <w:webHidden/>
          </w:rPr>
          <w:fldChar w:fldCharType="begin"/>
        </w:r>
        <w:r>
          <w:rPr>
            <w:webHidden/>
          </w:rPr>
          <w:instrText xml:space="preserve"> PAGEREF _Toc223525290 \h </w:instrText>
        </w:r>
        <w:r>
          <w:rPr>
            <w:webHidden/>
          </w:rPr>
        </w:r>
        <w:r>
          <w:rPr>
            <w:webHidden/>
          </w:rPr>
          <w:fldChar w:fldCharType="separate"/>
        </w:r>
        <w:r>
          <w:rPr>
            <w:webHidden/>
          </w:rPr>
          <w:t>25</w:t>
        </w:r>
        <w:r>
          <w:rPr>
            <w:webHidden/>
          </w:rPr>
          <w:fldChar w:fldCharType="end"/>
        </w:r>
      </w:hyperlink>
    </w:p>
    <w:p w:rsidR="00A8513B" w:rsidRDefault="00A8513B" w14:paraId="622A8CAE" w14:textId="3C072CBC">
      <w:pPr>
        <w:pStyle w:val="TOC3"/>
        <w:tabs>
          <w:tab w:val="right" w:leader="dot" w:pos="8777"/>
        </w:tabs>
        <w:rPr>
          <w:rFonts w:eastAsiaTheme="minorEastAsia"/>
          <w:kern w:val="2"/>
          <w:sz w:val="24"/>
          <w:szCs w:val="24"/>
          <w:lang w:val="en-US"/>
          <w14:ligatures w14:val="standardContextual"/>
        </w:rPr>
      </w:pPr>
      <w:hyperlink w:history="1" w:anchor="_Toc223525291">
        <w:r w:rsidRPr="001A0DE9">
          <w:rPr>
            <w:rStyle w:val="Hyperlink"/>
            <w:lang w:val="en-US"/>
          </w:rPr>
          <w:t>4.4. Use Case: Tìm kiếm tài khoản người dùng</w:t>
        </w:r>
        <w:r>
          <w:rPr>
            <w:webHidden/>
          </w:rPr>
          <w:tab/>
        </w:r>
        <w:r>
          <w:rPr>
            <w:webHidden/>
          </w:rPr>
          <w:fldChar w:fldCharType="begin"/>
        </w:r>
        <w:r>
          <w:rPr>
            <w:webHidden/>
          </w:rPr>
          <w:instrText xml:space="preserve"> PAGEREF _Toc223525291 \h </w:instrText>
        </w:r>
        <w:r>
          <w:rPr>
            <w:webHidden/>
          </w:rPr>
        </w:r>
        <w:r>
          <w:rPr>
            <w:webHidden/>
          </w:rPr>
          <w:fldChar w:fldCharType="separate"/>
        </w:r>
        <w:r>
          <w:rPr>
            <w:webHidden/>
          </w:rPr>
          <w:t>26</w:t>
        </w:r>
        <w:r>
          <w:rPr>
            <w:webHidden/>
          </w:rPr>
          <w:fldChar w:fldCharType="end"/>
        </w:r>
      </w:hyperlink>
    </w:p>
    <w:p w:rsidR="00A8513B" w:rsidRDefault="00A8513B" w14:paraId="1563D963" w14:textId="7521998A">
      <w:pPr>
        <w:pStyle w:val="TOC3"/>
        <w:tabs>
          <w:tab w:val="right" w:leader="dot" w:pos="8777"/>
        </w:tabs>
        <w:rPr>
          <w:rFonts w:eastAsiaTheme="minorEastAsia"/>
          <w:kern w:val="2"/>
          <w:sz w:val="24"/>
          <w:szCs w:val="24"/>
          <w:lang w:val="en-US"/>
          <w14:ligatures w14:val="standardContextual"/>
        </w:rPr>
      </w:pPr>
      <w:hyperlink w:history="1" w:anchor="_Toc223525292">
        <w:r w:rsidRPr="001A0DE9">
          <w:rPr>
            <w:rStyle w:val="Hyperlink"/>
            <w:lang w:val="en-US"/>
          </w:rPr>
          <w:t>4.5. Use Case: Thêm mới tài khoản người dùng</w:t>
        </w:r>
        <w:r>
          <w:rPr>
            <w:webHidden/>
          </w:rPr>
          <w:tab/>
        </w:r>
        <w:r>
          <w:rPr>
            <w:webHidden/>
          </w:rPr>
          <w:fldChar w:fldCharType="begin"/>
        </w:r>
        <w:r>
          <w:rPr>
            <w:webHidden/>
          </w:rPr>
          <w:instrText xml:space="preserve"> PAGEREF _Toc223525292 \h </w:instrText>
        </w:r>
        <w:r>
          <w:rPr>
            <w:webHidden/>
          </w:rPr>
        </w:r>
        <w:r>
          <w:rPr>
            <w:webHidden/>
          </w:rPr>
          <w:fldChar w:fldCharType="separate"/>
        </w:r>
        <w:r>
          <w:rPr>
            <w:webHidden/>
          </w:rPr>
          <w:t>28</w:t>
        </w:r>
        <w:r>
          <w:rPr>
            <w:webHidden/>
          </w:rPr>
          <w:fldChar w:fldCharType="end"/>
        </w:r>
      </w:hyperlink>
    </w:p>
    <w:p w:rsidR="00A8513B" w:rsidRDefault="00A8513B" w14:paraId="329778AB" w14:textId="2C1D24BB">
      <w:pPr>
        <w:pStyle w:val="TOC3"/>
        <w:tabs>
          <w:tab w:val="right" w:leader="dot" w:pos="8777"/>
        </w:tabs>
        <w:rPr>
          <w:rFonts w:eastAsiaTheme="minorEastAsia"/>
          <w:kern w:val="2"/>
          <w:sz w:val="24"/>
          <w:szCs w:val="24"/>
          <w:lang w:val="en-US"/>
          <w14:ligatures w14:val="standardContextual"/>
        </w:rPr>
      </w:pPr>
      <w:hyperlink w:history="1" w:anchor="_Toc223525293">
        <w:r w:rsidRPr="001A0DE9">
          <w:rPr>
            <w:rStyle w:val="Hyperlink"/>
            <w:lang w:val="en-US"/>
          </w:rPr>
          <w:t>4.6. Use Case: Sửa thông tin tài khoản người dùng</w:t>
        </w:r>
        <w:r>
          <w:rPr>
            <w:webHidden/>
          </w:rPr>
          <w:tab/>
        </w:r>
        <w:r>
          <w:rPr>
            <w:webHidden/>
          </w:rPr>
          <w:fldChar w:fldCharType="begin"/>
        </w:r>
        <w:r>
          <w:rPr>
            <w:webHidden/>
          </w:rPr>
          <w:instrText xml:space="preserve"> PAGEREF _Toc223525293 \h </w:instrText>
        </w:r>
        <w:r>
          <w:rPr>
            <w:webHidden/>
          </w:rPr>
        </w:r>
        <w:r>
          <w:rPr>
            <w:webHidden/>
          </w:rPr>
          <w:fldChar w:fldCharType="separate"/>
        </w:r>
        <w:r>
          <w:rPr>
            <w:webHidden/>
          </w:rPr>
          <w:t>30</w:t>
        </w:r>
        <w:r>
          <w:rPr>
            <w:webHidden/>
          </w:rPr>
          <w:fldChar w:fldCharType="end"/>
        </w:r>
      </w:hyperlink>
    </w:p>
    <w:p w:rsidR="00A8513B" w:rsidRDefault="00A8513B" w14:paraId="77FCF975" w14:textId="05FB64EB">
      <w:pPr>
        <w:pStyle w:val="TOC3"/>
        <w:tabs>
          <w:tab w:val="right" w:leader="dot" w:pos="8777"/>
        </w:tabs>
        <w:rPr>
          <w:rFonts w:eastAsiaTheme="minorEastAsia"/>
          <w:kern w:val="2"/>
          <w:sz w:val="24"/>
          <w:szCs w:val="24"/>
          <w:lang w:val="en-US"/>
          <w14:ligatures w14:val="standardContextual"/>
        </w:rPr>
      </w:pPr>
      <w:hyperlink w:history="1" w:anchor="_Toc223525294">
        <w:r w:rsidRPr="001A0DE9">
          <w:rPr>
            <w:rStyle w:val="Hyperlink"/>
            <w:lang w:val="en-US"/>
          </w:rPr>
          <w:t>4.7. Use Case: Phân quyền tài khoản người dùng</w:t>
        </w:r>
        <w:r>
          <w:rPr>
            <w:webHidden/>
          </w:rPr>
          <w:tab/>
        </w:r>
        <w:r>
          <w:rPr>
            <w:webHidden/>
          </w:rPr>
          <w:fldChar w:fldCharType="begin"/>
        </w:r>
        <w:r>
          <w:rPr>
            <w:webHidden/>
          </w:rPr>
          <w:instrText xml:space="preserve"> PAGEREF _Toc223525294 \h </w:instrText>
        </w:r>
        <w:r>
          <w:rPr>
            <w:webHidden/>
          </w:rPr>
        </w:r>
        <w:r>
          <w:rPr>
            <w:webHidden/>
          </w:rPr>
          <w:fldChar w:fldCharType="separate"/>
        </w:r>
        <w:r>
          <w:rPr>
            <w:webHidden/>
          </w:rPr>
          <w:t>31</w:t>
        </w:r>
        <w:r>
          <w:rPr>
            <w:webHidden/>
          </w:rPr>
          <w:fldChar w:fldCharType="end"/>
        </w:r>
      </w:hyperlink>
    </w:p>
    <w:p w:rsidR="00A8513B" w:rsidRDefault="00A8513B" w14:paraId="3EFAE654" w14:textId="349A6F2E">
      <w:pPr>
        <w:pStyle w:val="TOC3"/>
        <w:tabs>
          <w:tab w:val="right" w:leader="dot" w:pos="8777"/>
        </w:tabs>
        <w:rPr>
          <w:rFonts w:eastAsiaTheme="minorEastAsia"/>
          <w:kern w:val="2"/>
          <w:sz w:val="24"/>
          <w:szCs w:val="24"/>
          <w:lang w:val="en-US"/>
          <w14:ligatures w14:val="standardContextual"/>
        </w:rPr>
      </w:pPr>
      <w:hyperlink w:history="1" w:anchor="_Toc223525295">
        <w:r w:rsidRPr="001A0DE9">
          <w:rPr>
            <w:rStyle w:val="Hyperlink"/>
            <w:lang w:val="en-US"/>
          </w:rPr>
          <w:t>4.8. Use Case: Thay đổi trạng thái cho tài khoản người dùng</w:t>
        </w:r>
        <w:r>
          <w:rPr>
            <w:webHidden/>
          </w:rPr>
          <w:tab/>
        </w:r>
        <w:r>
          <w:rPr>
            <w:webHidden/>
          </w:rPr>
          <w:fldChar w:fldCharType="begin"/>
        </w:r>
        <w:r>
          <w:rPr>
            <w:webHidden/>
          </w:rPr>
          <w:instrText xml:space="preserve"> PAGEREF _Toc223525295 \h </w:instrText>
        </w:r>
        <w:r>
          <w:rPr>
            <w:webHidden/>
          </w:rPr>
        </w:r>
        <w:r>
          <w:rPr>
            <w:webHidden/>
          </w:rPr>
          <w:fldChar w:fldCharType="separate"/>
        </w:r>
        <w:r>
          <w:rPr>
            <w:webHidden/>
          </w:rPr>
          <w:t>33</w:t>
        </w:r>
        <w:r>
          <w:rPr>
            <w:webHidden/>
          </w:rPr>
          <w:fldChar w:fldCharType="end"/>
        </w:r>
      </w:hyperlink>
    </w:p>
    <w:p w:rsidR="00A8513B" w:rsidRDefault="00A8513B" w14:paraId="3A6302DA" w14:textId="375B6D48">
      <w:pPr>
        <w:pStyle w:val="TOC3"/>
        <w:tabs>
          <w:tab w:val="right" w:leader="dot" w:pos="8777"/>
        </w:tabs>
        <w:rPr>
          <w:rFonts w:eastAsiaTheme="minorEastAsia"/>
          <w:kern w:val="2"/>
          <w:sz w:val="24"/>
          <w:szCs w:val="24"/>
          <w:lang w:val="en-US"/>
          <w14:ligatures w14:val="standardContextual"/>
        </w:rPr>
      </w:pPr>
      <w:hyperlink w:history="1" w:anchor="_Toc223525296">
        <w:r w:rsidRPr="001A0DE9">
          <w:rPr>
            <w:rStyle w:val="Hyperlink"/>
            <w:lang w:val="en-US"/>
          </w:rPr>
          <w:t>4.9. Use Case: Tạo mới đơn vị tổ chức nhân sự</w:t>
        </w:r>
        <w:r>
          <w:rPr>
            <w:webHidden/>
          </w:rPr>
          <w:tab/>
        </w:r>
        <w:r>
          <w:rPr>
            <w:webHidden/>
          </w:rPr>
          <w:fldChar w:fldCharType="begin"/>
        </w:r>
        <w:r>
          <w:rPr>
            <w:webHidden/>
          </w:rPr>
          <w:instrText xml:space="preserve"> PAGEREF _Toc223525296 \h </w:instrText>
        </w:r>
        <w:r>
          <w:rPr>
            <w:webHidden/>
          </w:rPr>
        </w:r>
        <w:r>
          <w:rPr>
            <w:webHidden/>
          </w:rPr>
          <w:fldChar w:fldCharType="separate"/>
        </w:r>
        <w:r>
          <w:rPr>
            <w:webHidden/>
          </w:rPr>
          <w:t>35</w:t>
        </w:r>
        <w:r>
          <w:rPr>
            <w:webHidden/>
          </w:rPr>
          <w:fldChar w:fldCharType="end"/>
        </w:r>
      </w:hyperlink>
    </w:p>
    <w:p w:rsidR="00A8513B" w:rsidRDefault="00A8513B" w14:paraId="037132FA" w14:textId="61DEA618">
      <w:pPr>
        <w:pStyle w:val="TOC3"/>
        <w:tabs>
          <w:tab w:val="right" w:leader="dot" w:pos="8777"/>
        </w:tabs>
        <w:rPr>
          <w:rFonts w:eastAsiaTheme="minorEastAsia"/>
          <w:kern w:val="2"/>
          <w:sz w:val="24"/>
          <w:szCs w:val="24"/>
          <w:lang w:val="en-US"/>
          <w14:ligatures w14:val="standardContextual"/>
        </w:rPr>
      </w:pPr>
      <w:hyperlink w:history="1" w:anchor="_Toc223525297">
        <w:r w:rsidRPr="001A0DE9">
          <w:rPr>
            <w:rStyle w:val="Hyperlink"/>
            <w:lang w:val="en-US"/>
          </w:rPr>
          <w:t>4.10. Use Case: Sửa thông tin đơn vị tổ chức nhân sự</w:t>
        </w:r>
        <w:r>
          <w:rPr>
            <w:webHidden/>
          </w:rPr>
          <w:tab/>
        </w:r>
        <w:r>
          <w:rPr>
            <w:webHidden/>
          </w:rPr>
          <w:fldChar w:fldCharType="begin"/>
        </w:r>
        <w:r>
          <w:rPr>
            <w:webHidden/>
          </w:rPr>
          <w:instrText xml:space="preserve"> PAGEREF _Toc223525297 \h </w:instrText>
        </w:r>
        <w:r>
          <w:rPr>
            <w:webHidden/>
          </w:rPr>
        </w:r>
        <w:r>
          <w:rPr>
            <w:webHidden/>
          </w:rPr>
          <w:fldChar w:fldCharType="separate"/>
        </w:r>
        <w:r>
          <w:rPr>
            <w:webHidden/>
          </w:rPr>
          <w:t>37</w:t>
        </w:r>
        <w:r>
          <w:rPr>
            <w:webHidden/>
          </w:rPr>
          <w:fldChar w:fldCharType="end"/>
        </w:r>
      </w:hyperlink>
    </w:p>
    <w:p w:rsidR="00A8513B" w:rsidRDefault="00A8513B" w14:paraId="28BD42C4" w14:textId="099F251B">
      <w:pPr>
        <w:pStyle w:val="TOC3"/>
        <w:tabs>
          <w:tab w:val="right" w:leader="dot" w:pos="8777"/>
        </w:tabs>
        <w:rPr>
          <w:rFonts w:eastAsiaTheme="minorEastAsia"/>
          <w:kern w:val="2"/>
          <w:sz w:val="24"/>
          <w:szCs w:val="24"/>
          <w:lang w:val="en-US"/>
          <w14:ligatures w14:val="standardContextual"/>
        </w:rPr>
      </w:pPr>
      <w:hyperlink w:history="1" w:anchor="_Toc223525298">
        <w:r w:rsidRPr="001A0DE9">
          <w:rPr>
            <w:rStyle w:val="Hyperlink"/>
            <w:lang w:val="en-US"/>
          </w:rPr>
          <w:t>4.11. Use Case: Cập nhật trạng thái tình trạng cho đơn vị tổ chức nhân sự</w:t>
        </w:r>
        <w:r>
          <w:rPr>
            <w:webHidden/>
          </w:rPr>
          <w:tab/>
        </w:r>
        <w:r>
          <w:rPr>
            <w:webHidden/>
          </w:rPr>
          <w:fldChar w:fldCharType="begin"/>
        </w:r>
        <w:r>
          <w:rPr>
            <w:webHidden/>
          </w:rPr>
          <w:instrText xml:space="preserve"> PAGEREF _Toc223525298 \h </w:instrText>
        </w:r>
        <w:r>
          <w:rPr>
            <w:webHidden/>
          </w:rPr>
        </w:r>
        <w:r>
          <w:rPr>
            <w:webHidden/>
          </w:rPr>
          <w:fldChar w:fldCharType="separate"/>
        </w:r>
        <w:r>
          <w:rPr>
            <w:webHidden/>
          </w:rPr>
          <w:t>39</w:t>
        </w:r>
        <w:r>
          <w:rPr>
            <w:webHidden/>
          </w:rPr>
          <w:fldChar w:fldCharType="end"/>
        </w:r>
      </w:hyperlink>
    </w:p>
    <w:p w:rsidR="00A8513B" w:rsidRDefault="00A8513B" w14:paraId="7FB7178A" w14:textId="194B02B4">
      <w:pPr>
        <w:pStyle w:val="TOC3"/>
        <w:tabs>
          <w:tab w:val="right" w:leader="dot" w:pos="8777"/>
        </w:tabs>
        <w:rPr>
          <w:rFonts w:eastAsiaTheme="minorEastAsia"/>
          <w:kern w:val="2"/>
          <w:sz w:val="24"/>
          <w:szCs w:val="24"/>
          <w:lang w:val="en-US"/>
          <w14:ligatures w14:val="standardContextual"/>
        </w:rPr>
      </w:pPr>
      <w:hyperlink w:history="1" w:anchor="_Toc223525299">
        <w:r w:rsidRPr="001A0DE9">
          <w:rPr>
            <w:rStyle w:val="Hyperlink"/>
            <w:lang w:val="en-US"/>
          </w:rPr>
          <w:t>4.12. Use Case: Thêm mới danh mục hệ số lương</w:t>
        </w:r>
        <w:r>
          <w:rPr>
            <w:webHidden/>
          </w:rPr>
          <w:tab/>
        </w:r>
        <w:r>
          <w:rPr>
            <w:webHidden/>
          </w:rPr>
          <w:fldChar w:fldCharType="begin"/>
        </w:r>
        <w:r>
          <w:rPr>
            <w:webHidden/>
          </w:rPr>
          <w:instrText xml:space="preserve"> PAGEREF _Toc223525299 \h </w:instrText>
        </w:r>
        <w:r>
          <w:rPr>
            <w:webHidden/>
          </w:rPr>
        </w:r>
        <w:r>
          <w:rPr>
            <w:webHidden/>
          </w:rPr>
          <w:fldChar w:fldCharType="separate"/>
        </w:r>
        <w:r>
          <w:rPr>
            <w:webHidden/>
          </w:rPr>
          <w:t>43</w:t>
        </w:r>
        <w:r>
          <w:rPr>
            <w:webHidden/>
          </w:rPr>
          <w:fldChar w:fldCharType="end"/>
        </w:r>
      </w:hyperlink>
    </w:p>
    <w:p w:rsidR="00A8513B" w:rsidRDefault="00A8513B" w14:paraId="2E0F0E22" w14:textId="1609CFB5">
      <w:pPr>
        <w:pStyle w:val="TOC3"/>
        <w:tabs>
          <w:tab w:val="right" w:leader="dot" w:pos="8777"/>
        </w:tabs>
        <w:rPr>
          <w:rFonts w:eastAsiaTheme="minorEastAsia"/>
          <w:kern w:val="2"/>
          <w:sz w:val="24"/>
          <w:szCs w:val="24"/>
          <w:lang w:val="en-US"/>
          <w14:ligatures w14:val="standardContextual"/>
        </w:rPr>
      </w:pPr>
      <w:hyperlink w:history="1" w:anchor="_Toc223525300">
        <w:r w:rsidRPr="001A0DE9">
          <w:rPr>
            <w:rStyle w:val="Hyperlink"/>
            <w:lang w:val="en-US"/>
          </w:rPr>
          <w:t>4.13. Use Case: Sửa danh mục hệ số lương</w:t>
        </w:r>
        <w:r>
          <w:rPr>
            <w:webHidden/>
          </w:rPr>
          <w:tab/>
        </w:r>
        <w:r>
          <w:rPr>
            <w:webHidden/>
          </w:rPr>
          <w:fldChar w:fldCharType="begin"/>
        </w:r>
        <w:r>
          <w:rPr>
            <w:webHidden/>
          </w:rPr>
          <w:instrText xml:space="preserve"> PAGEREF _Toc223525300 \h </w:instrText>
        </w:r>
        <w:r>
          <w:rPr>
            <w:webHidden/>
          </w:rPr>
        </w:r>
        <w:r>
          <w:rPr>
            <w:webHidden/>
          </w:rPr>
          <w:fldChar w:fldCharType="separate"/>
        </w:r>
        <w:r>
          <w:rPr>
            <w:webHidden/>
          </w:rPr>
          <w:t>45</w:t>
        </w:r>
        <w:r>
          <w:rPr>
            <w:webHidden/>
          </w:rPr>
          <w:fldChar w:fldCharType="end"/>
        </w:r>
      </w:hyperlink>
    </w:p>
    <w:p w:rsidR="00A8513B" w:rsidRDefault="00A8513B" w14:paraId="129DF1B7" w14:textId="489C1D40">
      <w:pPr>
        <w:pStyle w:val="TOC3"/>
        <w:tabs>
          <w:tab w:val="right" w:leader="dot" w:pos="8777"/>
        </w:tabs>
        <w:rPr>
          <w:rFonts w:eastAsiaTheme="minorEastAsia"/>
          <w:kern w:val="2"/>
          <w:sz w:val="24"/>
          <w:szCs w:val="24"/>
          <w:lang w:val="en-US"/>
          <w14:ligatures w14:val="standardContextual"/>
        </w:rPr>
      </w:pPr>
      <w:hyperlink w:history="1" w:anchor="_Toc223525301">
        <w:r w:rsidRPr="001A0DE9">
          <w:rPr>
            <w:rStyle w:val="Hyperlink"/>
            <w:lang w:val="en-US"/>
          </w:rPr>
          <w:t>4.14. Use Case: Xóa danh mục hệ số lương</w:t>
        </w:r>
        <w:r>
          <w:rPr>
            <w:webHidden/>
          </w:rPr>
          <w:tab/>
        </w:r>
        <w:r>
          <w:rPr>
            <w:webHidden/>
          </w:rPr>
          <w:fldChar w:fldCharType="begin"/>
        </w:r>
        <w:r>
          <w:rPr>
            <w:webHidden/>
          </w:rPr>
          <w:instrText xml:space="preserve"> PAGEREF _Toc223525301 \h </w:instrText>
        </w:r>
        <w:r>
          <w:rPr>
            <w:webHidden/>
          </w:rPr>
        </w:r>
        <w:r>
          <w:rPr>
            <w:webHidden/>
          </w:rPr>
          <w:fldChar w:fldCharType="separate"/>
        </w:r>
        <w:r>
          <w:rPr>
            <w:webHidden/>
          </w:rPr>
          <w:t>47</w:t>
        </w:r>
        <w:r>
          <w:rPr>
            <w:webHidden/>
          </w:rPr>
          <w:fldChar w:fldCharType="end"/>
        </w:r>
      </w:hyperlink>
    </w:p>
    <w:p w:rsidR="00A8513B" w:rsidRDefault="00A8513B" w14:paraId="504EB845" w14:textId="4D839020">
      <w:pPr>
        <w:pStyle w:val="TOC3"/>
        <w:tabs>
          <w:tab w:val="right" w:leader="dot" w:pos="8777"/>
        </w:tabs>
        <w:rPr>
          <w:rFonts w:eastAsiaTheme="minorEastAsia"/>
          <w:kern w:val="2"/>
          <w:sz w:val="24"/>
          <w:szCs w:val="24"/>
          <w:lang w:val="en-US"/>
          <w14:ligatures w14:val="standardContextual"/>
        </w:rPr>
      </w:pPr>
      <w:hyperlink w:history="1" w:anchor="_Toc223525302">
        <w:r w:rsidRPr="001A0DE9">
          <w:rPr>
            <w:rStyle w:val="Hyperlink"/>
            <w:lang w:val="en-US"/>
          </w:rPr>
          <w:t>4.15. Use Case: Ngừng sử dụng danh mục hệ số lương</w:t>
        </w:r>
        <w:r>
          <w:rPr>
            <w:webHidden/>
          </w:rPr>
          <w:tab/>
        </w:r>
        <w:r>
          <w:rPr>
            <w:webHidden/>
          </w:rPr>
          <w:fldChar w:fldCharType="begin"/>
        </w:r>
        <w:r>
          <w:rPr>
            <w:webHidden/>
          </w:rPr>
          <w:instrText xml:space="preserve"> PAGEREF _Toc223525302 \h </w:instrText>
        </w:r>
        <w:r>
          <w:rPr>
            <w:webHidden/>
          </w:rPr>
        </w:r>
        <w:r>
          <w:rPr>
            <w:webHidden/>
          </w:rPr>
          <w:fldChar w:fldCharType="separate"/>
        </w:r>
        <w:r>
          <w:rPr>
            <w:webHidden/>
          </w:rPr>
          <w:t>48</w:t>
        </w:r>
        <w:r>
          <w:rPr>
            <w:webHidden/>
          </w:rPr>
          <w:fldChar w:fldCharType="end"/>
        </w:r>
      </w:hyperlink>
    </w:p>
    <w:p w:rsidR="00A8513B" w:rsidRDefault="00A8513B" w14:paraId="77001125" w14:textId="2BC49A32">
      <w:pPr>
        <w:pStyle w:val="TOC3"/>
        <w:tabs>
          <w:tab w:val="right" w:leader="dot" w:pos="8777"/>
        </w:tabs>
        <w:rPr>
          <w:rFonts w:eastAsiaTheme="minorEastAsia"/>
          <w:kern w:val="2"/>
          <w:sz w:val="24"/>
          <w:szCs w:val="24"/>
          <w:lang w:val="en-US"/>
          <w14:ligatures w14:val="standardContextual"/>
        </w:rPr>
      </w:pPr>
      <w:hyperlink w:history="1" w:anchor="_Toc223525303">
        <w:r w:rsidRPr="001A0DE9">
          <w:rPr>
            <w:rStyle w:val="Hyperlink"/>
            <w:lang w:val="en-US"/>
          </w:rPr>
          <w:t>4.16. Use Case: Thêm mới danh mục loại phụ cấp</w:t>
        </w:r>
        <w:r>
          <w:rPr>
            <w:webHidden/>
          </w:rPr>
          <w:tab/>
        </w:r>
        <w:r>
          <w:rPr>
            <w:webHidden/>
          </w:rPr>
          <w:fldChar w:fldCharType="begin"/>
        </w:r>
        <w:r>
          <w:rPr>
            <w:webHidden/>
          </w:rPr>
          <w:instrText xml:space="preserve"> PAGEREF _Toc223525303 \h </w:instrText>
        </w:r>
        <w:r>
          <w:rPr>
            <w:webHidden/>
          </w:rPr>
        </w:r>
        <w:r>
          <w:rPr>
            <w:webHidden/>
          </w:rPr>
          <w:fldChar w:fldCharType="separate"/>
        </w:r>
        <w:r>
          <w:rPr>
            <w:webHidden/>
          </w:rPr>
          <w:t>50</w:t>
        </w:r>
        <w:r>
          <w:rPr>
            <w:webHidden/>
          </w:rPr>
          <w:fldChar w:fldCharType="end"/>
        </w:r>
      </w:hyperlink>
    </w:p>
    <w:p w:rsidR="00A8513B" w:rsidRDefault="00A8513B" w14:paraId="589EAFBA" w14:textId="48C23AD6">
      <w:pPr>
        <w:pStyle w:val="TOC3"/>
        <w:tabs>
          <w:tab w:val="right" w:leader="dot" w:pos="8777"/>
        </w:tabs>
        <w:rPr>
          <w:rFonts w:eastAsiaTheme="minorEastAsia"/>
          <w:kern w:val="2"/>
          <w:sz w:val="24"/>
          <w:szCs w:val="24"/>
          <w:lang w:val="en-US"/>
          <w14:ligatures w14:val="standardContextual"/>
        </w:rPr>
      </w:pPr>
      <w:hyperlink w:history="1" w:anchor="_Toc223525304">
        <w:r w:rsidRPr="001A0DE9">
          <w:rPr>
            <w:rStyle w:val="Hyperlink"/>
            <w:lang w:val="en-US"/>
          </w:rPr>
          <w:t>4.17. Use Case: Sửa danh mục loại phụ cấp</w:t>
        </w:r>
        <w:r>
          <w:rPr>
            <w:webHidden/>
          </w:rPr>
          <w:tab/>
        </w:r>
        <w:r>
          <w:rPr>
            <w:webHidden/>
          </w:rPr>
          <w:fldChar w:fldCharType="begin"/>
        </w:r>
        <w:r>
          <w:rPr>
            <w:webHidden/>
          </w:rPr>
          <w:instrText xml:space="preserve"> PAGEREF _Toc223525304 \h </w:instrText>
        </w:r>
        <w:r>
          <w:rPr>
            <w:webHidden/>
          </w:rPr>
        </w:r>
        <w:r>
          <w:rPr>
            <w:webHidden/>
          </w:rPr>
          <w:fldChar w:fldCharType="separate"/>
        </w:r>
        <w:r>
          <w:rPr>
            <w:webHidden/>
          </w:rPr>
          <w:t>52</w:t>
        </w:r>
        <w:r>
          <w:rPr>
            <w:webHidden/>
          </w:rPr>
          <w:fldChar w:fldCharType="end"/>
        </w:r>
      </w:hyperlink>
    </w:p>
    <w:p w:rsidR="00A8513B" w:rsidRDefault="00A8513B" w14:paraId="5AC85300" w14:textId="689311C0">
      <w:pPr>
        <w:pStyle w:val="TOC3"/>
        <w:tabs>
          <w:tab w:val="right" w:leader="dot" w:pos="8777"/>
        </w:tabs>
        <w:rPr>
          <w:rFonts w:eastAsiaTheme="minorEastAsia"/>
          <w:kern w:val="2"/>
          <w:sz w:val="24"/>
          <w:szCs w:val="24"/>
          <w:lang w:val="en-US"/>
          <w14:ligatures w14:val="standardContextual"/>
        </w:rPr>
      </w:pPr>
      <w:hyperlink w:history="1" w:anchor="_Toc223525305">
        <w:r w:rsidRPr="001A0DE9">
          <w:rPr>
            <w:rStyle w:val="Hyperlink"/>
            <w:lang w:val="en-US"/>
          </w:rPr>
          <w:t>4.18. Use Case: Ngừng sử dụng danh mục loại phụ cấp</w:t>
        </w:r>
        <w:r>
          <w:rPr>
            <w:webHidden/>
          </w:rPr>
          <w:tab/>
        </w:r>
        <w:r>
          <w:rPr>
            <w:webHidden/>
          </w:rPr>
          <w:fldChar w:fldCharType="begin"/>
        </w:r>
        <w:r>
          <w:rPr>
            <w:webHidden/>
          </w:rPr>
          <w:instrText xml:space="preserve"> PAGEREF _Toc223525305 \h </w:instrText>
        </w:r>
        <w:r>
          <w:rPr>
            <w:webHidden/>
          </w:rPr>
        </w:r>
        <w:r>
          <w:rPr>
            <w:webHidden/>
          </w:rPr>
          <w:fldChar w:fldCharType="separate"/>
        </w:r>
        <w:r>
          <w:rPr>
            <w:webHidden/>
          </w:rPr>
          <w:t>53</w:t>
        </w:r>
        <w:r>
          <w:rPr>
            <w:webHidden/>
          </w:rPr>
          <w:fldChar w:fldCharType="end"/>
        </w:r>
      </w:hyperlink>
    </w:p>
    <w:p w:rsidR="00A8513B" w:rsidRDefault="00A8513B" w14:paraId="52251E6F" w14:textId="28443AC9">
      <w:pPr>
        <w:pStyle w:val="TOC3"/>
        <w:tabs>
          <w:tab w:val="right" w:leader="dot" w:pos="8777"/>
        </w:tabs>
        <w:rPr>
          <w:rFonts w:eastAsiaTheme="minorEastAsia"/>
          <w:kern w:val="2"/>
          <w:sz w:val="24"/>
          <w:szCs w:val="24"/>
          <w:lang w:val="en-US"/>
          <w14:ligatures w14:val="standardContextual"/>
        </w:rPr>
      </w:pPr>
      <w:hyperlink w:history="1" w:anchor="_Toc223525306">
        <w:r w:rsidRPr="001A0DE9">
          <w:rPr>
            <w:rStyle w:val="Hyperlink"/>
            <w:lang w:val="en-US"/>
          </w:rPr>
          <w:t>4.19. Use Case: Thêm mới danh mục loại hợp đồng</w:t>
        </w:r>
        <w:r>
          <w:rPr>
            <w:webHidden/>
          </w:rPr>
          <w:tab/>
        </w:r>
        <w:r>
          <w:rPr>
            <w:webHidden/>
          </w:rPr>
          <w:fldChar w:fldCharType="begin"/>
        </w:r>
        <w:r>
          <w:rPr>
            <w:webHidden/>
          </w:rPr>
          <w:instrText xml:space="preserve"> PAGEREF _Toc223525306 \h </w:instrText>
        </w:r>
        <w:r>
          <w:rPr>
            <w:webHidden/>
          </w:rPr>
        </w:r>
        <w:r>
          <w:rPr>
            <w:webHidden/>
          </w:rPr>
          <w:fldChar w:fldCharType="separate"/>
        </w:r>
        <w:r>
          <w:rPr>
            <w:webHidden/>
          </w:rPr>
          <w:t>55</w:t>
        </w:r>
        <w:r>
          <w:rPr>
            <w:webHidden/>
          </w:rPr>
          <w:fldChar w:fldCharType="end"/>
        </w:r>
      </w:hyperlink>
    </w:p>
    <w:p w:rsidR="00A8513B" w:rsidRDefault="00A8513B" w14:paraId="750D76B1" w14:textId="64E60325">
      <w:pPr>
        <w:pStyle w:val="TOC3"/>
        <w:tabs>
          <w:tab w:val="right" w:leader="dot" w:pos="8777"/>
        </w:tabs>
        <w:rPr>
          <w:rFonts w:eastAsiaTheme="minorEastAsia"/>
          <w:kern w:val="2"/>
          <w:sz w:val="24"/>
          <w:szCs w:val="24"/>
          <w:lang w:val="en-US"/>
          <w14:ligatures w14:val="standardContextual"/>
        </w:rPr>
      </w:pPr>
      <w:hyperlink w:history="1" w:anchor="_Toc223525307">
        <w:r w:rsidRPr="001A0DE9">
          <w:rPr>
            <w:rStyle w:val="Hyperlink"/>
            <w:lang w:val="en-US"/>
          </w:rPr>
          <w:t>4.20. Use Case: Sửa danh mục loại hợp đồng</w:t>
        </w:r>
        <w:r>
          <w:rPr>
            <w:webHidden/>
          </w:rPr>
          <w:tab/>
        </w:r>
        <w:r>
          <w:rPr>
            <w:webHidden/>
          </w:rPr>
          <w:fldChar w:fldCharType="begin"/>
        </w:r>
        <w:r>
          <w:rPr>
            <w:webHidden/>
          </w:rPr>
          <w:instrText xml:space="preserve"> PAGEREF _Toc223525307 \h </w:instrText>
        </w:r>
        <w:r>
          <w:rPr>
            <w:webHidden/>
          </w:rPr>
        </w:r>
        <w:r>
          <w:rPr>
            <w:webHidden/>
          </w:rPr>
          <w:fldChar w:fldCharType="separate"/>
        </w:r>
        <w:r>
          <w:rPr>
            <w:webHidden/>
          </w:rPr>
          <w:t>57</w:t>
        </w:r>
        <w:r>
          <w:rPr>
            <w:webHidden/>
          </w:rPr>
          <w:fldChar w:fldCharType="end"/>
        </w:r>
      </w:hyperlink>
    </w:p>
    <w:p w:rsidR="00A8513B" w:rsidRDefault="00A8513B" w14:paraId="208F537F" w14:textId="5D86161B">
      <w:pPr>
        <w:pStyle w:val="TOC3"/>
        <w:tabs>
          <w:tab w:val="right" w:leader="dot" w:pos="8777"/>
        </w:tabs>
        <w:rPr>
          <w:rFonts w:eastAsiaTheme="minorEastAsia"/>
          <w:kern w:val="2"/>
          <w:sz w:val="24"/>
          <w:szCs w:val="24"/>
          <w:lang w:val="en-US"/>
          <w14:ligatures w14:val="standardContextual"/>
        </w:rPr>
      </w:pPr>
      <w:hyperlink w:history="1" w:anchor="_Toc223525308">
        <w:r w:rsidRPr="001A0DE9">
          <w:rPr>
            <w:rStyle w:val="Hyperlink"/>
            <w:lang w:val="en-US"/>
          </w:rPr>
          <w:t>4.21. Use Case: Ngừng sử dụng danh mục loại hợp đồng</w:t>
        </w:r>
        <w:r>
          <w:rPr>
            <w:webHidden/>
          </w:rPr>
          <w:tab/>
        </w:r>
        <w:r>
          <w:rPr>
            <w:webHidden/>
          </w:rPr>
          <w:fldChar w:fldCharType="begin"/>
        </w:r>
        <w:r>
          <w:rPr>
            <w:webHidden/>
          </w:rPr>
          <w:instrText xml:space="preserve"> PAGEREF _Toc223525308 \h </w:instrText>
        </w:r>
        <w:r>
          <w:rPr>
            <w:webHidden/>
          </w:rPr>
        </w:r>
        <w:r>
          <w:rPr>
            <w:webHidden/>
          </w:rPr>
          <w:fldChar w:fldCharType="separate"/>
        </w:r>
        <w:r>
          <w:rPr>
            <w:webHidden/>
          </w:rPr>
          <w:t>59</w:t>
        </w:r>
        <w:r>
          <w:rPr>
            <w:webHidden/>
          </w:rPr>
          <w:fldChar w:fldCharType="end"/>
        </w:r>
      </w:hyperlink>
    </w:p>
    <w:p w:rsidR="00A8513B" w:rsidRDefault="00A8513B" w14:paraId="3582F7E5" w14:textId="4710CC81">
      <w:pPr>
        <w:pStyle w:val="TOC3"/>
        <w:tabs>
          <w:tab w:val="right" w:leader="dot" w:pos="8777"/>
        </w:tabs>
        <w:rPr>
          <w:rFonts w:eastAsiaTheme="minorEastAsia"/>
          <w:kern w:val="2"/>
          <w:sz w:val="24"/>
          <w:szCs w:val="24"/>
          <w:lang w:val="en-US"/>
          <w14:ligatures w14:val="standardContextual"/>
        </w:rPr>
      </w:pPr>
      <w:hyperlink w:history="1" w:anchor="_Toc223525309">
        <w:r w:rsidRPr="001A0DE9">
          <w:rPr>
            <w:rStyle w:val="Hyperlink"/>
            <w:lang w:val="en-US"/>
          </w:rPr>
          <w:t>4.22. Use Case: Thêm mới Hợp đồng lao động</w:t>
        </w:r>
        <w:r>
          <w:rPr>
            <w:webHidden/>
          </w:rPr>
          <w:tab/>
        </w:r>
        <w:r>
          <w:rPr>
            <w:webHidden/>
          </w:rPr>
          <w:fldChar w:fldCharType="begin"/>
        </w:r>
        <w:r>
          <w:rPr>
            <w:webHidden/>
          </w:rPr>
          <w:instrText xml:space="preserve"> PAGEREF _Toc223525309 \h </w:instrText>
        </w:r>
        <w:r>
          <w:rPr>
            <w:webHidden/>
          </w:rPr>
        </w:r>
        <w:r>
          <w:rPr>
            <w:webHidden/>
          </w:rPr>
          <w:fldChar w:fldCharType="separate"/>
        </w:r>
        <w:r>
          <w:rPr>
            <w:webHidden/>
          </w:rPr>
          <w:t>60</w:t>
        </w:r>
        <w:r>
          <w:rPr>
            <w:webHidden/>
          </w:rPr>
          <w:fldChar w:fldCharType="end"/>
        </w:r>
      </w:hyperlink>
    </w:p>
    <w:p w:rsidR="00A8513B" w:rsidRDefault="00A8513B" w14:paraId="7C6CCDFA" w14:textId="174A688E">
      <w:pPr>
        <w:pStyle w:val="TOC3"/>
        <w:tabs>
          <w:tab w:val="right" w:leader="dot" w:pos="8777"/>
        </w:tabs>
        <w:rPr>
          <w:rFonts w:eastAsiaTheme="minorEastAsia"/>
          <w:kern w:val="2"/>
          <w:sz w:val="24"/>
          <w:szCs w:val="24"/>
          <w:lang w:val="en-US"/>
          <w14:ligatures w14:val="standardContextual"/>
        </w:rPr>
      </w:pPr>
      <w:hyperlink w:history="1" w:anchor="_Toc223525310">
        <w:r w:rsidRPr="001A0DE9">
          <w:rPr>
            <w:rStyle w:val="Hyperlink"/>
            <w:lang w:val="en-US"/>
          </w:rPr>
          <w:t>4.23. Use Case: Tìm kiếm hồ sơ nhân sự</w:t>
        </w:r>
        <w:r>
          <w:rPr>
            <w:webHidden/>
          </w:rPr>
          <w:tab/>
        </w:r>
        <w:r>
          <w:rPr>
            <w:webHidden/>
          </w:rPr>
          <w:fldChar w:fldCharType="begin"/>
        </w:r>
        <w:r>
          <w:rPr>
            <w:webHidden/>
          </w:rPr>
          <w:instrText xml:space="preserve"> PAGEREF _Toc223525310 \h </w:instrText>
        </w:r>
        <w:r>
          <w:rPr>
            <w:webHidden/>
          </w:rPr>
        </w:r>
        <w:r>
          <w:rPr>
            <w:webHidden/>
          </w:rPr>
          <w:fldChar w:fldCharType="separate"/>
        </w:r>
        <w:r>
          <w:rPr>
            <w:webHidden/>
          </w:rPr>
          <w:t>63</w:t>
        </w:r>
        <w:r>
          <w:rPr>
            <w:webHidden/>
          </w:rPr>
          <w:fldChar w:fldCharType="end"/>
        </w:r>
      </w:hyperlink>
    </w:p>
    <w:p w:rsidR="00A8513B" w:rsidRDefault="00A8513B" w14:paraId="7526DC17" w14:textId="78EA5131">
      <w:pPr>
        <w:pStyle w:val="TOC3"/>
        <w:tabs>
          <w:tab w:val="right" w:leader="dot" w:pos="8777"/>
        </w:tabs>
        <w:rPr>
          <w:rFonts w:eastAsiaTheme="minorEastAsia"/>
          <w:kern w:val="2"/>
          <w:sz w:val="24"/>
          <w:szCs w:val="24"/>
          <w:lang w:val="en-US"/>
          <w14:ligatures w14:val="standardContextual"/>
        </w:rPr>
      </w:pPr>
      <w:hyperlink w:history="1" w:anchor="_Toc223525311">
        <w:r w:rsidRPr="001A0DE9">
          <w:rPr>
            <w:rStyle w:val="Hyperlink"/>
            <w:lang w:val="en-US"/>
          </w:rPr>
          <w:t>4.24. Use Case: Lọc danh sách hồ sơ nhân sự</w:t>
        </w:r>
        <w:r>
          <w:rPr>
            <w:webHidden/>
          </w:rPr>
          <w:tab/>
        </w:r>
        <w:r>
          <w:rPr>
            <w:webHidden/>
          </w:rPr>
          <w:fldChar w:fldCharType="begin"/>
        </w:r>
        <w:r>
          <w:rPr>
            <w:webHidden/>
          </w:rPr>
          <w:instrText xml:space="preserve"> PAGEREF _Toc223525311 \h </w:instrText>
        </w:r>
        <w:r>
          <w:rPr>
            <w:webHidden/>
          </w:rPr>
        </w:r>
        <w:r>
          <w:rPr>
            <w:webHidden/>
          </w:rPr>
          <w:fldChar w:fldCharType="separate"/>
        </w:r>
        <w:r>
          <w:rPr>
            <w:webHidden/>
          </w:rPr>
          <w:t>64</w:t>
        </w:r>
        <w:r>
          <w:rPr>
            <w:webHidden/>
          </w:rPr>
          <w:fldChar w:fldCharType="end"/>
        </w:r>
      </w:hyperlink>
    </w:p>
    <w:p w:rsidR="00A8513B" w:rsidRDefault="00A8513B" w14:paraId="6ED64A53" w14:textId="2E234A5A">
      <w:pPr>
        <w:pStyle w:val="TOC3"/>
        <w:tabs>
          <w:tab w:val="right" w:leader="dot" w:pos="8777"/>
        </w:tabs>
        <w:rPr>
          <w:rFonts w:eastAsiaTheme="minorEastAsia"/>
          <w:kern w:val="2"/>
          <w:sz w:val="24"/>
          <w:szCs w:val="24"/>
          <w:lang w:val="en-US"/>
          <w14:ligatures w14:val="standardContextual"/>
        </w:rPr>
      </w:pPr>
      <w:hyperlink w:history="1" w:anchor="_Toc223525312">
        <w:r w:rsidRPr="001A0DE9">
          <w:rPr>
            <w:rStyle w:val="Hyperlink"/>
            <w:lang w:val="en-US"/>
          </w:rPr>
          <w:t>4.25. Use Case: Thêm mới Hồ sơ nhân sự</w:t>
        </w:r>
        <w:r>
          <w:rPr>
            <w:webHidden/>
          </w:rPr>
          <w:tab/>
        </w:r>
        <w:r>
          <w:rPr>
            <w:webHidden/>
          </w:rPr>
          <w:fldChar w:fldCharType="begin"/>
        </w:r>
        <w:r>
          <w:rPr>
            <w:webHidden/>
          </w:rPr>
          <w:instrText xml:space="preserve"> PAGEREF _Toc223525312 \h </w:instrText>
        </w:r>
        <w:r>
          <w:rPr>
            <w:webHidden/>
          </w:rPr>
        </w:r>
        <w:r>
          <w:rPr>
            <w:webHidden/>
          </w:rPr>
          <w:fldChar w:fldCharType="separate"/>
        </w:r>
        <w:r>
          <w:rPr>
            <w:webHidden/>
          </w:rPr>
          <w:t>66</w:t>
        </w:r>
        <w:r>
          <w:rPr>
            <w:webHidden/>
          </w:rPr>
          <w:fldChar w:fldCharType="end"/>
        </w:r>
      </w:hyperlink>
    </w:p>
    <w:p w:rsidR="00A8513B" w:rsidRDefault="00A8513B" w14:paraId="2DEE489E" w14:textId="27C1EDE8">
      <w:pPr>
        <w:pStyle w:val="TOC3"/>
        <w:tabs>
          <w:tab w:val="right" w:leader="dot" w:pos="8777"/>
        </w:tabs>
        <w:rPr>
          <w:rFonts w:eastAsiaTheme="minorEastAsia"/>
          <w:kern w:val="2"/>
          <w:sz w:val="24"/>
          <w:szCs w:val="24"/>
          <w:lang w:val="en-US"/>
          <w14:ligatures w14:val="standardContextual"/>
        </w:rPr>
      </w:pPr>
      <w:hyperlink w:history="1" w:anchor="_Toc223525313">
        <w:r w:rsidRPr="001A0DE9">
          <w:rPr>
            <w:rStyle w:val="Hyperlink"/>
            <w:lang w:val="en-US"/>
          </w:rPr>
          <w:t>4.26. Use Case: Chỉnh sửa trong chi tiết hồ sơ nhân sự</w:t>
        </w:r>
        <w:r>
          <w:rPr>
            <w:webHidden/>
          </w:rPr>
          <w:tab/>
        </w:r>
        <w:r>
          <w:rPr>
            <w:webHidden/>
          </w:rPr>
          <w:fldChar w:fldCharType="begin"/>
        </w:r>
        <w:r>
          <w:rPr>
            <w:webHidden/>
          </w:rPr>
          <w:instrText xml:space="preserve"> PAGEREF _Toc223525313 \h </w:instrText>
        </w:r>
        <w:r>
          <w:rPr>
            <w:webHidden/>
          </w:rPr>
        </w:r>
        <w:r>
          <w:rPr>
            <w:webHidden/>
          </w:rPr>
          <w:fldChar w:fldCharType="separate"/>
        </w:r>
        <w:r>
          <w:rPr>
            <w:webHidden/>
          </w:rPr>
          <w:t>69</w:t>
        </w:r>
        <w:r>
          <w:rPr>
            <w:webHidden/>
          </w:rPr>
          <w:fldChar w:fldCharType="end"/>
        </w:r>
      </w:hyperlink>
    </w:p>
    <w:p w:rsidR="00A8513B" w:rsidRDefault="00A8513B" w14:paraId="29648F9F" w14:textId="48711C81">
      <w:pPr>
        <w:pStyle w:val="TOC3"/>
        <w:tabs>
          <w:tab w:val="right" w:leader="dot" w:pos="8777"/>
        </w:tabs>
        <w:rPr>
          <w:rFonts w:eastAsiaTheme="minorEastAsia"/>
          <w:kern w:val="2"/>
          <w:sz w:val="24"/>
          <w:szCs w:val="24"/>
          <w:lang w:val="en-US"/>
          <w14:ligatures w14:val="standardContextual"/>
        </w:rPr>
      </w:pPr>
      <w:hyperlink w:history="1" w:anchor="_Toc223525314">
        <w:r w:rsidRPr="001A0DE9">
          <w:rPr>
            <w:rStyle w:val="Hyperlink"/>
            <w:lang w:val="en-US"/>
          </w:rPr>
          <w:t>4.27. Use Case: Đánh dấu thôi việc nhân sự</w:t>
        </w:r>
        <w:r>
          <w:rPr>
            <w:webHidden/>
          </w:rPr>
          <w:tab/>
        </w:r>
        <w:r>
          <w:rPr>
            <w:webHidden/>
          </w:rPr>
          <w:fldChar w:fldCharType="begin"/>
        </w:r>
        <w:r>
          <w:rPr>
            <w:webHidden/>
          </w:rPr>
          <w:instrText xml:space="preserve"> PAGEREF _Toc223525314 \h </w:instrText>
        </w:r>
        <w:r>
          <w:rPr>
            <w:webHidden/>
          </w:rPr>
        </w:r>
        <w:r>
          <w:rPr>
            <w:webHidden/>
          </w:rPr>
          <w:fldChar w:fldCharType="separate"/>
        </w:r>
        <w:r>
          <w:rPr>
            <w:webHidden/>
          </w:rPr>
          <w:t>72</w:t>
        </w:r>
        <w:r>
          <w:rPr>
            <w:webHidden/>
          </w:rPr>
          <w:fldChar w:fldCharType="end"/>
        </w:r>
      </w:hyperlink>
    </w:p>
    <w:p w:rsidR="00A8513B" w:rsidRDefault="00A8513B" w14:paraId="11E67F69" w14:textId="2F0C95A2">
      <w:pPr>
        <w:pStyle w:val="TOC3"/>
        <w:tabs>
          <w:tab w:val="right" w:leader="dot" w:pos="8777"/>
        </w:tabs>
        <w:rPr>
          <w:rFonts w:eastAsiaTheme="minorEastAsia"/>
          <w:kern w:val="2"/>
          <w:sz w:val="24"/>
          <w:szCs w:val="24"/>
          <w:lang w:val="en-US"/>
          <w14:ligatures w14:val="standardContextual"/>
        </w:rPr>
      </w:pPr>
      <w:hyperlink w:history="1" w:anchor="_Toc223525315">
        <w:r w:rsidRPr="001A0DE9">
          <w:rPr>
            <w:rStyle w:val="Hyperlink"/>
            <w:lang w:val="en-US"/>
          </w:rPr>
          <w:t>4.28. Use Case: Xem Chi tiết thông tin hồ sơ nhân sự</w:t>
        </w:r>
        <w:r>
          <w:rPr>
            <w:webHidden/>
          </w:rPr>
          <w:tab/>
        </w:r>
        <w:r>
          <w:rPr>
            <w:webHidden/>
          </w:rPr>
          <w:fldChar w:fldCharType="begin"/>
        </w:r>
        <w:r>
          <w:rPr>
            <w:webHidden/>
          </w:rPr>
          <w:instrText xml:space="preserve"> PAGEREF _Toc223525315 \h </w:instrText>
        </w:r>
        <w:r>
          <w:rPr>
            <w:webHidden/>
          </w:rPr>
        </w:r>
        <w:r>
          <w:rPr>
            <w:webHidden/>
          </w:rPr>
          <w:fldChar w:fldCharType="separate"/>
        </w:r>
        <w:r>
          <w:rPr>
            <w:webHidden/>
          </w:rPr>
          <w:t>74</w:t>
        </w:r>
        <w:r>
          <w:rPr>
            <w:webHidden/>
          </w:rPr>
          <w:fldChar w:fldCharType="end"/>
        </w:r>
      </w:hyperlink>
    </w:p>
    <w:p w:rsidR="00A8513B" w:rsidRDefault="00A8513B" w14:paraId="52B29EE8" w14:textId="28052022">
      <w:pPr>
        <w:pStyle w:val="TOC3"/>
        <w:tabs>
          <w:tab w:val="right" w:leader="dot" w:pos="8777"/>
        </w:tabs>
        <w:rPr>
          <w:rFonts w:eastAsiaTheme="minorEastAsia"/>
          <w:kern w:val="2"/>
          <w:sz w:val="24"/>
          <w:szCs w:val="24"/>
          <w:lang w:val="en-US"/>
          <w14:ligatures w14:val="standardContextual"/>
        </w:rPr>
      </w:pPr>
      <w:hyperlink w:history="1" w:anchor="_Toc223525316">
        <w:r w:rsidRPr="001A0DE9">
          <w:rPr>
            <w:rStyle w:val="Hyperlink"/>
            <w:lang w:val="en-US"/>
          </w:rPr>
          <w:t>4.29. Use Case: Ghi nhận đánh giá cho nhân sự</w:t>
        </w:r>
        <w:r>
          <w:rPr>
            <w:webHidden/>
          </w:rPr>
          <w:tab/>
        </w:r>
        <w:r>
          <w:rPr>
            <w:webHidden/>
          </w:rPr>
          <w:fldChar w:fldCharType="begin"/>
        </w:r>
        <w:r>
          <w:rPr>
            <w:webHidden/>
          </w:rPr>
          <w:instrText xml:space="preserve"> PAGEREF _Toc223525316 \h </w:instrText>
        </w:r>
        <w:r>
          <w:rPr>
            <w:webHidden/>
          </w:rPr>
        </w:r>
        <w:r>
          <w:rPr>
            <w:webHidden/>
          </w:rPr>
          <w:fldChar w:fldCharType="separate"/>
        </w:r>
        <w:r>
          <w:rPr>
            <w:webHidden/>
          </w:rPr>
          <w:t>75</w:t>
        </w:r>
        <w:r>
          <w:rPr>
            <w:webHidden/>
          </w:rPr>
          <w:fldChar w:fldCharType="end"/>
        </w:r>
      </w:hyperlink>
    </w:p>
    <w:p w:rsidR="00A8513B" w:rsidRDefault="00A8513B" w14:paraId="29871A3A" w14:textId="044CAD74">
      <w:pPr>
        <w:pStyle w:val="TOC3"/>
        <w:tabs>
          <w:tab w:val="right" w:leader="dot" w:pos="8777"/>
        </w:tabs>
        <w:rPr>
          <w:rFonts w:eastAsiaTheme="minorEastAsia"/>
          <w:kern w:val="2"/>
          <w:sz w:val="24"/>
          <w:szCs w:val="24"/>
          <w:lang w:val="en-US"/>
          <w14:ligatures w14:val="standardContextual"/>
        </w:rPr>
      </w:pPr>
      <w:hyperlink w:history="1" w:anchor="_Toc223525317">
        <w:r w:rsidRPr="001A0DE9">
          <w:rPr>
            <w:rStyle w:val="Hyperlink"/>
            <w:lang w:val="en-US"/>
          </w:rPr>
          <w:t>4.30. Use Case: Bổ nhiệm nhân sự cho đơn vị tổ chức nhân sự</w:t>
        </w:r>
        <w:r>
          <w:rPr>
            <w:webHidden/>
          </w:rPr>
          <w:tab/>
        </w:r>
        <w:r>
          <w:rPr>
            <w:webHidden/>
          </w:rPr>
          <w:fldChar w:fldCharType="begin"/>
        </w:r>
        <w:r>
          <w:rPr>
            <w:webHidden/>
          </w:rPr>
          <w:instrText xml:space="preserve"> PAGEREF _Toc223525317 \h </w:instrText>
        </w:r>
        <w:r>
          <w:rPr>
            <w:webHidden/>
          </w:rPr>
        </w:r>
        <w:r>
          <w:rPr>
            <w:webHidden/>
          </w:rPr>
          <w:fldChar w:fldCharType="separate"/>
        </w:r>
        <w:r>
          <w:rPr>
            <w:webHidden/>
          </w:rPr>
          <w:t>77</w:t>
        </w:r>
        <w:r>
          <w:rPr>
            <w:webHidden/>
          </w:rPr>
          <w:fldChar w:fldCharType="end"/>
        </w:r>
      </w:hyperlink>
    </w:p>
    <w:p w:rsidR="00A8513B" w:rsidRDefault="00A8513B" w14:paraId="3F05E4C8" w14:textId="468AD76D">
      <w:pPr>
        <w:pStyle w:val="TOC3"/>
        <w:tabs>
          <w:tab w:val="right" w:leader="dot" w:pos="8777"/>
        </w:tabs>
        <w:rPr>
          <w:rFonts w:eastAsiaTheme="minorEastAsia"/>
          <w:kern w:val="2"/>
          <w:sz w:val="24"/>
          <w:szCs w:val="24"/>
          <w:lang w:val="en-US"/>
          <w14:ligatures w14:val="standardContextual"/>
        </w:rPr>
      </w:pPr>
      <w:hyperlink w:history="1" w:anchor="_Toc223525318">
        <w:r w:rsidRPr="001A0DE9">
          <w:rPr>
            <w:rStyle w:val="Hyperlink"/>
            <w:lang w:val="en-US"/>
          </w:rPr>
          <w:t>4.31. Use Case: Bãi nhiệm nhân sự khỏi đơn vị tổ chức nhân sự</w:t>
        </w:r>
        <w:r>
          <w:rPr>
            <w:webHidden/>
          </w:rPr>
          <w:tab/>
        </w:r>
        <w:r>
          <w:rPr>
            <w:webHidden/>
          </w:rPr>
          <w:fldChar w:fldCharType="begin"/>
        </w:r>
        <w:r>
          <w:rPr>
            <w:webHidden/>
          </w:rPr>
          <w:instrText xml:space="preserve"> PAGEREF _Toc223525318 \h </w:instrText>
        </w:r>
        <w:r>
          <w:rPr>
            <w:webHidden/>
          </w:rPr>
        </w:r>
        <w:r>
          <w:rPr>
            <w:webHidden/>
          </w:rPr>
          <w:fldChar w:fldCharType="separate"/>
        </w:r>
        <w:r>
          <w:rPr>
            <w:webHidden/>
          </w:rPr>
          <w:t>79</w:t>
        </w:r>
        <w:r>
          <w:rPr>
            <w:webHidden/>
          </w:rPr>
          <w:fldChar w:fldCharType="end"/>
        </w:r>
      </w:hyperlink>
    </w:p>
    <w:p w:rsidR="00A8513B" w:rsidRDefault="00A8513B" w14:paraId="6026B1F5" w14:textId="40743827">
      <w:pPr>
        <w:pStyle w:val="TOC3"/>
        <w:tabs>
          <w:tab w:val="right" w:leader="dot" w:pos="8777"/>
        </w:tabs>
        <w:rPr>
          <w:rFonts w:eastAsiaTheme="minorEastAsia"/>
          <w:kern w:val="2"/>
          <w:sz w:val="24"/>
          <w:szCs w:val="24"/>
          <w:lang w:val="en-US"/>
          <w14:ligatures w14:val="standardContextual"/>
        </w:rPr>
      </w:pPr>
      <w:hyperlink w:history="1" w:anchor="_Toc223525319">
        <w:r w:rsidRPr="001A0DE9">
          <w:rPr>
            <w:rStyle w:val="Hyperlink"/>
            <w:lang w:val="en-US"/>
          </w:rPr>
          <w:t>4.32. Use Case: Xem chi tiết thông tin đơn vị tổ chức nhân sự</w:t>
        </w:r>
        <w:r>
          <w:rPr>
            <w:webHidden/>
          </w:rPr>
          <w:tab/>
        </w:r>
        <w:r>
          <w:rPr>
            <w:webHidden/>
          </w:rPr>
          <w:fldChar w:fldCharType="begin"/>
        </w:r>
        <w:r>
          <w:rPr>
            <w:webHidden/>
          </w:rPr>
          <w:instrText xml:space="preserve"> PAGEREF _Toc223525319 \h </w:instrText>
        </w:r>
        <w:r>
          <w:rPr>
            <w:webHidden/>
          </w:rPr>
        </w:r>
        <w:r>
          <w:rPr>
            <w:webHidden/>
          </w:rPr>
          <w:fldChar w:fldCharType="separate"/>
        </w:r>
        <w:r>
          <w:rPr>
            <w:webHidden/>
          </w:rPr>
          <w:t>81</w:t>
        </w:r>
        <w:r>
          <w:rPr>
            <w:webHidden/>
          </w:rPr>
          <w:fldChar w:fldCharType="end"/>
        </w:r>
      </w:hyperlink>
    </w:p>
    <w:p w:rsidR="00A8513B" w:rsidRDefault="00A8513B" w14:paraId="4785F406" w14:textId="78DA3C1A">
      <w:pPr>
        <w:pStyle w:val="TOC3"/>
        <w:tabs>
          <w:tab w:val="right" w:leader="dot" w:pos="8777"/>
        </w:tabs>
        <w:rPr>
          <w:rFonts w:eastAsiaTheme="minorEastAsia"/>
          <w:kern w:val="2"/>
          <w:sz w:val="24"/>
          <w:szCs w:val="24"/>
          <w:lang w:val="en-US"/>
          <w14:ligatures w14:val="standardContextual"/>
        </w:rPr>
      </w:pPr>
      <w:hyperlink w:history="1" w:anchor="_Toc223525320">
        <w:r w:rsidRPr="001A0DE9">
          <w:rPr>
            <w:rStyle w:val="Hyperlink"/>
            <w:lang w:val="en-US"/>
          </w:rPr>
          <w:t>4.33. Use Case: Mở khóa đào tạo cho cán bộ giảng viên</w:t>
        </w:r>
        <w:r>
          <w:rPr>
            <w:webHidden/>
          </w:rPr>
          <w:tab/>
        </w:r>
        <w:r>
          <w:rPr>
            <w:webHidden/>
          </w:rPr>
          <w:fldChar w:fldCharType="begin"/>
        </w:r>
        <w:r>
          <w:rPr>
            <w:webHidden/>
          </w:rPr>
          <w:instrText xml:space="preserve"> PAGEREF _Toc223525320 \h </w:instrText>
        </w:r>
        <w:r>
          <w:rPr>
            <w:webHidden/>
          </w:rPr>
        </w:r>
        <w:r>
          <w:rPr>
            <w:webHidden/>
          </w:rPr>
          <w:fldChar w:fldCharType="separate"/>
        </w:r>
        <w:r>
          <w:rPr>
            <w:webHidden/>
          </w:rPr>
          <w:t>82</w:t>
        </w:r>
        <w:r>
          <w:rPr>
            <w:webHidden/>
          </w:rPr>
          <w:fldChar w:fldCharType="end"/>
        </w:r>
      </w:hyperlink>
    </w:p>
    <w:p w:rsidR="00A8513B" w:rsidRDefault="00A8513B" w14:paraId="78EF52DB" w14:textId="6B8C7165">
      <w:pPr>
        <w:pStyle w:val="TOC3"/>
        <w:tabs>
          <w:tab w:val="right" w:leader="dot" w:pos="8777"/>
        </w:tabs>
        <w:rPr>
          <w:rFonts w:eastAsiaTheme="minorEastAsia"/>
          <w:kern w:val="2"/>
          <w:sz w:val="24"/>
          <w:szCs w:val="24"/>
          <w:lang w:val="en-US"/>
          <w14:ligatures w14:val="standardContextual"/>
        </w:rPr>
      </w:pPr>
      <w:hyperlink w:history="1" w:anchor="_Toc223525321">
        <w:r w:rsidRPr="001A0DE9">
          <w:rPr>
            <w:rStyle w:val="Hyperlink"/>
            <w:lang w:val="en-US"/>
          </w:rPr>
          <w:t>4.34. Use Case: Sửa thông tin khóa đào tạo đã mở</w:t>
        </w:r>
        <w:r>
          <w:rPr>
            <w:webHidden/>
          </w:rPr>
          <w:tab/>
        </w:r>
        <w:r>
          <w:rPr>
            <w:webHidden/>
          </w:rPr>
          <w:fldChar w:fldCharType="begin"/>
        </w:r>
        <w:r>
          <w:rPr>
            <w:webHidden/>
          </w:rPr>
          <w:instrText xml:space="preserve"> PAGEREF _Toc223525321 \h </w:instrText>
        </w:r>
        <w:r>
          <w:rPr>
            <w:webHidden/>
          </w:rPr>
        </w:r>
        <w:r>
          <w:rPr>
            <w:webHidden/>
          </w:rPr>
          <w:fldChar w:fldCharType="separate"/>
        </w:r>
        <w:r>
          <w:rPr>
            <w:webHidden/>
          </w:rPr>
          <w:t>84</w:t>
        </w:r>
        <w:r>
          <w:rPr>
            <w:webHidden/>
          </w:rPr>
          <w:fldChar w:fldCharType="end"/>
        </w:r>
      </w:hyperlink>
    </w:p>
    <w:p w:rsidR="00A8513B" w:rsidRDefault="00A8513B" w14:paraId="104AA31B" w14:textId="30845C13">
      <w:pPr>
        <w:pStyle w:val="TOC3"/>
        <w:tabs>
          <w:tab w:val="right" w:leader="dot" w:pos="8777"/>
        </w:tabs>
        <w:rPr>
          <w:rFonts w:eastAsiaTheme="minorEastAsia"/>
          <w:kern w:val="2"/>
          <w:sz w:val="24"/>
          <w:szCs w:val="24"/>
          <w:lang w:val="en-US"/>
          <w14:ligatures w14:val="standardContextual"/>
        </w:rPr>
      </w:pPr>
      <w:hyperlink w:history="1" w:anchor="_Toc223525322">
        <w:r w:rsidRPr="001A0DE9">
          <w:rPr>
            <w:rStyle w:val="Hyperlink"/>
            <w:lang w:val="en-US"/>
          </w:rPr>
          <w:t>4.35. Use Case: Xem chi tiết thông tin khóa đào tạo đã mở</w:t>
        </w:r>
        <w:r>
          <w:rPr>
            <w:webHidden/>
          </w:rPr>
          <w:tab/>
        </w:r>
        <w:r>
          <w:rPr>
            <w:webHidden/>
          </w:rPr>
          <w:fldChar w:fldCharType="begin"/>
        </w:r>
        <w:r>
          <w:rPr>
            <w:webHidden/>
          </w:rPr>
          <w:instrText xml:space="preserve"> PAGEREF _Toc223525322 \h </w:instrText>
        </w:r>
        <w:r>
          <w:rPr>
            <w:webHidden/>
          </w:rPr>
        </w:r>
        <w:r>
          <w:rPr>
            <w:webHidden/>
          </w:rPr>
          <w:fldChar w:fldCharType="separate"/>
        </w:r>
        <w:r>
          <w:rPr>
            <w:webHidden/>
          </w:rPr>
          <w:t>86</w:t>
        </w:r>
        <w:r>
          <w:rPr>
            <w:webHidden/>
          </w:rPr>
          <w:fldChar w:fldCharType="end"/>
        </w:r>
      </w:hyperlink>
    </w:p>
    <w:p w:rsidR="00A8513B" w:rsidRDefault="00A8513B" w14:paraId="1A600CEA" w14:textId="2C1D32AA">
      <w:pPr>
        <w:pStyle w:val="TOC3"/>
        <w:tabs>
          <w:tab w:val="right" w:leader="dot" w:pos="8777"/>
        </w:tabs>
        <w:rPr>
          <w:rFonts w:eastAsiaTheme="minorEastAsia"/>
          <w:kern w:val="2"/>
          <w:sz w:val="24"/>
          <w:szCs w:val="24"/>
          <w:lang w:val="en-US"/>
          <w14:ligatures w14:val="standardContextual"/>
        </w:rPr>
      </w:pPr>
      <w:hyperlink w:history="1" w:anchor="_Toc223525323">
        <w:r w:rsidRPr="001A0DE9">
          <w:rPr>
            <w:rStyle w:val="Hyperlink"/>
            <w:lang w:val="en-US"/>
          </w:rPr>
          <w:t>4.36. Use Case: Ghi nhận kết quả đào tạo của cán bộ giảng viên</w:t>
        </w:r>
        <w:r>
          <w:rPr>
            <w:webHidden/>
          </w:rPr>
          <w:tab/>
        </w:r>
        <w:r>
          <w:rPr>
            <w:webHidden/>
          </w:rPr>
          <w:fldChar w:fldCharType="begin"/>
        </w:r>
        <w:r>
          <w:rPr>
            <w:webHidden/>
          </w:rPr>
          <w:instrText xml:space="preserve"> PAGEREF _Toc223525323 \h </w:instrText>
        </w:r>
        <w:r>
          <w:rPr>
            <w:webHidden/>
          </w:rPr>
        </w:r>
        <w:r>
          <w:rPr>
            <w:webHidden/>
          </w:rPr>
          <w:fldChar w:fldCharType="separate"/>
        </w:r>
        <w:r>
          <w:rPr>
            <w:webHidden/>
          </w:rPr>
          <w:t>88</w:t>
        </w:r>
        <w:r>
          <w:rPr>
            <w:webHidden/>
          </w:rPr>
          <w:fldChar w:fldCharType="end"/>
        </w:r>
      </w:hyperlink>
    </w:p>
    <w:p w:rsidR="00A8513B" w:rsidRDefault="00A8513B" w14:paraId="71DC3922" w14:textId="5DFE5126">
      <w:pPr>
        <w:pStyle w:val="TOC3"/>
        <w:tabs>
          <w:tab w:val="right" w:leader="dot" w:pos="8777"/>
        </w:tabs>
        <w:rPr>
          <w:rFonts w:eastAsiaTheme="minorEastAsia"/>
          <w:kern w:val="2"/>
          <w:sz w:val="24"/>
          <w:szCs w:val="24"/>
          <w:lang w:val="en-US"/>
          <w14:ligatures w14:val="standardContextual"/>
        </w:rPr>
      </w:pPr>
      <w:hyperlink w:history="1" w:anchor="_Toc223525324">
        <w:r w:rsidRPr="001A0DE9">
          <w:rPr>
            <w:rStyle w:val="Hyperlink"/>
            <w:lang w:val="en-US"/>
          </w:rPr>
          <w:t>4.37. Use Case: Xem chi tiết các thống kê</w:t>
        </w:r>
        <w:r>
          <w:rPr>
            <w:webHidden/>
          </w:rPr>
          <w:tab/>
        </w:r>
        <w:r>
          <w:rPr>
            <w:webHidden/>
          </w:rPr>
          <w:fldChar w:fldCharType="begin"/>
        </w:r>
        <w:r>
          <w:rPr>
            <w:webHidden/>
          </w:rPr>
          <w:instrText xml:space="preserve"> PAGEREF _Toc223525324 \h </w:instrText>
        </w:r>
        <w:r>
          <w:rPr>
            <w:webHidden/>
          </w:rPr>
        </w:r>
        <w:r>
          <w:rPr>
            <w:webHidden/>
          </w:rPr>
          <w:fldChar w:fldCharType="separate"/>
        </w:r>
        <w:r>
          <w:rPr>
            <w:webHidden/>
          </w:rPr>
          <w:t>91</w:t>
        </w:r>
        <w:r>
          <w:rPr>
            <w:webHidden/>
          </w:rPr>
          <w:fldChar w:fldCharType="end"/>
        </w:r>
      </w:hyperlink>
    </w:p>
    <w:p w:rsidR="00A8513B" w:rsidRDefault="00A8513B" w14:paraId="2888BC2C" w14:textId="42477C9B">
      <w:pPr>
        <w:pStyle w:val="TOC3"/>
        <w:tabs>
          <w:tab w:val="right" w:leader="dot" w:pos="8777"/>
        </w:tabs>
        <w:rPr>
          <w:rFonts w:eastAsiaTheme="minorEastAsia"/>
          <w:kern w:val="2"/>
          <w:sz w:val="24"/>
          <w:szCs w:val="24"/>
          <w:lang w:val="en-US"/>
          <w14:ligatures w14:val="standardContextual"/>
        </w:rPr>
      </w:pPr>
      <w:hyperlink w:history="1" w:anchor="_Toc223525325">
        <w:r w:rsidRPr="001A0DE9">
          <w:rPr>
            <w:rStyle w:val="Hyperlink"/>
            <w:lang w:val="en-US"/>
          </w:rPr>
          <w:t>4.38. Use Case: Xem các thông tin trong hồ sơ cá nhân của nhân sự</w:t>
        </w:r>
        <w:r>
          <w:rPr>
            <w:webHidden/>
          </w:rPr>
          <w:tab/>
        </w:r>
        <w:r>
          <w:rPr>
            <w:webHidden/>
          </w:rPr>
          <w:fldChar w:fldCharType="begin"/>
        </w:r>
        <w:r>
          <w:rPr>
            <w:webHidden/>
          </w:rPr>
          <w:instrText xml:space="preserve"> PAGEREF _Toc223525325 \h </w:instrText>
        </w:r>
        <w:r>
          <w:rPr>
            <w:webHidden/>
          </w:rPr>
        </w:r>
        <w:r>
          <w:rPr>
            <w:webHidden/>
          </w:rPr>
          <w:fldChar w:fldCharType="separate"/>
        </w:r>
        <w:r>
          <w:rPr>
            <w:webHidden/>
          </w:rPr>
          <w:t>92</w:t>
        </w:r>
        <w:r>
          <w:rPr>
            <w:webHidden/>
          </w:rPr>
          <w:fldChar w:fldCharType="end"/>
        </w:r>
      </w:hyperlink>
    </w:p>
    <w:p w:rsidR="00A8513B" w:rsidRDefault="00A8513B" w14:paraId="20A7B057" w14:textId="11C793AD">
      <w:pPr>
        <w:pStyle w:val="TOC3"/>
        <w:tabs>
          <w:tab w:val="right" w:leader="dot" w:pos="8777"/>
        </w:tabs>
        <w:rPr>
          <w:rFonts w:eastAsiaTheme="minorEastAsia"/>
          <w:kern w:val="2"/>
          <w:sz w:val="24"/>
          <w:szCs w:val="24"/>
          <w:lang w:val="en-US"/>
          <w14:ligatures w14:val="standardContextual"/>
        </w:rPr>
      </w:pPr>
      <w:hyperlink w:history="1" w:anchor="_Toc223525326">
        <w:r w:rsidRPr="001A0DE9">
          <w:rPr>
            <w:rStyle w:val="Hyperlink"/>
            <w:lang w:val="en-US"/>
          </w:rPr>
          <w:t>4.39. Use Case: Xem thông tin chi tiết đơn vị đang công tác</w:t>
        </w:r>
        <w:r>
          <w:rPr>
            <w:webHidden/>
          </w:rPr>
          <w:tab/>
        </w:r>
        <w:r>
          <w:rPr>
            <w:webHidden/>
          </w:rPr>
          <w:fldChar w:fldCharType="begin"/>
        </w:r>
        <w:r>
          <w:rPr>
            <w:webHidden/>
          </w:rPr>
          <w:instrText xml:space="preserve"> PAGEREF _Toc223525326 \h </w:instrText>
        </w:r>
        <w:r>
          <w:rPr>
            <w:webHidden/>
          </w:rPr>
        </w:r>
        <w:r>
          <w:rPr>
            <w:webHidden/>
          </w:rPr>
          <w:fldChar w:fldCharType="separate"/>
        </w:r>
        <w:r>
          <w:rPr>
            <w:webHidden/>
          </w:rPr>
          <w:t>94</w:t>
        </w:r>
        <w:r>
          <w:rPr>
            <w:webHidden/>
          </w:rPr>
          <w:fldChar w:fldCharType="end"/>
        </w:r>
      </w:hyperlink>
    </w:p>
    <w:p w:rsidR="00A8513B" w:rsidRDefault="00A8513B" w14:paraId="5C24B09A" w14:textId="492BAA20">
      <w:pPr>
        <w:pStyle w:val="TOC3"/>
        <w:tabs>
          <w:tab w:val="right" w:leader="dot" w:pos="8777"/>
        </w:tabs>
        <w:rPr>
          <w:rFonts w:eastAsiaTheme="minorEastAsia"/>
          <w:kern w:val="2"/>
          <w:sz w:val="24"/>
          <w:szCs w:val="24"/>
          <w:lang w:val="en-US"/>
          <w14:ligatures w14:val="standardContextual"/>
        </w:rPr>
      </w:pPr>
      <w:hyperlink w:history="1" w:anchor="_Toc223525327">
        <w:r w:rsidRPr="001A0DE9">
          <w:rPr>
            <w:rStyle w:val="Hyperlink"/>
            <w:lang w:val="en-US"/>
          </w:rPr>
          <w:t>4.40. Use Case: Đăng ký tham gia khóa đào tạo</w:t>
        </w:r>
        <w:r>
          <w:rPr>
            <w:webHidden/>
          </w:rPr>
          <w:tab/>
        </w:r>
        <w:r>
          <w:rPr>
            <w:webHidden/>
          </w:rPr>
          <w:fldChar w:fldCharType="begin"/>
        </w:r>
        <w:r>
          <w:rPr>
            <w:webHidden/>
          </w:rPr>
          <w:instrText xml:space="preserve"> PAGEREF _Toc223525327 \h </w:instrText>
        </w:r>
        <w:r>
          <w:rPr>
            <w:webHidden/>
          </w:rPr>
        </w:r>
        <w:r>
          <w:rPr>
            <w:webHidden/>
          </w:rPr>
          <w:fldChar w:fldCharType="separate"/>
        </w:r>
        <w:r>
          <w:rPr>
            <w:webHidden/>
          </w:rPr>
          <w:t>95</w:t>
        </w:r>
        <w:r>
          <w:rPr>
            <w:webHidden/>
          </w:rPr>
          <w:fldChar w:fldCharType="end"/>
        </w:r>
      </w:hyperlink>
    </w:p>
    <w:p w:rsidR="00A8513B" w:rsidRDefault="00A8513B" w14:paraId="0697EA3A" w14:textId="7FBD2DA5">
      <w:pPr>
        <w:pStyle w:val="TOC3"/>
        <w:tabs>
          <w:tab w:val="right" w:leader="dot" w:pos="8777"/>
        </w:tabs>
        <w:rPr>
          <w:rFonts w:eastAsiaTheme="minorEastAsia"/>
          <w:kern w:val="2"/>
          <w:sz w:val="24"/>
          <w:szCs w:val="24"/>
          <w:lang w:val="en-US"/>
          <w14:ligatures w14:val="standardContextual"/>
        </w:rPr>
      </w:pPr>
      <w:hyperlink w:history="1" w:anchor="_Toc223525328">
        <w:r w:rsidRPr="001A0DE9">
          <w:rPr>
            <w:rStyle w:val="Hyperlink"/>
            <w:lang w:val="en-US"/>
          </w:rPr>
          <w:t>4.41. Use Case: Xem danh sách các khóa đào tạo đã đăng ký</w:t>
        </w:r>
        <w:r>
          <w:rPr>
            <w:webHidden/>
          </w:rPr>
          <w:tab/>
        </w:r>
        <w:r>
          <w:rPr>
            <w:webHidden/>
          </w:rPr>
          <w:fldChar w:fldCharType="begin"/>
        </w:r>
        <w:r>
          <w:rPr>
            <w:webHidden/>
          </w:rPr>
          <w:instrText xml:space="preserve"> PAGEREF _Toc223525328 \h </w:instrText>
        </w:r>
        <w:r>
          <w:rPr>
            <w:webHidden/>
          </w:rPr>
        </w:r>
        <w:r>
          <w:rPr>
            <w:webHidden/>
          </w:rPr>
          <w:fldChar w:fldCharType="separate"/>
        </w:r>
        <w:r>
          <w:rPr>
            <w:webHidden/>
          </w:rPr>
          <w:t>97</w:t>
        </w:r>
        <w:r>
          <w:rPr>
            <w:webHidden/>
          </w:rPr>
          <w:fldChar w:fldCharType="end"/>
        </w:r>
      </w:hyperlink>
    </w:p>
    <w:p w:rsidR="00A8513B" w:rsidRDefault="00A8513B" w14:paraId="0D01643A" w14:textId="00C4FF55">
      <w:pPr>
        <w:pStyle w:val="TOC3"/>
        <w:tabs>
          <w:tab w:val="right" w:leader="dot" w:pos="8777"/>
        </w:tabs>
        <w:rPr>
          <w:rFonts w:eastAsiaTheme="minorEastAsia"/>
          <w:kern w:val="2"/>
          <w:sz w:val="24"/>
          <w:szCs w:val="24"/>
          <w:lang w:val="en-US"/>
          <w14:ligatures w14:val="standardContextual"/>
        </w:rPr>
      </w:pPr>
      <w:hyperlink w:history="1" w:anchor="_Toc223525329">
        <w:r w:rsidRPr="001A0DE9">
          <w:rPr>
            <w:rStyle w:val="Hyperlink"/>
            <w:lang w:val="en-US"/>
          </w:rPr>
          <w:t>4.42. Use Case: Xem nhật ký hệ thống (Audit Log)</w:t>
        </w:r>
        <w:r>
          <w:rPr>
            <w:webHidden/>
          </w:rPr>
          <w:tab/>
        </w:r>
        <w:r>
          <w:rPr>
            <w:webHidden/>
          </w:rPr>
          <w:fldChar w:fldCharType="begin"/>
        </w:r>
        <w:r>
          <w:rPr>
            <w:webHidden/>
          </w:rPr>
          <w:instrText xml:space="preserve"> PAGEREF _Toc223525329 \h </w:instrText>
        </w:r>
        <w:r>
          <w:rPr>
            <w:webHidden/>
          </w:rPr>
        </w:r>
        <w:r>
          <w:rPr>
            <w:webHidden/>
          </w:rPr>
          <w:fldChar w:fldCharType="separate"/>
        </w:r>
        <w:r>
          <w:rPr>
            <w:webHidden/>
          </w:rPr>
          <w:t>99</w:t>
        </w:r>
        <w:r>
          <w:rPr>
            <w:webHidden/>
          </w:rPr>
          <w:fldChar w:fldCharType="end"/>
        </w:r>
      </w:hyperlink>
    </w:p>
    <w:p w:rsidR="00A8513B" w:rsidRDefault="00A8513B" w14:paraId="096EBE8B" w14:textId="2D5D752C">
      <w:pPr>
        <w:pStyle w:val="TOC1"/>
        <w:rPr>
          <w:rFonts w:eastAsiaTheme="minorEastAsia"/>
          <w:kern w:val="2"/>
          <w:sz w:val="24"/>
          <w:szCs w:val="24"/>
          <w:lang w:val="en-US"/>
          <w14:ligatures w14:val="standardContextual"/>
        </w:rPr>
      </w:pPr>
      <w:hyperlink w:history="1" w:anchor="_Toc223525330">
        <w:r w:rsidRPr="001A0DE9">
          <w:rPr>
            <w:rStyle w:val="Hyperlink"/>
            <w:lang w:val="en-US"/>
          </w:rPr>
          <w:t>V.</w:t>
        </w:r>
        <w:r w:rsidRPr="001A0DE9">
          <w:rPr>
            <w:rStyle w:val="Hyperlink"/>
            <w:rFonts w:ascii="Noto Sans" w:hAnsi="Noto Sans" w:eastAsia="Noto Sans" w:cs="Noto Sans"/>
            <w:lang w:val="en-US"/>
          </w:rPr>
          <w:t xml:space="preserve"> </w:t>
        </w:r>
        <w:r w:rsidRPr="001A0DE9">
          <w:rPr>
            <w:rStyle w:val="Hyperlink"/>
            <w:rFonts w:eastAsia="Noto Sans"/>
            <w:lang w:val="en-US"/>
          </w:rPr>
          <w:t>XÁC ĐỊNH CÁC LỚP, XÂY DỰNG BIỂU ĐỒ LỚP</w:t>
        </w:r>
        <w:r>
          <w:rPr>
            <w:webHidden/>
          </w:rPr>
          <w:tab/>
        </w:r>
        <w:r>
          <w:rPr>
            <w:webHidden/>
          </w:rPr>
          <w:fldChar w:fldCharType="begin"/>
        </w:r>
        <w:r>
          <w:rPr>
            <w:webHidden/>
          </w:rPr>
          <w:instrText xml:space="preserve"> PAGEREF _Toc223525330 \h </w:instrText>
        </w:r>
        <w:r>
          <w:rPr>
            <w:webHidden/>
          </w:rPr>
        </w:r>
        <w:r>
          <w:rPr>
            <w:webHidden/>
          </w:rPr>
          <w:fldChar w:fldCharType="separate"/>
        </w:r>
        <w:r>
          <w:rPr>
            <w:webHidden/>
          </w:rPr>
          <w:t>101</w:t>
        </w:r>
        <w:r>
          <w:rPr>
            <w:webHidden/>
          </w:rPr>
          <w:fldChar w:fldCharType="end"/>
        </w:r>
      </w:hyperlink>
    </w:p>
    <w:p w:rsidR="00A8513B" w:rsidRDefault="00A8513B" w14:paraId="78909A2F" w14:textId="255A5CEE">
      <w:pPr>
        <w:pStyle w:val="TOC2"/>
        <w:tabs>
          <w:tab w:val="right" w:leader="dot" w:pos="8777"/>
        </w:tabs>
        <w:rPr>
          <w:rFonts w:eastAsiaTheme="minorEastAsia"/>
          <w:kern w:val="2"/>
          <w:sz w:val="24"/>
          <w:szCs w:val="24"/>
          <w:lang w:val="en-US"/>
          <w14:ligatures w14:val="standardContextual"/>
        </w:rPr>
      </w:pPr>
      <w:hyperlink w:history="1" w:anchor="_Toc223525331">
        <w:r w:rsidRPr="001A0DE9">
          <w:rPr>
            <w:rStyle w:val="Hyperlink"/>
          </w:rPr>
          <w:t>5.1. Xác định các lớp — Biểu đồ lớp Hệ thống HRMS</w:t>
        </w:r>
        <w:r>
          <w:rPr>
            <w:webHidden/>
          </w:rPr>
          <w:tab/>
        </w:r>
        <w:r>
          <w:rPr>
            <w:webHidden/>
          </w:rPr>
          <w:fldChar w:fldCharType="begin"/>
        </w:r>
        <w:r>
          <w:rPr>
            <w:webHidden/>
          </w:rPr>
          <w:instrText xml:space="preserve"> PAGEREF _Toc223525331 \h </w:instrText>
        </w:r>
        <w:r>
          <w:rPr>
            <w:webHidden/>
          </w:rPr>
        </w:r>
        <w:r>
          <w:rPr>
            <w:webHidden/>
          </w:rPr>
          <w:fldChar w:fldCharType="separate"/>
        </w:r>
        <w:r>
          <w:rPr>
            <w:webHidden/>
          </w:rPr>
          <w:t>101</w:t>
        </w:r>
        <w:r>
          <w:rPr>
            <w:webHidden/>
          </w:rPr>
          <w:fldChar w:fldCharType="end"/>
        </w:r>
      </w:hyperlink>
    </w:p>
    <w:p w:rsidR="00A8513B" w:rsidRDefault="00A8513B" w14:paraId="5E77E60C" w14:textId="3523CB75">
      <w:pPr>
        <w:pStyle w:val="TOC3"/>
        <w:tabs>
          <w:tab w:val="right" w:leader="dot" w:pos="8777"/>
        </w:tabs>
        <w:rPr>
          <w:rFonts w:eastAsiaTheme="minorEastAsia"/>
          <w:kern w:val="2"/>
          <w:sz w:val="24"/>
          <w:szCs w:val="24"/>
          <w:lang w:val="en-US"/>
          <w14:ligatures w14:val="standardContextual"/>
        </w:rPr>
      </w:pPr>
      <w:hyperlink w:history="1" w:anchor="_Toc223525332">
        <w:r w:rsidRPr="001A0DE9">
          <w:rPr>
            <w:rStyle w:val="Hyperlink"/>
          </w:rPr>
          <w:t>5.1.1. VaiTro (Vai trò)</w:t>
        </w:r>
        <w:r>
          <w:rPr>
            <w:webHidden/>
          </w:rPr>
          <w:tab/>
        </w:r>
        <w:r>
          <w:rPr>
            <w:webHidden/>
          </w:rPr>
          <w:fldChar w:fldCharType="begin"/>
        </w:r>
        <w:r>
          <w:rPr>
            <w:webHidden/>
          </w:rPr>
          <w:instrText xml:space="preserve"> PAGEREF _Toc223525332 \h </w:instrText>
        </w:r>
        <w:r>
          <w:rPr>
            <w:webHidden/>
          </w:rPr>
        </w:r>
        <w:r>
          <w:rPr>
            <w:webHidden/>
          </w:rPr>
          <w:fldChar w:fldCharType="separate"/>
        </w:r>
        <w:r>
          <w:rPr>
            <w:webHidden/>
          </w:rPr>
          <w:t>101</w:t>
        </w:r>
        <w:r>
          <w:rPr>
            <w:webHidden/>
          </w:rPr>
          <w:fldChar w:fldCharType="end"/>
        </w:r>
      </w:hyperlink>
    </w:p>
    <w:p w:rsidR="00A8513B" w:rsidRDefault="00A8513B" w14:paraId="38C146A2" w14:textId="1C2D539E">
      <w:pPr>
        <w:pStyle w:val="TOC3"/>
        <w:tabs>
          <w:tab w:val="right" w:leader="dot" w:pos="8777"/>
        </w:tabs>
        <w:rPr>
          <w:rFonts w:eastAsiaTheme="minorEastAsia"/>
          <w:kern w:val="2"/>
          <w:sz w:val="24"/>
          <w:szCs w:val="24"/>
          <w:lang w:val="en-US"/>
          <w14:ligatures w14:val="standardContextual"/>
        </w:rPr>
      </w:pPr>
      <w:hyperlink w:history="1" w:anchor="_Toc223525333">
        <w:r w:rsidRPr="001A0DE9">
          <w:rPr>
            <w:rStyle w:val="Hyperlink"/>
          </w:rPr>
          <w:t>5.1.2. TrangThaiTaiKhoan (Trạng thái tài khoản)</w:t>
        </w:r>
        <w:r>
          <w:rPr>
            <w:webHidden/>
          </w:rPr>
          <w:tab/>
        </w:r>
        <w:r>
          <w:rPr>
            <w:webHidden/>
          </w:rPr>
          <w:fldChar w:fldCharType="begin"/>
        </w:r>
        <w:r>
          <w:rPr>
            <w:webHidden/>
          </w:rPr>
          <w:instrText xml:space="preserve"> PAGEREF _Toc223525333 \h </w:instrText>
        </w:r>
        <w:r>
          <w:rPr>
            <w:webHidden/>
          </w:rPr>
        </w:r>
        <w:r>
          <w:rPr>
            <w:webHidden/>
          </w:rPr>
          <w:fldChar w:fldCharType="separate"/>
        </w:r>
        <w:r>
          <w:rPr>
            <w:webHidden/>
          </w:rPr>
          <w:t>102</w:t>
        </w:r>
        <w:r>
          <w:rPr>
            <w:webHidden/>
          </w:rPr>
          <w:fldChar w:fldCharType="end"/>
        </w:r>
      </w:hyperlink>
    </w:p>
    <w:p w:rsidR="00A8513B" w:rsidRDefault="00A8513B" w14:paraId="69BF7A62" w14:textId="1C4BF9FD">
      <w:pPr>
        <w:pStyle w:val="TOC3"/>
        <w:tabs>
          <w:tab w:val="right" w:leader="dot" w:pos="8777"/>
        </w:tabs>
        <w:rPr>
          <w:rFonts w:eastAsiaTheme="minorEastAsia"/>
          <w:kern w:val="2"/>
          <w:sz w:val="24"/>
          <w:szCs w:val="24"/>
          <w:lang w:val="en-US"/>
          <w14:ligatures w14:val="standardContextual"/>
        </w:rPr>
      </w:pPr>
      <w:hyperlink w:history="1" w:anchor="_Toc223525334">
        <w:r w:rsidRPr="001A0DE9">
          <w:rPr>
            <w:rStyle w:val="Hyperlink"/>
          </w:rPr>
          <w:t>5.1.3. TrangThaiLamViec (Trạng thái làm việc)</w:t>
        </w:r>
        <w:r>
          <w:rPr>
            <w:webHidden/>
          </w:rPr>
          <w:tab/>
        </w:r>
        <w:r>
          <w:rPr>
            <w:webHidden/>
          </w:rPr>
          <w:fldChar w:fldCharType="begin"/>
        </w:r>
        <w:r>
          <w:rPr>
            <w:webHidden/>
          </w:rPr>
          <w:instrText xml:space="preserve"> PAGEREF _Toc223525334 \h </w:instrText>
        </w:r>
        <w:r>
          <w:rPr>
            <w:webHidden/>
          </w:rPr>
        </w:r>
        <w:r>
          <w:rPr>
            <w:webHidden/>
          </w:rPr>
          <w:fldChar w:fldCharType="separate"/>
        </w:r>
        <w:r>
          <w:rPr>
            <w:webHidden/>
          </w:rPr>
          <w:t>102</w:t>
        </w:r>
        <w:r>
          <w:rPr>
            <w:webHidden/>
          </w:rPr>
          <w:fldChar w:fldCharType="end"/>
        </w:r>
      </w:hyperlink>
    </w:p>
    <w:p w:rsidR="00A8513B" w:rsidRDefault="00A8513B" w14:paraId="71C6F104" w14:textId="34A7CDBD">
      <w:pPr>
        <w:pStyle w:val="TOC3"/>
        <w:tabs>
          <w:tab w:val="right" w:leader="dot" w:pos="8777"/>
        </w:tabs>
        <w:rPr>
          <w:rFonts w:eastAsiaTheme="minorEastAsia"/>
          <w:kern w:val="2"/>
          <w:sz w:val="24"/>
          <w:szCs w:val="24"/>
          <w:lang w:val="en-US"/>
          <w14:ligatures w14:val="standardContextual"/>
        </w:rPr>
      </w:pPr>
      <w:hyperlink w:history="1" w:anchor="_Toc223525335">
        <w:r w:rsidRPr="001A0DE9">
          <w:rPr>
            <w:rStyle w:val="Hyperlink"/>
          </w:rPr>
          <w:t>5.1.4. TrangThaiHopDongNS (Trạng thái hợp đồng nhân sự)</w:t>
        </w:r>
        <w:r>
          <w:rPr>
            <w:webHidden/>
          </w:rPr>
          <w:tab/>
        </w:r>
        <w:r>
          <w:rPr>
            <w:webHidden/>
          </w:rPr>
          <w:fldChar w:fldCharType="begin"/>
        </w:r>
        <w:r>
          <w:rPr>
            <w:webHidden/>
          </w:rPr>
          <w:instrText xml:space="preserve"> PAGEREF _Toc223525335 \h </w:instrText>
        </w:r>
        <w:r>
          <w:rPr>
            <w:webHidden/>
          </w:rPr>
        </w:r>
        <w:r>
          <w:rPr>
            <w:webHidden/>
          </w:rPr>
          <w:fldChar w:fldCharType="separate"/>
        </w:r>
        <w:r>
          <w:rPr>
            <w:webHidden/>
          </w:rPr>
          <w:t>102</w:t>
        </w:r>
        <w:r>
          <w:rPr>
            <w:webHidden/>
          </w:rPr>
          <w:fldChar w:fldCharType="end"/>
        </w:r>
      </w:hyperlink>
    </w:p>
    <w:p w:rsidR="00A8513B" w:rsidRDefault="00A8513B" w14:paraId="78192A79" w14:textId="3DB5F3F2">
      <w:pPr>
        <w:pStyle w:val="TOC3"/>
        <w:tabs>
          <w:tab w:val="right" w:leader="dot" w:pos="8777"/>
        </w:tabs>
        <w:rPr>
          <w:rFonts w:eastAsiaTheme="minorEastAsia"/>
          <w:kern w:val="2"/>
          <w:sz w:val="24"/>
          <w:szCs w:val="24"/>
          <w:lang w:val="en-US"/>
          <w14:ligatures w14:val="standardContextual"/>
        </w:rPr>
      </w:pPr>
      <w:hyperlink w:history="1" w:anchor="_Toc223525336">
        <w:r w:rsidRPr="001A0DE9">
          <w:rPr>
            <w:rStyle w:val="Hyperlink"/>
          </w:rPr>
          <w:t>5.1.5. LoaiDonVi (Loại đơn vị)</w:t>
        </w:r>
        <w:r>
          <w:rPr>
            <w:webHidden/>
          </w:rPr>
          <w:tab/>
        </w:r>
        <w:r>
          <w:rPr>
            <w:webHidden/>
          </w:rPr>
          <w:fldChar w:fldCharType="begin"/>
        </w:r>
        <w:r>
          <w:rPr>
            <w:webHidden/>
          </w:rPr>
          <w:instrText xml:space="preserve"> PAGEREF _Toc223525336 \h </w:instrText>
        </w:r>
        <w:r>
          <w:rPr>
            <w:webHidden/>
          </w:rPr>
        </w:r>
        <w:r>
          <w:rPr>
            <w:webHidden/>
          </w:rPr>
          <w:fldChar w:fldCharType="separate"/>
        </w:r>
        <w:r>
          <w:rPr>
            <w:webHidden/>
          </w:rPr>
          <w:t>102</w:t>
        </w:r>
        <w:r>
          <w:rPr>
            <w:webHidden/>
          </w:rPr>
          <w:fldChar w:fldCharType="end"/>
        </w:r>
      </w:hyperlink>
    </w:p>
    <w:p w:rsidR="00A8513B" w:rsidRDefault="00A8513B" w14:paraId="787F6641" w14:textId="5A9A6440">
      <w:pPr>
        <w:pStyle w:val="TOC3"/>
        <w:tabs>
          <w:tab w:val="right" w:leader="dot" w:pos="8777"/>
        </w:tabs>
        <w:rPr>
          <w:rFonts w:eastAsiaTheme="minorEastAsia"/>
          <w:kern w:val="2"/>
          <w:sz w:val="24"/>
          <w:szCs w:val="24"/>
          <w:lang w:val="en-US"/>
          <w14:ligatures w14:val="standardContextual"/>
        </w:rPr>
      </w:pPr>
      <w:hyperlink w:history="1" w:anchor="_Toc223525337">
        <w:r w:rsidRPr="001A0DE9">
          <w:rPr>
            <w:rStyle w:val="Hyperlink"/>
          </w:rPr>
          <w:t>5.1.6. TrangThaiDonVi (Trạng thái đơn vị)</w:t>
        </w:r>
        <w:r>
          <w:rPr>
            <w:webHidden/>
          </w:rPr>
          <w:tab/>
        </w:r>
        <w:r>
          <w:rPr>
            <w:webHidden/>
          </w:rPr>
          <w:fldChar w:fldCharType="begin"/>
        </w:r>
        <w:r>
          <w:rPr>
            <w:webHidden/>
          </w:rPr>
          <w:instrText xml:space="preserve"> PAGEREF _Toc223525337 \h </w:instrText>
        </w:r>
        <w:r>
          <w:rPr>
            <w:webHidden/>
          </w:rPr>
        </w:r>
        <w:r>
          <w:rPr>
            <w:webHidden/>
          </w:rPr>
          <w:fldChar w:fldCharType="separate"/>
        </w:r>
        <w:r>
          <w:rPr>
            <w:webHidden/>
          </w:rPr>
          <w:t>102</w:t>
        </w:r>
        <w:r>
          <w:rPr>
            <w:webHidden/>
          </w:rPr>
          <w:fldChar w:fldCharType="end"/>
        </w:r>
      </w:hyperlink>
    </w:p>
    <w:p w:rsidR="00A8513B" w:rsidRDefault="00A8513B" w14:paraId="4A82C705" w14:textId="16AE2C31">
      <w:pPr>
        <w:pStyle w:val="TOC3"/>
        <w:tabs>
          <w:tab w:val="right" w:leader="dot" w:pos="8777"/>
        </w:tabs>
        <w:rPr>
          <w:rFonts w:eastAsiaTheme="minorEastAsia"/>
          <w:kern w:val="2"/>
          <w:sz w:val="24"/>
          <w:szCs w:val="24"/>
          <w:lang w:val="en-US"/>
          <w14:ligatures w14:val="standardContextual"/>
        </w:rPr>
      </w:pPr>
      <w:hyperlink w:history="1" w:anchor="_Toc223525338">
        <w:r w:rsidRPr="001A0DE9">
          <w:rPr>
            <w:rStyle w:val="Hyperlink"/>
          </w:rPr>
          <w:t>5.1.7. TrangThaiHopDong (Trạng thái hợp đồng)</w:t>
        </w:r>
        <w:r>
          <w:rPr>
            <w:webHidden/>
          </w:rPr>
          <w:tab/>
        </w:r>
        <w:r>
          <w:rPr>
            <w:webHidden/>
          </w:rPr>
          <w:fldChar w:fldCharType="begin"/>
        </w:r>
        <w:r>
          <w:rPr>
            <w:webHidden/>
          </w:rPr>
          <w:instrText xml:space="preserve"> PAGEREF _Toc223525338 \h </w:instrText>
        </w:r>
        <w:r>
          <w:rPr>
            <w:webHidden/>
          </w:rPr>
        </w:r>
        <w:r>
          <w:rPr>
            <w:webHidden/>
          </w:rPr>
          <w:fldChar w:fldCharType="separate"/>
        </w:r>
        <w:r>
          <w:rPr>
            <w:webHidden/>
          </w:rPr>
          <w:t>103</w:t>
        </w:r>
        <w:r>
          <w:rPr>
            <w:webHidden/>
          </w:rPr>
          <w:fldChar w:fldCharType="end"/>
        </w:r>
      </w:hyperlink>
    </w:p>
    <w:p w:rsidR="00A8513B" w:rsidRDefault="00A8513B" w14:paraId="1619EAF4" w14:textId="151EF344">
      <w:pPr>
        <w:pStyle w:val="TOC3"/>
        <w:tabs>
          <w:tab w:val="right" w:leader="dot" w:pos="8777"/>
        </w:tabs>
        <w:rPr>
          <w:rFonts w:eastAsiaTheme="minorEastAsia"/>
          <w:kern w:val="2"/>
          <w:sz w:val="24"/>
          <w:szCs w:val="24"/>
          <w:lang w:val="en-US"/>
          <w14:ligatures w14:val="standardContextual"/>
        </w:rPr>
      </w:pPr>
      <w:hyperlink w:history="1" w:anchor="_Toc223525339">
        <w:r w:rsidRPr="001A0DE9">
          <w:rPr>
            <w:rStyle w:val="Hyperlink"/>
          </w:rPr>
          <w:t>5.1.8. TrangThaiDanhMuc (Trạng thái danh mục)</w:t>
        </w:r>
        <w:r>
          <w:rPr>
            <w:webHidden/>
          </w:rPr>
          <w:tab/>
        </w:r>
        <w:r>
          <w:rPr>
            <w:webHidden/>
          </w:rPr>
          <w:fldChar w:fldCharType="begin"/>
        </w:r>
        <w:r>
          <w:rPr>
            <w:webHidden/>
          </w:rPr>
          <w:instrText xml:space="preserve"> PAGEREF _Toc223525339 \h </w:instrText>
        </w:r>
        <w:r>
          <w:rPr>
            <w:webHidden/>
          </w:rPr>
        </w:r>
        <w:r>
          <w:rPr>
            <w:webHidden/>
          </w:rPr>
          <w:fldChar w:fldCharType="separate"/>
        </w:r>
        <w:r>
          <w:rPr>
            <w:webHidden/>
          </w:rPr>
          <w:t>103</w:t>
        </w:r>
        <w:r>
          <w:rPr>
            <w:webHidden/>
          </w:rPr>
          <w:fldChar w:fldCharType="end"/>
        </w:r>
      </w:hyperlink>
    </w:p>
    <w:p w:rsidR="00A8513B" w:rsidRDefault="00A8513B" w14:paraId="7B5747D6" w14:textId="4AC9A426">
      <w:pPr>
        <w:pStyle w:val="TOC3"/>
        <w:tabs>
          <w:tab w:val="right" w:leader="dot" w:pos="8777"/>
        </w:tabs>
        <w:rPr>
          <w:rFonts w:eastAsiaTheme="minorEastAsia"/>
          <w:kern w:val="2"/>
          <w:sz w:val="24"/>
          <w:szCs w:val="24"/>
          <w:lang w:val="en-US"/>
          <w14:ligatures w14:val="standardContextual"/>
        </w:rPr>
      </w:pPr>
      <w:hyperlink w:history="1" w:anchor="_Toc223525340">
        <w:r w:rsidRPr="001A0DE9">
          <w:rPr>
            <w:rStyle w:val="Hyperlink"/>
          </w:rPr>
          <w:t>5.1.9. TrangThaiKhoaDaoTao (Trạng thái khóa đào tạo)</w:t>
        </w:r>
        <w:r>
          <w:rPr>
            <w:webHidden/>
          </w:rPr>
          <w:tab/>
        </w:r>
        <w:r>
          <w:rPr>
            <w:webHidden/>
          </w:rPr>
          <w:fldChar w:fldCharType="begin"/>
        </w:r>
        <w:r>
          <w:rPr>
            <w:webHidden/>
          </w:rPr>
          <w:instrText xml:space="preserve"> PAGEREF _Toc223525340 \h </w:instrText>
        </w:r>
        <w:r>
          <w:rPr>
            <w:webHidden/>
          </w:rPr>
        </w:r>
        <w:r>
          <w:rPr>
            <w:webHidden/>
          </w:rPr>
          <w:fldChar w:fldCharType="separate"/>
        </w:r>
        <w:r>
          <w:rPr>
            <w:webHidden/>
          </w:rPr>
          <w:t>103</w:t>
        </w:r>
        <w:r>
          <w:rPr>
            <w:webHidden/>
          </w:rPr>
          <w:fldChar w:fldCharType="end"/>
        </w:r>
      </w:hyperlink>
    </w:p>
    <w:p w:rsidR="00A8513B" w:rsidRDefault="00A8513B" w14:paraId="5E6BDB98" w14:textId="6ECC3C2B">
      <w:pPr>
        <w:pStyle w:val="TOC3"/>
        <w:tabs>
          <w:tab w:val="right" w:leader="dot" w:pos="8777"/>
        </w:tabs>
        <w:rPr>
          <w:rFonts w:eastAsiaTheme="minorEastAsia"/>
          <w:kern w:val="2"/>
          <w:sz w:val="24"/>
          <w:szCs w:val="24"/>
          <w:lang w:val="en-US"/>
          <w14:ligatures w14:val="standardContextual"/>
        </w:rPr>
      </w:pPr>
      <w:hyperlink w:history="1" w:anchor="_Toc223525341">
        <w:r w:rsidRPr="001A0DE9">
          <w:rPr>
            <w:rStyle w:val="Hyperlink"/>
          </w:rPr>
          <w:t>5.1.10. TrangThaiThamGia (Trạng thái tham gia)</w:t>
        </w:r>
        <w:r>
          <w:rPr>
            <w:webHidden/>
          </w:rPr>
          <w:tab/>
        </w:r>
        <w:r>
          <w:rPr>
            <w:webHidden/>
          </w:rPr>
          <w:fldChar w:fldCharType="begin"/>
        </w:r>
        <w:r>
          <w:rPr>
            <w:webHidden/>
          </w:rPr>
          <w:instrText xml:space="preserve"> PAGEREF _Toc223525341 \h </w:instrText>
        </w:r>
        <w:r>
          <w:rPr>
            <w:webHidden/>
          </w:rPr>
        </w:r>
        <w:r>
          <w:rPr>
            <w:webHidden/>
          </w:rPr>
          <w:fldChar w:fldCharType="separate"/>
        </w:r>
        <w:r>
          <w:rPr>
            <w:webHidden/>
          </w:rPr>
          <w:t>103</w:t>
        </w:r>
        <w:r>
          <w:rPr>
            <w:webHidden/>
          </w:rPr>
          <w:fldChar w:fldCharType="end"/>
        </w:r>
      </w:hyperlink>
    </w:p>
    <w:p w:rsidR="00A8513B" w:rsidRDefault="00A8513B" w14:paraId="6AD443FD" w14:textId="20056608">
      <w:pPr>
        <w:pStyle w:val="TOC3"/>
        <w:tabs>
          <w:tab w:val="right" w:leader="dot" w:pos="8777"/>
        </w:tabs>
        <w:rPr>
          <w:rFonts w:eastAsiaTheme="minorEastAsia"/>
          <w:kern w:val="2"/>
          <w:sz w:val="24"/>
          <w:szCs w:val="24"/>
          <w:lang w:val="en-US"/>
          <w14:ligatures w14:val="standardContextual"/>
        </w:rPr>
      </w:pPr>
      <w:hyperlink w:history="1" w:anchor="_Toc223525342">
        <w:r w:rsidRPr="001A0DE9">
          <w:rPr>
            <w:rStyle w:val="Hyperlink"/>
          </w:rPr>
          <w:t>5.1.11. TaiKhoan (Tài khoản)</w:t>
        </w:r>
        <w:r>
          <w:rPr>
            <w:webHidden/>
          </w:rPr>
          <w:tab/>
        </w:r>
        <w:r>
          <w:rPr>
            <w:webHidden/>
          </w:rPr>
          <w:fldChar w:fldCharType="begin"/>
        </w:r>
        <w:r>
          <w:rPr>
            <w:webHidden/>
          </w:rPr>
          <w:instrText xml:space="preserve"> PAGEREF _Toc223525342 \h </w:instrText>
        </w:r>
        <w:r>
          <w:rPr>
            <w:webHidden/>
          </w:rPr>
        </w:r>
        <w:r>
          <w:rPr>
            <w:webHidden/>
          </w:rPr>
          <w:fldChar w:fldCharType="separate"/>
        </w:r>
        <w:r>
          <w:rPr>
            <w:webHidden/>
          </w:rPr>
          <w:t>103</w:t>
        </w:r>
        <w:r>
          <w:rPr>
            <w:webHidden/>
          </w:rPr>
          <w:fldChar w:fldCharType="end"/>
        </w:r>
      </w:hyperlink>
    </w:p>
    <w:p w:rsidR="00A8513B" w:rsidRDefault="00A8513B" w14:paraId="6C411EB8" w14:textId="056788ED">
      <w:pPr>
        <w:pStyle w:val="TOC3"/>
        <w:tabs>
          <w:tab w:val="right" w:leader="dot" w:pos="8777"/>
        </w:tabs>
        <w:rPr>
          <w:rFonts w:eastAsiaTheme="minorEastAsia"/>
          <w:kern w:val="2"/>
          <w:sz w:val="24"/>
          <w:szCs w:val="24"/>
          <w:lang w:val="en-US"/>
          <w14:ligatures w14:val="standardContextual"/>
        </w:rPr>
      </w:pPr>
      <w:hyperlink w:history="1" w:anchor="_Toc223525343">
        <w:r w:rsidRPr="001A0DE9">
          <w:rPr>
            <w:rStyle w:val="Hyperlink"/>
          </w:rPr>
          <w:t>5.1.12. NhanSu (Nhân sự)</w:t>
        </w:r>
        <w:r>
          <w:rPr>
            <w:webHidden/>
          </w:rPr>
          <w:tab/>
        </w:r>
        <w:r>
          <w:rPr>
            <w:webHidden/>
          </w:rPr>
          <w:fldChar w:fldCharType="begin"/>
        </w:r>
        <w:r>
          <w:rPr>
            <w:webHidden/>
          </w:rPr>
          <w:instrText xml:space="preserve"> PAGEREF _Toc223525343 \h </w:instrText>
        </w:r>
        <w:r>
          <w:rPr>
            <w:webHidden/>
          </w:rPr>
        </w:r>
        <w:r>
          <w:rPr>
            <w:webHidden/>
          </w:rPr>
          <w:fldChar w:fldCharType="separate"/>
        </w:r>
        <w:r>
          <w:rPr>
            <w:webHidden/>
          </w:rPr>
          <w:t>104</w:t>
        </w:r>
        <w:r>
          <w:rPr>
            <w:webHidden/>
          </w:rPr>
          <w:fldChar w:fldCharType="end"/>
        </w:r>
      </w:hyperlink>
    </w:p>
    <w:p w:rsidR="00A8513B" w:rsidRDefault="00A8513B" w14:paraId="19446292" w14:textId="2AB176CB">
      <w:pPr>
        <w:pStyle w:val="TOC3"/>
        <w:tabs>
          <w:tab w:val="right" w:leader="dot" w:pos="8777"/>
        </w:tabs>
        <w:rPr>
          <w:rFonts w:eastAsiaTheme="minorEastAsia"/>
          <w:kern w:val="2"/>
          <w:sz w:val="24"/>
          <w:szCs w:val="24"/>
          <w:lang w:val="en-US"/>
          <w14:ligatures w14:val="standardContextual"/>
        </w:rPr>
      </w:pPr>
      <w:hyperlink w:history="1" w:anchor="_Toc223525344">
        <w:r w:rsidRPr="001A0DE9">
          <w:rPr>
            <w:rStyle w:val="Hyperlink"/>
          </w:rPr>
          <w:t>5.1.13. ThongTinNguoiNuocNgoai (Thông tin người nước ngoài)</w:t>
        </w:r>
        <w:r>
          <w:rPr>
            <w:webHidden/>
          </w:rPr>
          <w:tab/>
        </w:r>
        <w:r>
          <w:rPr>
            <w:webHidden/>
          </w:rPr>
          <w:fldChar w:fldCharType="begin"/>
        </w:r>
        <w:r>
          <w:rPr>
            <w:webHidden/>
          </w:rPr>
          <w:instrText xml:space="preserve"> PAGEREF _Toc223525344 \h </w:instrText>
        </w:r>
        <w:r>
          <w:rPr>
            <w:webHidden/>
          </w:rPr>
        </w:r>
        <w:r>
          <w:rPr>
            <w:webHidden/>
          </w:rPr>
          <w:fldChar w:fldCharType="separate"/>
        </w:r>
        <w:r>
          <w:rPr>
            <w:webHidden/>
          </w:rPr>
          <w:t>104</w:t>
        </w:r>
        <w:r>
          <w:rPr>
            <w:webHidden/>
          </w:rPr>
          <w:fldChar w:fldCharType="end"/>
        </w:r>
      </w:hyperlink>
    </w:p>
    <w:p w:rsidR="00A8513B" w:rsidRDefault="00A8513B" w14:paraId="6F8639E7" w14:textId="4801489A">
      <w:pPr>
        <w:pStyle w:val="TOC3"/>
        <w:tabs>
          <w:tab w:val="right" w:leader="dot" w:pos="8777"/>
        </w:tabs>
        <w:rPr>
          <w:rFonts w:eastAsiaTheme="minorEastAsia"/>
          <w:kern w:val="2"/>
          <w:sz w:val="24"/>
          <w:szCs w:val="24"/>
          <w:lang w:val="en-US"/>
          <w14:ligatures w14:val="standardContextual"/>
        </w:rPr>
      </w:pPr>
      <w:hyperlink w:history="1" w:anchor="_Toc223525345">
        <w:r w:rsidRPr="001A0DE9">
          <w:rPr>
            <w:rStyle w:val="Hyperlink"/>
          </w:rPr>
          <w:t>5.1.14. ThongTinGiaDinh (Thông tin gia đình)</w:t>
        </w:r>
        <w:r>
          <w:rPr>
            <w:webHidden/>
          </w:rPr>
          <w:tab/>
        </w:r>
        <w:r>
          <w:rPr>
            <w:webHidden/>
          </w:rPr>
          <w:fldChar w:fldCharType="begin"/>
        </w:r>
        <w:r>
          <w:rPr>
            <w:webHidden/>
          </w:rPr>
          <w:instrText xml:space="preserve"> PAGEREF _Toc223525345 \h </w:instrText>
        </w:r>
        <w:r>
          <w:rPr>
            <w:webHidden/>
          </w:rPr>
        </w:r>
        <w:r>
          <w:rPr>
            <w:webHidden/>
          </w:rPr>
          <w:fldChar w:fldCharType="separate"/>
        </w:r>
        <w:r>
          <w:rPr>
            <w:webHidden/>
          </w:rPr>
          <w:t>105</w:t>
        </w:r>
        <w:r>
          <w:rPr>
            <w:webHidden/>
          </w:rPr>
          <w:fldChar w:fldCharType="end"/>
        </w:r>
      </w:hyperlink>
    </w:p>
    <w:p w:rsidR="00A8513B" w:rsidRDefault="00A8513B" w14:paraId="0B683BF9" w14:textId="10D369F7">
      <w:pPr>
        <w:pStyle w:val="TOC3"/>
        <w:tabs>
          <w:tab w:val="right" w:leader="dot" w:pos="8777"/>
        </w:tabs>
        <w:rPr>
          <w:rFonts w:eastAsiaTheme="minorEastAsia"/>
          <w:kern w:val="2"/>
          <w:sz w:val="24"/>
          <w:szCs w:val="24"/>
          <w:lang w:val="en-US"/>
          <w14:ligatures w14:val="standardContextual"/>
        </w:rPr>
      </w:pPr>
      <w:hyperlink w:history="1" w:anchor="_Toc223525346">
        <w:r w:rsidRPr="001A0DE9">
          <w:rPr>
            <w:rStyle w:val="Hyperlink"/>
          </w:rPr>
          <w:t>5.1.15. ThongTinNganHang (Thông tin ngân hàng)</w:t>
        </w:r>
        <w:r>
          <w:rPr>
            <w:webHidden/>
          </w:rPr>
          <w:tab/>
        </w:r>
        <w:r>
          <w:rPr>
            <w:webHidden/>
          </w:rPr>
          <w:fldChar w:fldCharType="begin"/>
        </w:r>
        <w:r>
          <w:rPr>
            <w:webHidden/>
          </w:rPr>
          <w:instrText xml:space="preserve"> PAGEREF _Toc223525346 \h </w:instrText>
        </w:r>
        <w:r>
          <w:rPr>
            <w:webHidden/>
          </w:rPr>
        </w:r>
        <w:r>
          <w:rPr>
            <w:webHidden/>
          </w:rPr>
          <w:fldChar w:fldCharType="separate"/>
        </w:r>
        <w:r>
          <w:rPr>
            <w:webHidden/>
          </w:rPr>
          <w:t>105</w:t>
        </w:r>
        <w:r>
          <w:rPr>
            <w:webHidden/>
          </w:rPr>
          <w:fldChar w:fldCharType="end"/>
        </w:r>
      </w:hyperlink>
    </w:p>
    <w:p w:rsidR="00A8513B" w:rsidRDefault="00A8513B" w14:paraId="38D1660C" w14:textId="076C699D">
      <w:pPr>
        <w:pStyle w:val="TOC3"/>
        <w:tabs>
          <w:tab w:val="right" w:leader="dot" w:pos="8777"/>
        </w:tabs>
        <w:rPr>
          <w:rFonts w:eastAsiaTheme="minorEastAsia"/>
          <w:kern w:val="2"/>
          <w:sz w:val="24"/>
          <w:szCs w:val="24"/>
          <w:lang w:val="en-US"/>
          <w14:ligatures w14:val="standardContextual"/>
        </w:rPr>
      </w:pPr>
      <w:hyperlink w:history="1" w:anchor="_Toc223525347">
        <w:r w:rsidRPr="001A0DE9">
          <w:rPr>
            <w:rStyle w:val="Hyperlink"/>
          </w:rPr>
          <w:t>5.1.16. QuaTrinhCongTac (Quá trình công tác)</w:t>
        </w:r>
        <w:r>
          <w:rPr>
            <w:webHidden/>
          </w:rPr>
          <w:tab/>
        </w:r>
        <w:r>
          <w:rPr>
            <w:webHidden/>
          </w:rPr>
          <w:fldChar w:fldCharType="begin"/>
        </w:r>
        <w:r>
          <w:rPr>
            <w:webHidden/>
          </w:rPr>
          <w:instrText xml:space="preserve"> PAGEREF _Toc223525347 \h </w:instrText>
        </w:r>
        <w:r>
          <w:rPr>
            <w:webHidden/>
          </w:rPr>
        </w:r>
        <w:r>
          <w:rPr>
            <w:webHidden/>
          </w:rPr>
          <w:fldChar w:fldCharType="separate"/>
        </w:r>
        <w:r>
          <w:rPr>
            <w:webHidden/>
          </w:rPr>
          <w:t>105</w:t>
        </w:r>
        <w:r>
          <w:rPr>
            <w:webHidden/>
          </w:rPr>
          <w:fldChar w:fldCharType="end"/>
        </w:r>
      </w:hyperlink>
    </w:p>
    <w:p w:rsidR="00A8513B" w:rsidRDefault="00A8513B" w14:paraId="5444A2BD" w14:textId="16D08534">
      <w:pPr>
        <w:pStyle w:val="TOC3"/>
        <w:tabs>
          <w:tab w:val="right" w:leader="dot" w:pos="8777"/>
        </w:tabs>
        <w:rPr>
          <w:rFonts w:eastAsiaTheme="minorEastAsia"/>
          <w:kern w:val="2"/>
          <w:sz w:val="24"/>
          <w:szCs w:val="24"/>
          <w:lang w:val="en-US"/>
          <w14:ligatures w14:val="standardContextual"/>
        </w:rPr>
      </w:pPr>
      <w:hyperlink w:history="1" w:anchor="_Toc223525348">
        <w:r w:rsidRPr="001A0DE9">
          <w:rPr>
            <w:rStyle w:val="Hyperlink"/>
          </w:rPr>
          <w:t>5.1.17. ThongTinDangDoan (Thông tin Đảng / Đoàn)</w:t>
        </w:r>
        <w:r>
          <w:rPr>
            <w:webHidden/>
          </w:rPr>
          <w:tab/>
        </w:r>
        <w:r>
          <w:rPr>
            <w:webHidden/>
          </w:rPr>
          <w:fldChar w:fldCharType="begin"/>
        </w:r>
        <w:r>
          <w:rPr>
            <w:webHidden/>
          </w:rPr>
          <w:instrText xml:space="preserve"> PAGEREF _Toc223525348 \h </w:instrText>
        </w:r>
        <w:r>
          <w:rPr>
            <w:webHidden/>
          </w:rPr>
        </w:r>
        <w:r>
          <w:rPr>
            <w:webHidden/>
          </w:rPr>
          <w:fldChar w:fldCharType="separate"/>
        </w:r>
        <w:r>
          <w:rPr>
            <w:webHidden/>
          </w:rPr>
          <w:t>105</w:t>
        </w:r>
        <w:r>
          <w:rPr>
            <w:webHidden/>
          </w:rPr>
          <w:fldChar w:fldCharType="end"/>
        </w:r>
      </w:hyperlink>
    </w:p>
    <w:p w:rsidR="00A8513B" w:rsidRDefault="00A8513B" w14:paraId="68241854" w14:textId="0BF6F7FD">
      <w:pPr>
        <w:pStyle w:val="TOC3"/>
        <w:tabs>
          <w:tab w:val="right" w:leader="dot" w:pos="8777"/>
        </w:tabs>
        <w:rPr>
          <w:rFonts w:eastAsiaTheme="minorEastAsia"/>
          <w:kern w:val="2"/>
          <w:sz w:val="24"/>
          <w:szCs w:val="24"/>
          <w:lang w:val="en-US"/>
          <w14:ligatures w14:val="standardContextual"/>
        </w:rPr>
      </w:pPr>
      <w:hyperlink w:history="1" w:anchor="_Toc223525349">
        <w:r w:rsidRPr="001A0DE9">
          <w:rPr>
            <w:rStyle w:val="Hyperlink"/>
          </w:rPr>
          <w:t>5.1.18. BangCap (Bằng cấp)</w:t>
        </w:r>
        <w:r>
          <w:rPr>
            <w:webHidden/>
          </w:rPr>
          <w:tab/>
        </w:r>
        <w:r>
          <w:rPr>
            <w:webHidden/>
          </w:rPr>
          <w:fldChar w:fldCharType="begin"/>
        </w:r>
        <w:r>
          <w:rPr>
            <w:webHidden/>
          </w:rPr>
          <w:instrText xml:space="preserve"> PAGEREF _Toc223525349 \h </w:instrText>
        </w:r>
        <w:r>
          <w:rPr>
            <w:webHidden/>
          </w:rPr>
        </w:r>
        <w:r>
          <w:rPr>
            <w:webHidden/>
          </w:rPr>
          <w:fldChar w:fldCharType="separate"/>
        </w:r>
        <w:r>
          <w:rPr>
            <w:webHidden/>
          </w:rPr>
          <w:t>105</w:t>
        </w:r>
        <w:r>
          <w:rPr>
            <w:webHidden/>
          </w:rPr>
          <w:fldChar w:fldCharType="end"/>
        </w:r>
      </w:hyperlink>
    </w:p>
    <w:p w:rsidR="00A8513B" w:rsidRDefault="00A8513B" w14:paraId="4BC64F64" w14:textId="7352620A">
      <w:pPr>
        <w:pStyle w:val="TOC3"/>
        <w:tabs>
          <w:tab w:val="right" w:leader="dot" w:pos="8777"/>
        </w:tabs>
        <w:rPr>
          <w:rFonts w:eastAsiaTheme="minorEastAsia"/>
          <w:kern w:val="2"/>
          <w:sz w:val="24"/>
          <w:szCs w:val="24"/>
          <w:lang w:val="en-US"/>
          <w14:ligatures w14:val="standardContextual"/>
        </w:rPr>
      </w:pPr>
      <w:hyperlink w:history="1" w:anchor="_Toc223525350">
        <w:r w:rsidRPr="001A0DE9">
          <w:rPr>
            <w:rStyle w:val="Hyperlink"/>
          </w:rPr>
          <w:t>5.1.19. ChungChi (Chứng chỉ)</w:t>
        </w:r>
        <w:r>
          <w:rPr>
            <w:webHidden/>
          </w:rPr>
          <w:tab/>
        </w:r>
        <w:r>
          <w:rPr>
            <w:webHidden/>
          </w:rPr>
          <w:fldChar w:fldCharType="begin"/>
        </w:r>
        <w:r>
          <w:rPr>
            <w:webHidden/>
          </w:rPr>
          <w:instrText xml:space="preserve"> PAGEREF _Toc223525350 \h </w:instrText>
        </w:r>
        <w:r>
          <w:rPr>
            <w:webHidden/>
          </w:rPr>
        </w:r>
        <w:r>
          <w:rPr>
            <w:webHidden/>
          </w:rPr>
          <w:fldChar w:fldCharType="separate"/>
        </w:r>
        <w:r>
          <w:rPr>
            <w:webHidden/>
          </w:rPr>
          <w:t>106</w:t>
        </w:r>
        <w:r>
          <w:rPr>
            <w:webHidden/>
          </w:rPr>
          <w:fldChar w:fldCharType="end"/>
        </w:r>
      </w:hyperlink>
    </w:p>
    <w:p w:rsidR="00A8513B" w:rsidRDefault="00A8513B" w14:paraId="11E0995B" w14:textId="5BC0C933">
      <w:pPr>
        <w:pStyle w:val="TOC3"/>
        <w:tabs>
          <w:tab w:val="right" w:leader="dot" w:pos="8777"/>
        </w:tabs>
        <w:rPr>
          <w:rFonts w:eastAsiaTheme="minorEastAsia"/>
          <w:kern w:val="2"/>
          <w:sz w:val="24"/>
          <w:szCs w:val="24"/>
          <w:lang w:val="en-US"/>
          <w14:ligatures w14:val="standardContextual"/>
        </w:rPr>
      </w:pPr>
      <w:hyperlink w:history="1" w:anchor="_Toc223525351">
        <w:r w:rsidRPr="001A0DE9">
          <w:rPr>
            <w:rStyle w:val="Hyperlink"/>
          </w:rPr>
          <w:t>5.1.20. DonViToChuc (Đơn vị tổ chức)</w:t>
        </w:r>
        <w:r>
          <w:rPr>
            <w:webHidden/>
          </w:rPr>
          <w:tab/>
        </w:r>
        <w:r>
          <w:rPr>
            <w:webHidden/>
          </w:rPr>
          <w:fldChar w:fldCharType="begin"/>
        </w:r>
        <w:r>
          <w:rPr>
            <w:webHidden/>
          </w:rPr>
          <w:instrText xml:space="preserve"> PAGEREF _Toc223525351 \h </w:instrText>
        </w:r>
        <w:r>
          <w:rPr>
            <w:webHidden/>
          </w:rPr>
        </w:r>
        <w:r>
          <w:rPr>
            <w:webHidden/>
          </w:rPr>
          <w:fldChar w:fldCharType="separate"/>
        </w:r>
        <w:r>
          <w:rPr>
            <w:webHidden/>
          </w:rPr>
          <w:t>106</w:t>
        </w:r>
        <w:r>
          <w:rPr>
            <w:webHidden/>
          </w:rPr>
          <w:fldChar w:fldCharType="end"/>
        </w:r>
      </w:hyperlink>
    </w:p>
    <w:p w:rsidR="00A8513B" w:rsidRDefault="00A8513B" w14:paraId="7067EC5B" w14:textId="61646925">
      <w:pPr>
        <w:pStyle w:val="TOC3"/>
        <w:tabs>
          <w:tab w:val="right" w:leader="dot" w:pos="8777"/>
        </w:tabs>
        <w:rPr>
          <w:rFonts w:eastAsiaTheme="minorEastAsia"/>
          <w:kern w:val="2"/>
          <w:sz w:val="24"/>
          <w:szCs w:val="24"/>
          <w:lang w:val="en-US"/>
          <w14:ligatures w14:val="standardContextual"/>
        </w:rPr>
      </w:pPr>
      <w:hyperlink w:history="1" w:anchor="_Toc223525352">
        <w:r w:rsidRPr="001A0DE9">
          <w:rPr>
            <w:rStyle w:val="Hyperlink"/>
          </w:rPr>
          <w:t>5.1.21. QuyetDinhDonVi (Quyết định đơn vị)</w:t>
        </w:r>
        <w:r>
          <w:rPr>
            <w:webHidden/>
          </w:rPr>
          <w:tab/>
        </w:r>
        <w:r>
          <w:rPr>
            <w:webHidden/>
          </w:rPr>
          <w:fldChar w:fldCharType="begin"/>
        </w:r>
        <w:r>
          <w:rPr>
            <w:webHidden/>
          </w:rPr>
          <w:instrText xml:space="preserve"> PAGEREF _Toc223525352 \h </w:instrText>
        </w:r>
        <w:r>
          <w:rPr>
            <w:webHidden/>
          </w:rPr>
        </w:r>
        <w:r>
          <w:rPr>
            <w:webHidden/>
          </w:rPr>
          <w:fldChar w:fldCharType="separate"/>
        </w:r>
        <w:r>
          <w:rPr>
            <w:webHidden/>
          </w:rPr>
          <w:t>106</w:t>
        </w:r>
        <w:r>
          <w:rPr>
            <w:webHidden/>
          </w:rPr>
          <w:fldChar w:fldCharType="end"/>
        </w:r>
      </w:hyperlink>
    </w:p>
    <w:p w:rsidR="00A8513B" w:rsidRDefault="00A8513B" w14:paraId="5DE35704" w14:textId="203089B5">
      <w:pPr>
        <w:pStyle w:val="TOC3"/>
        <w:tabs>
          <w:tab w:val="right" w:leader="dot" w:pos="8777"/>
        </w:tabs>
        <w:rPr>
          <w:rFonts w:eastAsiaTheme="minorEastAsia"/>
          <w:kern w:val="2"/>
          <w:sz w:val="24"/>
          <w:szCs w:val="24"/>
          <w:lang w:val="en-US"/>
          <w14:ligatures w14:val="standardContextual"/>
        </w:rPr>
      </w:pPr>
      <w:hyperlink w:history="1" w:anchor="_Toc223525353">
        <w:r w:rsidRPr="001A0DE9">
          <w:rPr>
            <w:rStyle w:val="Hyperlink"/>
          </w:rPr>
          <w:t>5.1.22. BoNhiem (Bổ nhiệm)</w:t>
        </w:r>
        <w:r>
          <w:rPr>
            <w:webHidden/>
          </w:rPr>
          <w:tab/>
        </w:r>
        <w:r>
          <w:rPr>
            <w:webHidden/>
          </w:rPr>
          <w:fldChar w:fldCharType="begin"/>
        </w:r>
        <w:r>
          <w:rPr>
            <w:webHidden/>
          </w:rPr>
          <w:instrText xml:space="preserve"> PAGEREF _Toc223525353 \h </w:instrText>
        </w:r>
        <w:r>
          <w:rPr>
            <w:webHidden/>
          </w:rPr>
        </w:r>
        <w:r>
          <w:rPr>
            <w:webHidden/>
          </w:rPr>
          <w:fldChar w:fldCharType="separate"/>
        </w:r>
        <w:r>
          <w:rPr>
            <w:webHidden/>
          </w:rPr>
          <w:t>107</w:t>
        </w:r>
        <w:r>
          <w:rPr>
            <w:webHidden/>
          </w:rPr>
          <w:fldChar w:fldCharType="end"/>
        </w:r>
      </w:hyperlink>
    </w:p>
    <w:p w:rsidR="00A8513B" w:rsidRDefault="00A8513B" w14:paraId="758E2D4F" w14:textId="7690D0A6">
      <w:pPr>
        <w:pStyle w:val="TOC3"/>
        <w:tabs>
          <w:tab w:val="right" w:leader="dot" w:pos="8777"/>
        </w:tabs>
        <w:rPr>
          <w:rFonts w:eastAsiaTheme="minorEastAsia"/>
          <w:kern w:val="2"/>
          <w:sz w:val="24"/>
          <w:szCs w:val="24"/>
          <w:lang w:val="en-US"/>
          <w14:ligatures w14:val="standardContextual"/>
        </w:rPr>
      </w:pPr>
      <w:hyperlink w:history="1" w:anchor="_Toc223525354">
        <w:r w:rsidRPr="001A0DE9">
          <w:rPr>
            <w:rStyle w:val="Hyperlink"/>
          </w:rPr>
          <w:t>5.1.23. HeSoLuong (Hệ số lương)</w:t>
        </w:r>
        <w:r>
          <w:rPr>
            <w:webHidden/>
          </w:rPr>
          <w:tab/>
        </w:r>
        <w:r>
          <w:rPr>
            <w:webHidden/>
          </w:rPr>
          <w:fldChar w:fldCharType="begin"/>
        </w:r>
        <w:r>
          <w:rPr>
            <w:webHidden/>
          </w:rPr>
          <w:instrText xml:space="preserve"> PAGEREF _Toc223525354 \h </w:instrText>
        </w:r>
        <w:r>
          <w:rPr>
            <w:webHidden/>
          </w:rPr>
        </w:r>
        <w:r>
          <w:rPr>
            <w:webHidden/>
          </w:rPr>
          <w:fldChar w:fldCharType="separate"/>
        </w:r>
        <w:r>
          <w:rPr>
            <w:webHidden/>
          </w:rPr>
          <w:t>107</w:t>
        </w:r>
        <w:r>
          <w:rPr>
            <w:webHidden/>
          </w:rPr>
          <w:fldChar w:fldCharType="end"/>
        </w:r>
      </w:hyperlink>
    </w:p>
    <w:p w:rsidR="00A8513B" w:rsidRDefault="00A8513B" w14:paraId="6A6D2F60" w14:textId="6E64B136">
      <w:pPr>
        <w:pStyle w:val="TOC3"/>
        <w:tabs>
          <w:tab w:val="right" w:leader="dot" w:pos="8777"/>
        </w:tabs>
        <w:rPr>
          <w:rFonts w:eastAsiaTheme="minorEastAsia"/>
          <w:kern w:val="2"/>
          <w:sz w:val="24"/>
          <w:szCs w:val="24"/>
          <w:lang w:val="en-US"/>
          <w14:ligatures w14:val="standardContextual"/>
        </w:rPr>
      </w:pPr>
      <w:hyperlink w:history="1" w:anchor="_Toc223525355">
        <w:r w:rsidRPr="001A0DE9">
          <w:rPr>
            <w:rStyle w:val="Hyperlink"/>
          </w:rPr>
          <w:t>5.1.24. LoaiPhuCap (Loại phụ cấp)</w:t>
        </w:r>
        <w:r>
          <w:rPr>
            <w:webHidden/>
          </w:rPr>
          <w:tab/>
        </w:r>
        <w:r>
          <w:rPr>
            <w:webHidden/>
          </w:rPr>
          <w:fldChar w:fldCharType="begin"/>
        </w:r>
        <w:r>
          <w:rPr>
            <w:webHidden/>
          </w:rPr>
          <w:instrText xml:space="preserve"> PAGEREF _Toc223525355 \h </w:instrText>
        </w:r>
        <w:r>
          <w:rPr>
            <w:webHidden/>
          </w:rPr>
        </w:r>
        <w:r>
          <w:rPr>
            <w:webHidden/>
          </w:rPr>
          <w:fldChar w:fldCharType="separate"/>
        </w:r>
        <w:r>
          <w:rPr>
            <w:webHidden/>
          </w:rPr>
          <w:t>107</w:t>
        </w:r>
        <w:r>
          <w:rPr>
            <w:webHidden/>
          </w:rPr>
          <w:fldChar w:fldCharType="end"/>
        </w:r>
      </w:hyperlink>
    </w:p>
    <w:p w:rsidR="00A8513B" w:rsidRDefault="00A8513B" w14:paraId="79BF637E" w14:textId="528518A1">
      <w:pPr>
        <w:pStyle w:val="TOC3"/>
        <w:tabs>
          <w:tab w:val="right" w:leader="dot" w:pos="8777"/>
        </w:tabs>
        <w:rPr>
          <w:rFonts w:eastAsiaTheme="minorEastAsia"/>
          <w:kern w:val="2"/>
          <w:sz w:val="24"/>
          <w:szCs w:val="24"/>
          <w:lang w:val="en-US"/>
          <w14:ligatures w14:val="standardContextual"/>
        </w:rPr>
      </w:pPr>
      <w:hyperlink w:history="1" w:anchor="_Toc223525356">
        <w:r w:rsidRPr="001A0DE9">
          <w:rPr>
            <w:rStyle w:val="Hyperlink"/>
          </w:rPr>
          <w:t>5.1.25. LoaiHopDong (Loại hợp đồng)</w:t>
        </w:r>
        <w:r>
          <w:rPr>
            <w:webHidden/>
          </w:rPr>
          <w:tab/>
        </w:r>
        <w:r>
          <w:rPr>
            <w:webHidden/>
          </w:rPr>
          <w:fldChar w:fldCharType="begin"/>
        </w:r>
        <w:r>
          <w:rPr>
            <w:webHidden/>
          </w:rPr>
          <w:instrText xml:space="preserve"> PAGEREF _Toc223525356 \h </w:instrText>
        </w:r>
        <w:r>
          <w:rPr>
            <w:webHidden/>
          </w:rPr>
        </w:r>
        <w:r>
          <w:rPr>
            <w:webHidden/>
          </w:rPr>
          <w:fldChar w:fldCharType="separate"/>
        </w:r>
        <w:r>
          <w:rPr>
            <w:webHidden/>
          </w:rPr>
          <w:t>107</w:t>
        </w:r>
        <w:r>
          <w:rPr>
            <w:webHidden/>
          </w:rPr>
          <w:fldChar w:fldCharType="end"/>
        </w:r>
      </w:hyperlink>
    </w:p>
    <w:p w:rsidR="00A8513B" w:rsidRDefault="00A8513B" w14:paraId="3E58CF03" w14:textId="1CF414CD">
      <w:pPr>
        <w:pStyle w:val="TOC3"/>
        <w:tabs>
          <w:tab w:val="right" w:leader="dot" w:pos="8777"/>
        </w:tabs>
        <w:rPr>
          <w:rFonts w:eastAsiaTheme="minorEastAsia"/>
          <w:kern w:val="2"/>
          <w:sz w:val="24"/>
          <w:szCs w:val="24"/>
          <w:lang w:val="en-US"/>
          <w14:ligatures w14:val="standardContextual"/>
        </w:rPr>
      </w:pPr>
      <w:hyperlink w:history="1" w:anchor="_Toc223525357">
        <w:r w:rsidRPr="001A0DE9">
          <w:rPr>
            <w:rStyle w:val="Hyperlink"/>
          </w:rPr>
          <w:t>5.1.26. HopDongLaoDong (Hợp đồng lao động)</w:t>
        </w:r>
        <w:r>
          <w:rPr>
            <w:webHidden/>
          </w:rPr>
          <w:tab/>
        </w:r>
        <w:r>
          <w:rPr>
            <w:webHidden/>
          </w:rPr>
          <w:fldChar w:fldCharType="begin"/>
        </w:r>
        <w:r>
          <w:rPr>
            <w:webHidden/>
          </w:rPr>
          <w:instrText xml:space="preserve"> PAGEREF _Toc223525357 \h </w:instrText>
        </w:r>
        <w:r>
          <w:rPr>
            <w:webHidden/>
          </w:rPr>
        </w:r>
        <w:r>
          <w:rPr>
            <w:webHidden/>
          </w:rPr>
          <w:fldChar w:fldCharType="separate"/>
        </w:r>
        <w:r>
          <w:rPr>
            <w:webHidden/>
          </w:rPr>
          <w:t>107</w:t>
        </w:r>
        <w:r>
          <w:rPr>
            <w:webHidden/>
          </w:rPr>
          <w:fldChar w:fldCharType="end"/>
        </w:r>
      </w:hyperlink>
    </w:p>
    <w:p w:rsidR="00A8513B" w:rsidRDefault="00A8513B" w14:paraId="700A71D7" w14:textId="543BE65E">
      <w:pPr>
        <w:pStyle w:val="TOC3"/>
        <w:tabs>
          <w:tab w:val="right" w:leader="dot" w:pos="8777"/>
        </w:tabs>
        <w:rPr>
          <w:rFonts w:eastAsiaTheme="minorEastAsia"/>
          <w:kern w:val="2"/>
          <w:sz w:val="24"/>
          <w:szCs w:val="24"/>
          <w:lang w:val="en-US"/>
          <w14:ligatures w14:val="standardContextual"/>
        </w:rPr>
      </w:pPr>
      <w:hyperlink w:history="1" w:anchor="_Toc223525358">
        <w:r w:rsidRPr="001A0DE9">
          <w:rPr>
            <w:rStyle w:val="Hyperlink"/>
          </w:rPr>
          <w:t>5.1.27. PhuLucHopDong (Phụ lục hợp đồng)</w:t>
        </w:r>
        <w:r>
          <w:rPr>
            <w:webHidden/>
          </w:rPr>
          <w:tab/>
        </w:r>
        <w:r>
          <w:rPr>
            <w:webHidden/>
          </w:rPr>
          <w:fldChar w:fldCharType="begin"/>
        </w:r>
        <w:r>
          <w:rPr>
            <w:webHidden/>
          </w:rPr>
          <w:instrText xml:space="preserve"> PAGEREF _Toc223525358 \h </w:instrText>
        </w:r>
        <w:r>
          <w:rPr>
            <w:webHidden/>
          </w:rPr>
        </w:r>
        <w:r>
          <w:rPr>
            <w:webHidden/>
          </w:rPr>
          <w:fldChar w:fldCharType="separate"/>
        </w:r>
        <w:r>
          <w:rPr>
            <w:webHidden/>
          </w:rPr>
          <w:t>108</w:t>
        </w:r>
        <w:r>
          <w:rPr>
            <w:webHidden/>
          </w:rPr>
          <w:fldChar w:fldCharType="end"/>
        </w:r>
      </w:hyperlink>
    </w:p>
    <w:p w:rsidR="00A8513B" w:rsidRDefault="00A8513B" w14:paraId="5BBE3772" w14:textId="0044CBED">
      <w:pPr>
        <w:pStyle w:val="TOC3"/>
        <w:tabs>
          <w:tab w:val="right" w:leader="dot" w:pos="8777"/>
        </w:tabs>
        <w:rPr>
          <w:rFonts w:eastAsiaTheme="minorEastAsia"/>
          <w:kern w:val="2"/>
          <w:sz w:val="24"/>
          <w:szCs w:val="24"/>
          <w:lang w:val="en-US"/>
          <w14:ligatures w14:val="standardContextual"/>
        </w:rPr>
      </w:pPr>
      <w:hyperlink w:history="1" w:anchor="_Toc223525359">
        <w:r w:rsidRPr="001A0DE9">
          <w:rPr>
            <w:rStyle w:val="Hyperlink"/>
          </w:rPr>
          <w:t xml:space="preserve">5.1.28. DanhGia (Đánh giá) — </w:t>
        </w:r>
        <w:r w:rsidRPr="001A0DE9">
          <w:rPr>
            <w:rStyle w:val="Hyperlink"/>
            <w:i/>
            <w:iCs/>
          </w:rPr>
          <w:t>&lt;&gt;</w:t>
        </w:r>
        <w:r>
          <w:rPr>
            <w:webHidden/>
          </w:rPr>
          <w:tab/>
        </w:r>
        <w:r>
          <w:rPr>
            <w:webHidden/>
          </w:rPr>
          <w:fldChar w:fldCharType="begin"/>
        </w:r>
        <w:r>
          <w:rPr>
            <w:webHidden/>
          </w:rPr>
          <w:instrText xml:space="preserve"> PAGEREF _Toc223525359 \h </w:instrText>
        </w:r>
        <w:r>
          <w:rPr>
            <w:webHidden/>
          </w:rPr>
        </w:r>
        <w:r>
          <w:rPr>
            <w:webHidden/>
          </w:rPr>
          <w:fldChar w:fldCharType="separate"/>
        </w:r>
        <w:r>
          <w:rPr>
            <w:webHidden/>
          </w:rPr>
          <w:t>108</w:t>
        </w:r>
        <w:r>
          <w:rPr>
            <w:webHidden/>
          </w:rPr>
          <w:fldChar w:fldCharType="end"/>
        </w:r>
      </w:hyperlink>
    </w:p>
    <w:p w:rsidR="00A8513B" w:rsidRDefault="00A8513B" w14:paraId="2B61F173" w14:textId="1337CE5C">
      <w:pPr>
        <w:pStyle w:val="TOC3"/>
        <w:tabs>
          <w:tab w:val="right" w:leader="dot" w:pos="8777"/>
        </w:tabs>
        <w:rPr>
          <w:rFonts w:eastAsiaTheme="minorEastAsia"/>
          <w:kern w:val="2"/>
          <w:sz w:val="24"/>
          <w:szCs w:val="24"/>
          <w:lang w:val="en-US"/>
          <w14:ligatures w14:val="standardContextual"/>
        </w:rPr>
      </w:pPr>
      <w:hyperlink w:history="1" w:anchor="_Toc223525360">
        <w:r w:rsidRPr="001A0DE9">
          <w:rPr>
            <w:rStyle w:val="Hyperlink"/>
          </w:rPr>
          <w:t xml:space="preserve">5.1.29. KhenThuong (Khen thưởng) — </w:t>
        </w:r>
        <w:r w:rsidRPr="001A0DE9">
          <w:rPr>
            <w:rStyle w:val="Hyperlink"/>
            <w:i/>
            <w:iCs/>
          </w:rPr>
          <w:t>kế thừa DanhGia</w:t>
        </w:r>
        <w:r>
          <w:rPr>
            <w:webHidden/>
          </w:rPr>
          <w:tab/>
        </w:r>
        <w:r>
          <w:rPr>
            <w:webHidden/>
          </w:rPr>
          <w:fldChar w:fldCharType="begin"/>
        </w:r>
        <w:r>
          <w:rPr>
            <w:webHidden/>
          </w:rPr>
          <w:instrText xml:space="preserve"> PAGEREF _Toc223525360 \h </w:instrText>
        </w:r>
        <w:r>
          <w:rPr>
            <w:webHidden/>
          </w:rPr>
        </w:r>
        <w:r>
          <w:rPr>
            <w:webHidden/>
          </w:rPr>
          <w:fldChar w:fldCharType="separate"/>
        </w:r>
        <w:r>
          <w:rPr>
            <w:webHidden/>
          </w:rPr>
          <w:t>108</w:t>
        </w:r>
        <w:r>
          <w:rPr>
            <w:webHidden/>
          </w:rPr>
          <w:fldChar w:fldCharType="end"/>
        </w:r>
      </w:hyperlink>
    </w:p>
    <w:p w:rsidR="00A8513B" w:rsidRDefault="00A8513B" w14:paraId="677884DE" w14:textId="652590DA">
      <w:pPr>
        <w:pStyle w:val="TOC3"/>
        <w:tabs>
          <w:tab w:val="right" w:leader="dot" w:pos="8777"/>
        </w:tabs>
        <w:rPr>
          <w:rFonts w:eastAsiaTheme="minorEastAsia"/>
          <w:kern w:val="2"/>
          <w:sz w:val="24"/>
          <w:szCs w:val="24"/>
          <w:lang w:val="en-US"/>
          <w14:ligatures w14:val="standardContextual"/>
        </w:rPr>
      </w:pPr>
      <w:hyperlink w:history="1" w:anchor="_Toc223525361">
        <w:r w:rsidRPr="001A0DE9">
          <w:rPr>
            <w:rStyle w:val="Hyperlink"/>
          </w:rPr>
          <w:t xml:space="preserve">5.1.30. KyLuat (Kỷ luật) — </w:t>
        </w:r>
        <w:r w:rsidRPr="001A0DE9">
          <w:rPr>
            <w:rStyle w:val="Hyperlink"/>
            <w:i/>
            <w:iCs/>
          </w:rPr>
          <w:t>kế thừa DanhGia</w:t>
        </w:r>
        <w:r>
          <w:rPr>
            <w:webHidden/>
          </w:rPr>
          <w:tab/>
        </w:r>
        <w:r>
          <w:rPr>
            <w:webHidden/>
          </w:rPr>
          <w:fldChar w:fldCharType="begin"/>
        </w:r>
        <w:r>
          <w:rPr>
            <w:webHidden/>
          </w:rPr>
          <w:instrText xml:space="preserve"> PAGEREF _Toc223525361 \h </w:instrText>
        </w:r>
        <w:r>
          <w:rPr>
            <w:webHidden/>
          </w:rPr>
        </w:r>
        <w:r>
          <w:rPr>
            <w:webHidden/>
          </w:rPr>
          <w:fldChar w:fldCharType="separate"/>
        </w:r>
        <w:r>
          <w:rPr>
            <w:webHidden/>
          </w:rPr>
          <w:t>108</w:t>
        </w:r>
        <w:r>
          <w:rPr>
            <w:webHidden/>
          </w:rPr>
          <w:fldChar w:fldCharType="end"/>
        </w:r>
      </w:hyperlink>
    </w:p>
    <w:p w:rsidR="00A8513B" w:rsidRDefault="00A8513B" w14:paraId="158E2C6A" w14:textId="5F80F5DC">
      <w:pPr>
        <w:pStyle w:val="TOC3"/>
        <w:tabs>
          <w:tab w:val="right" w:leader="dot" w:pos="8777"/>
        </w:tabs>
        <w:rPr>
          <w:rFonts w:eastAsiaTheme="minorEastAsia"/>
          <w:kern w:val="2"/>
          <w:sz w:val="24"/>
          <w:szCs w:val="24"/>
          <w:lang w:val="en-US"/>
          <w14:ligatures w14:val="standardContextual"/>
        </w:rPr>
      </w:pPr>
      <w:hyperlink w:history="1" w:anchor="_Toc223525362">
        <w:r w:rsidRPr="001A0DE9">
          <w:rPr>
            <w:rStyle w:val="Hyperlink"/>
          </w:rPr>
          <w:t>5.1.31. KhoaDaoTao (Khóa đào tạo)</w:t>
        </w:r>
        <w:r>
          <w:rPr>
            <w:webHidden/>
          </w:rPr>
          <w:tab/>
        </w:r>
        <w:r>
          <w:rPr>
            <w:webHidden/>
          </w:rPr>
          <w:fldChar w:fldCharType="begin"/>
        </w:r>
        <w:r>
          <w:rPr>
            <w:webHidden/>
          </w:rPr>
          <w:instrText xml:space="preserve"> PAGEREF _Toc223525362 \h </w:instrText>
        </w:r>
        <w:r>
          <w:rPr>
            <w:webHidden/>
          </w:rPr>
        </w:r>
        <w:r>
          <w:rPr>
            <w:webHidden/>
          </w:rPr>
          <w:fldChar w:fldCharType="separate"/>
        </w:r>
        <w:r>
          <w:rPr>
            <w:webHidden/>
          </w:rPr>
          <w:t>109</w:t>
        </w:r>
        <w:r>
          <w:rPr>
            <w:webHidden/>
          </w:rPr>
          <w:fldChar w:fldCharType="end"/>
        </w:r>
      </w:hyperlink>
    </w:p>
    <w:p w:rsidR="00A8513B" w:rsidRDefault="00A8513B" w14:paraId="0A4AAA57" w14:textId="32CE098A">
      <w:pPr>
        <w:pStyle w:val="TOC3"/>
        <w:tabs>
          <w:tab w:val="right" w:leader="dot" w:pos="8777"/>
        </w:tabs>
        <w:rPr>
          <w:rFonts w:eastAsiaTheme="minorEastAsia"/>
          <w:kern w:val="2"/>
          <w:sz w:val="24"/>
          <w:szCs w:val="24"/>
          <w:lang w:val="en-US"/>
          <w14:ligatures w14:val="standardContextual"/>
        </w:rPr>
      </w:pPr>
      <w:hyperlink w:history="1" w:anchor="_Toc223525363">
        <w:r w:rsidRPr="001A0DE9">
          <w:rPr>
            <w:rStyle w:val="Hyperlink"/>
          </w:rPr>
          <w:t>5.1.32. DangKyDaoTao (Đăng ký đào tạo)</w:t>
        </w:r>
        <w:r>
          <w:rPr>
            <w:webHidden/>
          </w:rPr>
          <w:tab/>
        </w:r>
        <w:r>
          <w:rPr>
            <w:webHidden/>
          </w:rPr>
          <w:fldChar w:fldCharType="begin"/>
        </w:r>
        <w:r>
          <w:rPr>
            <w:webHidden/>
          </w:rPr>
          <w:instrText xml:space="preserve"> PAGEREF _Toc223525363 \h </w:instrText>
        </w:r>
        <w:r>
          <w:rPr>
            <w:webHidden/>
          </w:rPr>
        </w:r>
        <w:r>
          <w:rPr>
            <w:webHidden/>
          </w:rPr>
          <w:fldChar w:fldCharType="separate"/>
        </w:r>
        <w:r>
          <w:rPr>
            <w:webHidden/>
          </w:rPr>
          <w:t>109</w:t>
        </w:r>
        <w:r>
          <w:rPr>
            <w:webHidden/>
          </w:rPr>
          <w:fldChar w:fldCharType="end"/>
        </w:r>
      </w:hyperlink>
    </w:p>
    <w:p w:rsidR="00A8513B" w:rsidRDefault="00A8513B" w14:paraId="6D75782F" w14:textId="10EFE093">
      <w:pPr>
        <w:pStyle w:val="TOC3"/>
        <w:tabs>
          <w:tab w:val="right" w:leader="dot" w:pos="8777"/>
        </w:tabs>
        <w:rPr>
          <w:rFonts w:eastAsiaTheme="minorEastAsia"/>
          <w:kern w:val="2"/>
          <w:sz w:val="24"/>
          <w:szCs w:val="24"/>
          <w:lang w:val="en-US"/>
          <w14:ligatures w14:val="standardContextual"/>
        </w:rPr>
      </w:pPr>
      <w:hyperlink w:history="1" w:anchor="_Toc223525364">
        <w:r w:rsidRPr="001A0DE9">
          <w:rPr>
            <w:rStyle w:val="Hyperlink"/>
          </w:rPr>
          <w:t>5.1.33. NhatKyHeThong (Nhật ký hệ thống)</w:t>
        </w:r>
        <w:r>
          <w:rPr>
            <w:webHidden/>
          </w:rPr>
          <w:tab/>
        </w:r>
        <w:r>
          <w:rPr>
            <w:webHidden/>
          </w:rPr>
          <w:fldChar w:fldCharType="begin"/>
        </w:r>
        <w:r>
          <w:rPr>
            <w:webHidden/>
          </w:rPr>
          <w:instrText xml:space="preserve"> PAGEREF _Toc223525364 \h </w:instrText>
        </w:r>
        <w:r>
          <w:rPr>
            <w:webHidden/>
          </w:rPr>
        </w:r>
        <w:r>
          <w:rPr>
            <w:webHidden/>
          </w:rPr>
          <w:fldChar w:fldCharType="separate"/>
        </w:r>
        <w:r>
          <w:rPr>
            <w:webHidden/>
          </w:rPr>
          <w:t>109</w:t>
        </w:r>
        <w:r>
          <w:rPr>
            <w:webHidden/>
          </w:rPr>
          <w:fldChar w:fldCharType="end"/>
        </w:r>
      </w:hyperlink>
    </w:p>
    <w:p w:rsidR="00A8513B" w:rsidRDefault="00A8513B" w14:paraId="4E90A633" w14:textId="4746CB81">
      <w:pPr>
        <w:pStyle w:val="TOC2"/>
        <w:tabs>
          <w:tab w:val="right" w:leader="dot" w:pos="8777"/>
        </w:tabs>
        <w:rPr>
          <w:rFonts w:eastAsiaTheme="minorEastAsia"/>
          <w:kern w:val="2"/>
          <w:sz w:val="24"/>
          <w:szCs w:val="24"/>
          <w:lang w:val="en-US"/>
          <w14:ligatures w14:val="standardContextual"/>
        </w:rPr>
      </w:pPr>
      <w:hyperlink w:history="1" w:anchor="_Toc223525365">
        <w:r w:rsidRPr="001A0DE9">
          <w:rPr>
            <w:rStyle w:val="Hyperlink"/>
            <w:lang w:val="en-US"/>
          </w:rPr>
          <w:t>5.2. Xây dựng biểu đồ lớp</w:t>
        </w:r>
        <w:r>
          <w:rPr>
            <w:webHidden/>
          </w:rPr>
          <w:tab/>
        </w:r>
        <w:r>
          <w:rPr>
            <w:webHidden/>
          </w:rPr>
          <w:fldChar w:fldCharType="begin"/>
        </w:r>
        <w:r>
          <w:rPr>
            <w:webHidden/>
          </w:rPr>
          <w:instrText xml:space="preserve"> PAGEREF _Toc223525365 \h </w:instrText>
        </w:r>
        <w:r>
          <w:rPr>
            <w:webHidden/>
          </w:rPr>
        </w:r>
        <w:r>
          <w:rPr>
            <w:webHidden/>
          </w:rPr>
          <w:fldChar w:fldCharType="separate"/>
        </w:r>
        <w:r>
          <w:rPr>
            <w:webHidden/>
          </w:rPr>
          <w:t>112</w:t>
        </w:r>
        <w:r>
          <w:rPr>
            <w:webHidden/>
          </w:rPr>
          <w:fldChar w:fldCharType="end"/>
        </w:r>
      </w:hyperlink>
    </w:p>
    <w:p w:rsidR="432BEE21" w:rsidP="432BEE21" w:rsidRDefault="432BEE21" w14:paraId="2B8241E0" w14:textId="1E44C793">
      <w:pPr>
        <w:pStyle w:val="TOC2"/>
        <w:tabs>
          <w:tab w:val="right" w:leader="dot" w:pos="8775"/>
        </w:tabs>
        <w:rPr>
          <w:rStyle w:val="Hyperlink"/>
        </w:rPr>
      </w:pPr>
      <w:r>
        <w:fldChar w:fldCharType="end"/>
      </w:r>
    </w:p>
    <w:p w:rsidRPr="00AD5036" w:rsidR="00A657C4" w:rsidRDefault="00A657C4" w14:paraId="25D55B5B" w14:textId="0A9180CA">
      <w:pPr>
        <w:rPr>
          <w:lang w:val="en-US"/>
        </w:rPr>
      </w:pPr>
    </w:p>
    <w:p w:rsidRPr="00AD5036" w:rsidR="0032263D" w:rsidRDefault="0032263D" w14:paraId="504EF056" w14:textId="77777777">
      <w:pPr>
        <w:rPr>
          <w:rFonts w:asciiTheme="majorHAnsi" w:hAnsiTheme="majorHAnsi" w:eastAsiaTheme="majorEastAsia" w:cstheme="majorBidi"/>
          <w:b/>
          <w:bCs/>
          <w:color w:val="365F91" w:themeColor="accent1" w:themeShade="BF"/>
          <w:sz w:val="40"/>
          <w:szCs w:val="40"/>
          <w:shd w:val="clear" w:color="auto" w:fill="FFFFFF"/>
          <w:lang w:val="en-US"/>
        </w:rPr>
      </w:pPr>
      <w:r w:rsidRPr="00AD5036">
        <w:rPr>
          <w:lang w:val="en-US"/>
        </w:rPr>
        <w:br w:type="page"/>
      </w:r>
    </w:p>
    <w:p w:rsidRPr="00AD5036" w:rsidR="0064340F" w:rsidP="0064340F" w:rsidRDefault="65321137" w14:paraId="666B175E" w14:textId="77777777">
      <w:pPr>
        <w:pStyle w:val="Heading1"/>
        <w:rPr>
          <w:lang w:val="en-US"/>
        </w:rPr>
      </w:pPr>
      <w:bookmarkStart w:name="_Toc223525267" w:id="0"/>
      <w:bookmarkStart w:name="i.-bản-kế-hoạch-quản-lý-yêu-cầu" w:id="1"/>
      <w:r w:rsidRPr="65321137">
        <w:rPr>
          <w:lang w:val="en-US"/>
        </w:rPr>
        <w:t>I. BẢN KẾ HOẠCH QUẢN LÝ YÊU CẦU</w:t>
      </w:r>
      <w:bookmarkEnd w:id="0"/>
    </w:p>
    <w:p w:rsidRPr="00AD5036" w:rsidR="0064340F" w:rsidP="0064340F" w:rsidRDefault="65321137" w14:paraId="356C704D" w14:textId="77777777">
      <w:pPr>
        <w:pStyle w:val="Heading2"/>
        <w:rPr>
          <w:lang w:val="en-US"/>
        </w:rPr>
      </w:pPr>
      <w:bookmarkStart w:name="_Toc223525268" w:id="2"/>
      <w:bookmarkStart w:name="giới-thiệu" w:id="3"/>
      <w:r w:rsidRPr="65321137">
        <w:rPr>
          <w:lang w:val="en-US"/>
        </w:rPr>
        <w:t>1.1. Giới thiệu</w:t>
      </w:r>
      <w:bookmarkEnd w:id="2"/>
    </w:p>
    <w:p w:rsidRPr="00AD5036" w:rsidR="0064340F" w:rsidP="0064340F" w:rsidRDefault="65321137" w14:paraId="1C1D1D2E" w14:textId="77777777">
      <w:pPr>
        <w:pStyle w:val="Heading3"/>
        <w:rPr>
          <w:lang w:val="en-US"/>
        </w:rPr>
      </w:pPr>
      <w:bookmarkStart w:name="_Toc223525269" w:id="4"/>
      <w:bookmarkStart w:name="mục-đích" w:id="5"/>
      <w:r w:rsidRPr="65321137">
        <w:rPr>
          <w:lang w:val="en-US"/>
        </w:rPr>
        <w:t>1.1.1. Mục đích</w:t>
      </w:r>
      <w:bookmarkEnd w:id="4"/>
    </w:p>
    <w:p w:rsidRPr="00AD5036" w:rsidR="0064340F" w:rsidP="0064340F" w:rsidRDefault="0064340F" w14:paraId="23F53412" w14:textId="77777777">
      <w:pPr>
        <w:pStyle w:val="FirstParagraph"/>
      </w:pPr>
      <w:r w:rsidRPr="00AD5036">
        <w:t>Tài liệu Kế hoạch Quản lý Yêu cầu (Requirements Management Plan – RMP) này được xây dựng nhằm xác định các phương pháp, quy trình và công cụ được sử dụng để quản lý các yêu cầu của Hệ thống Quản lý Nhân sự (Human Resource Management System – HRMS) phục vụ Trường Đại học Thủy Lợi.</w:t>
      </w:r>
    </w:p>
    <w:p w:rsidRPr="00AD5036" w:rsidR="0064340F" w:rsidP="0064340F" w:rsidRDefault="0064340F" w14:paraId="10DB5F86" w14:textId="77777777">
      <w:pPr>
        <w:pStyle w:val="BodyText"/>
      </w:pPr>
      <w:r w:rsidRPr="00AD5036">
        <w:t>Tài liệu đóng vai trò là cơ sở để:</w:t>
      </w:r>
    </w:p>
    <w:p w:rsidRPr="00AD5036" w:rsidR="0064340F" w:rsidP="00893277" w:rsidRDefault="0064340F" w14:paraId="4AEC4802" w14:textId="77777777">
      <w:pPr>
        <w:pStyle w:val="Compact"/>
        <w:numPr>
          <w:ilvl w:val="0"/>
          <w:numId w:val="1"/>
        </w:numPr>
      </w:pPr>
      <w:r w:rsidRPr="00AD5036">
        <w:t>Định hướng hoạt động thu thập, phân tích, đặc tả và quản lý yêu cầu hệ thống;</w:t>
      </w:r>
    </w:p>
    <w:p w:rsidRPr="00AD5036" w:rsidR="0064340F" w:rsidP="00893277" w:rsidRDefault="0064340F" w14:paraId="659354A2" w14:textId="77777777">
      <w:pPr>
        <w:pStyle w:val="Compact"/>
        <w:numPr>
          <w:ilvl w:val="0"/>
          <w:numId w:val="1"/>
        </w:numPr>
      </w:pPr>
      <w:r w:rsidRPr="00AD5036">
        <w:t>Đảm bảo các yêu cầu được xác định rõ ràng, nhất quán và có khả năng truy xuất nguồn gốc;</w:t>
      </w:r>
    </w:p>
    <w:p w:rsidRPr="00AD5036" w:rsidR="0064340F" w:rsidP="00893277" w:rsidRDefault="0064340F" w14:paraId="6022B7DF" w14:textId="77777777">
      <w:pPr>
        <w:pStyle w:val="Compact"/>
        <w:numPr>
          <w:ilvl w:val="0"/>
          <w:numId w:val="1"/>
        </w:numPr>
      </w:pPr>
      <w:r w:rsidRPr="00AD5036">
        <w:t>Hỗ trợ kiểm soát và quản lý các thay đổi yêu cầu trong suốt vòng đời phát triển hệ thống;</w:t>
      </w:r>
    </w:p>
    <w:p w:rsidRPr="00AD5036" w:rsidR="0064340F" w:rsidP="00893277" w:rsidRDefault="0064340F" w14:paraId="2EF4CADE" w14:textId="77777777">
      <w:pPr>
        <w:pStyle w:val="Compact"/>
        <w:numPr>
          <w:ilvl w:val="0"/>
          <w:numId w:val="1"/>
        </w:numPr>
      </w:pPr>
      <w:r w:rsidRPr="00AD5036">
        <w:t>Làm tài liệu tham chiếu cho các giai đoạn thiết kế, phát triển, kiểm thử và nghiệm thu hệ thống.</w:t>
      </w:r>
    </w:p>
    <w:p w:rsidRPr="00AD5036" w:rsidR="0064340F" w:rsidP="0064340F" w:rsidRDefault="65321137" w14:paraId="00176CDC" w14:textId="77777777">
      <w:pPr>
        <w:pStyle w:val="Heading3"/>
        <w:rPr>
          <w:lang w:val="en-US"/>
        </w:rPr>
      </w:pPr>
      <w:bookmarkStart w:name="_Toc223525270" w:id="6"/>
      <w:bookmarkStart w:name="phạm-vi-áp-dụng" w:id="7"/>
      <w:bookmarkEnd w:id="5"/>
      <w:r w:rsidRPr="65321137">
        <w:rPr>
          <w:lang w:val="en-US"/>
        </w:rPr>
        <w:t>1.1.2. Phạm vi áp dụng</w:t>
      </w:r>
      <w:bookmarkEnd w:id="6"/>
    </w:p>
    <w:p w:rsidRPr="00AD5036" w:rsidR="0064340F" w:rsidP="0064340F" w:rsidRDefault="0064340F" w14:paraId="1DB7EEF8" w14:textId="77777777">
      <w:pPr>
        <w:pStyle w:val="FirstParagraph"/>
      </w:pPr>
      <w:r w:rsidRPr="00AD5036">
        <w:t>Bản RMP này áp dụng cho toàn bộ các yêu cầu của hệ thống HRMS được phát triển nhằm phục vụ công tác quản lý nhân sự tại Trường Đại học Thủy Lợi, bao gồm các đơn vị đào tạo, đơn vị nghiên cứu khoa học, các phòng ban chức năng và các cơ sở trực thuộc nhà trường.</w:t>
      </w:r>
    </w:p>
    <w:p w:rsidRPr="00AD5036" w:rsidR="0064340F" w:rsidP="0064340F" w:rsidRDefault="65321137" w14:paraId="345758AB" w14:textId="77777777">
      <w:pPr>
        <w:pStyle w:val="Heading2"/>
        <w:rPr>
          <w:lang w:val="en-US"/>
        </w:rPr>
      </w:pPr>
      <w:bookmarkStart w:name="_Toc223525271" w:id="8"/>
      <w:bookmarkStart w:name="công-cụ-sử-dụng-và-các-kiểu-yêu-cầu" w:id="9"/>
      <w:bookmarkEnd w:id="3"/>
      <w:bookmarkEnd w:id="7"/>
      <w:r w:rsidRPr="65321137">
        <w:rPr>
          <w:lang w:val="en-US"/>
        </w:rPr>
        <w:t>1.2. Công cụ sử dụng và các kiểu yêu cầu</w:t>
      </w:r>
      <w:bookmarkEnd w:id="8"/>
    </w:p>
    <w:p w:rsidRPr="00AD5036" w:rsidR="0064340F" w:rsidP="0064340F" w:rsidRDefault="65321137" w14:paraId="15F15E8E" w14:textId="77777777">
      <w:pPr>
        <w:pStyle w:val="Heading3"/>
        <w:rPr>
          <w:lang w:val="en-US"/>
        </w:rPr>
      </w:pPr>
      <w:bookmarkStart w:name="_Toc223525272" w:id="10"/>
      <w:bookmarkStart w:name="các-công-cụ-sử-dụng-quản-lý-yêu-cầu" w:id="11"/>
      <w:r w:rsidRPr="65321137">
        <w:rPr>
          <w:lang w:val="en-US"/>
        </w:rPr>
        <w:t>1.2.1. Các công cụ sử dụng quản lý yêu cầu</w:t>
      </w:r>
      <w:bookmarkEnd w:id="10"/>
    </w:p>
    <w:tbl>
      <w:tblPr>
        <w:tblStyle w:val="Table"/>
        <w:tblW w:w="5000" w:type="pct"/>
        <w:tblLayout w:type="fixed"/>
        <w:tblLook w:val="0020" w:firstRow="1" w:lastRow="0" w:firstColumn="0" w:lastColumn="0" w:noHBand="0" w:noVBand="0"/>
      </w:tblPr>
      <w:tblGrid>
        <w:gridCol w:w="3377"/>
        <w:gridCol w:w="2700"/>
        <w:gridCol w:w="2700"/>
      </w:tblGrid>
      <w:tr w:rsidRPr="00AD5036" w:rsidR="0064340F" w:rsidTr="008A5C0B" w14:paraId="44526DF7" w14:textId="77777777">
        <w:trPr>
          <w:cnfStyle w:val="100000000000" w:firstRow="1" w:lastRow="0" w:firstColumn="0" w:lastColumn="0" w:oddVBand="0" w:evenVBand="0" w:oddHBand="0" w:evenHBand="0" w:firstRowFirstColumn="0" w:firstRowLastColumn="0" w:lastRowFirstColumn="0" w:lastRowLastColumn="0"/>
          <w:tblHeader/>
        </w:trPr>
        <w:tc>
          <w:tcPr>
            <w:tcW w:w="3046" w:type="dxa"/>
          </w:tcPr>
          <w:p w:rsidRPr="00AD5036" w:rsidR="0064340F" w:rsidP="008A5C0B" w:rsidRDefault="0064340F" w14:paraId="67C53D88" w14:textId="77777777">
            <w:pPr>
              <w:pStyle w:val="Compact"/>
              <w:jc w:val="center"/>
            </w:pPr>
            <w:r w:rsidRPr="00AD5036">
              <w:t>STT</w:t>
            </w:r>
          </w:p>
        </w:tc>
        <w:tc>
          <w:tcPr>
            <w:tcW w:w="2436" w:type="dxa"/>
          </w:tcPr>
          <w:p w:rsidRPr="00AD5036" w:rsidR="0064340F" w:rsidP="008A5C0B" w:rsidRDefault="0064340F" w14:paraId="14D68358" w14:textId="77777777">
            <w:pPr>
              <w:pStyle w:val="Compact"/>
            </w:pPr>
            <w:r w:rsidRPr="00AD5036">
              <w:t>Công cụ</w:t>
            </w:r>
          </w:p>
        </w:tc>
        <w:tc>
          <w:tcPr>
            <w:tcW w:w="2436" w:type="dxa"/>
          </w:tcPr>
          <w:p w:rsidRPr="00AD5036" w:rsidR="0064340F" w:rsidP="008A5C0B" w:rsidRDefault="0064340F" w14:paraId="047980E4" w14:textId="77777777">
            <w:pPr>
              <w:pStyle w:val="Compact"/>
            </w:pPr>
            <w:r w:rsidRPr="00AD5036">
              <w:t>Mục đích sử dụng</w:t>
            </w:r>
          </w:p>
        </w:tc>
      </w:tr>
      <w:tr w:rsidRPr="00AD5036" w:rsidR="0064340F" w:rsidTr="008A5C0B" w14:paraId="35948280" w14:textId="77777777">
        <w:tc>
          <w:tcPr>
            <w:tcW w:w="3046" w:type="dxa"/>
          </w:tcPr>
          <w:p w:rsidRPr="00AD5036" w:rsidR="0064340F" w:rsidP="008A5C0B" w:rsidRDefault="0064340F" w14:paraId="29516CFB" w14:textId="77777777">
            <w:pPr>
              <w:pStyle w:val="Compact"/>
              <w:jc w:val="center"/>
            </w:pPr>
            <w:r w:rsidRPr="00AD5036">
              <w:t>1</w:t>
            </w:r>
          </w:p>
        </w:tc>
        <w:tc>
          <w:tcPr>
            <w:tcW w:w="2436" w:type="dxa"/>
          </w:tcPr>
          <w:p w:rsidRPr="00AD5036" w:rsidR="0064340F" w:rsidP="008A5C0B" w:rsidRDefault="0064340F" w14:paraId="33CEA144" w14:textId="77777777">
            <w:pPr>
              <w:pStyle w:val="Compact"/>
            </w:pPr>
            <w:r w:rsidRPr="00AD5036">
              <w:t>Microsoft Word</w:t>
            </w:r>
          </w:p>
        </w:tc>
        <w:tc>
          <w:tcPr>
            <w:tcW w:w="2436" w:type="dxa"/>
          </w:tcPr>
          <w:p w:rsidRPr="00AD5036" w:rsidR="0064340F" w:rsidP="008A5C0B" w:rsidRDefault="0064340F" w14:paraId="190D7D81" w14:textId="77777777">
            <w:pPr>
              <w:pStyle w:val="Compact"/>
            </w:pPr>
            <w:r w:rsidRPr="00AD5036">
              <w:t>Soạn thảo và chỉnh sửa các tài liệu quản lý yêu cầu như RMP, SRS</w:t>
            </w:r>
          </w:p>
        </w:tc>
      </w:tr>
      <w:tr w:rsidRPr="00AD5036" w:rsidR="0064340F" w:rsidTr="008A5C0B" w14:paraId="045F7F3B" w14:textId="77777777">
        <w:tc>
          <w:tcPr>
            <w:tcW w:w="3046" w:type="dxa"/>
          </w:tcPr>
          <w:p w:rsidRPr="00AD5036" w:rsidR="0064340F" w:rsidP="008A5C0B" w:rsidRDefault="0064340F" w14:paraId="1D5F2AAA" w14:textId="77777777">
            <w:pPr>
              <w:pStyle w:val="Compact"/>
              <w:jc w:val="center"/>
            </w:pPr>
            <w:r w:rsidRPr="00AD5036">
              <w:t>2</w:t>
            </w:r>
          </w:p>
        </w:tc>
        <w:tc>
          <w:tcPr>
            <w:tcW w:w="2436" w:type="dxa"/>
          </w:tcPr>
          <w:p w:rsidRPr="00AD5036" w:rsidR="0064340F" w:rsidP="008A5C0B" w:rsidRDefault="0064340F" w14:paraId="66F47E24" w14:textId="77777777">
            <w:pPr>
              <w:pStyle w:val="Compact"/>
            </w:pPr>
            <w:r w:rsidRPr="00AD5036">
              <w:t>StarUML/ Draw.io</w:t>
            </w:r>
          </w:p>
        </w:tc>
        <w:tc>
          <w:tcPr>
            <w:tcW w:w="2436" w:type="dxa"/>
          </w:tcPr>
          <w:p w:rsidRPr="00AD5036" w:rsidR="0064340F" w:rsidP="008A5C0B" w:rsidRDefault="0064340F" w14:paraId="4C9828BC" w14:textId="77777777">
            <w:pPr>
              <w:pStyle w:val="Compact"/>
            </w:pPr>
            <w:r w:rsidRPr="00AD5036">
              <w:t>- Mô hình hóa tiến trình công việc qua các sơ đồ GANTT, đường Găng.- Mô hình hóa hệ thống thông qua các sơ đồ Use Case, các sơ đồ UML liên quan.</w:t>
            </w:r>
          </w:p>
        </w:tc>
      </w:tr>
      <w:tr w:rsidRPr="00AD5036" w:rsidR="0064340F" w:rsidTr="008A5C0B" w14:paraId="1B6003D8" w14:textId="77777777">
        <w:tc>
          <w:tcPr>
            <w:tcW w:w="3046" w:type="dxa"/>
          </w:tcPr>
          <w:p w:rsidRPr="00AD5036" w:rsidR="0064340F" w:rsidP="008A5C0B" w:rsidRDefault="0064340F" w14:paraId="5EA0A01F" w14:textId="77777777">
            <w:pPr>
              <w:pStyle w:val="Compact"/>
              <w:jc w:val="center"/>
            </w:pPr>
            <w:r w:rsidRPr="00AD5036">
              <w:t>3</w:t>
            </w:r>
          </w:p>
        </w:tc>
        <w:tc>
          <w:tcPr>
            <w:tcW w:w="2436" w:type="dxa"/>
          </w:tcPr>
          <w:p w:rsidRPr="00AD5036" w:rsidR="0064340F" w:rsidP="008A5C0B" w:rsidRDefault="0064340F" w14:paraId="532BAD1D" w14:textId="77777777">
            <w:pPr>
              <w:pStyle w:val="Compact"/>
            </w:pPr>
            <w:r w:rsidRPr="00AD5036">
              <w:t>Discord / Họp nhóm trực tiếp</w:t>
            </w:r>
          </w:p>
        </w:tc>
        <w:tc>
          <w:tcPr>
            <w:tcW w:w="2436" w:type="dxa"/>
          </w:tcPr>
          <w:p w:rsidRPr="00AD5036" w:rsidR="0064340F" w:rsidP="008A5C0B" w:rsidRDefault="0064340F" w14:paraId="4D9D01EF" w14:textId="77777777">
            <w:pPr>
              <w:pStyle w:val="Compact"/>
            </w:pPr>
            <w:r w:rsidRPr="00AD5036">
              <w:t>Trao đổi thông tin, thảo luận và xác nhận yêu cầu giữa các thành viên trong nhóm và các bên liên quan</w:t>
            </w:r>
          </w:p>
        </w:tc>
      </w:tr>
    </w:tbl>
    <w:p w:rsidRPr="00F50B0B" w:rsidR="0064340F" w:rsidP="0064340F" w:rsidRDefault="65321137" w14:paraId="4D803D06" w14:textId="77777777">
      <w:pPr>
        <w:pStyle w:val="Heading3"/>
      </w:pPr>
      <w:bookmarkStart w:name="_Toc223525273" w:id="12"/>
      <w:bookmarkStart w:name="các-kiểu-yêu-cầu-cho-dự-án" w:id="13"/>
      <w:bookmarkEnd w:id="11"/>
      <w:r>
        <w:t>1.2.2. Các kiểu yêu cầu cho dự án</w:t>
      </w:r>
      <w:bookmarkEnd w:id="12"/>
    </w:p>
    <w:tbl>
      <w:tblPr>
        <w:tblStyle w:val="Table"/>
        <w:tblW w:w="5000" w:type="pct"/>
        <w:tblLayout w:type="fixed"/>
        <w:tblLook w:val="0020" w:firstRow="1" w:lastRow="0" w:firstColumn="0" w:lastColumn="0" w:noHBand="0" w:noVBand="0"/>
      </w:tblPr>
      <w:tblGrid>
        <w:gridCol w:w="2925"/>
        <w:gridCol w:w="2926"/>
        <w:gridCol w:w="2926"/>
      </w:tblGrid>
      <w:tr w:rsidRPr="00AD5036" w:rsidR="0064340F" w:rsidTr="008A5C0B" w14:paraId="2E109129"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Pr="00AD5036" w:rsidR="0064340F" w:rsidP="008A5C0B" w:rsidRDefault="0064340F" w14:paraId="4BB1FAED" w14:textId="77777777">
            <w:pPr>
              <w:pStyle w:val="Compact"/>
            </w:pPr>
            <w:r w:rsidRPr="00AD5036">
              <w:t>Loại yêu cầu</w:t>
            </w:r>
          </w:p>
        </w:tc>
        <w:tc>
          <w:tcPr>
            <w:tcW w:w="2640" w:type="dxa"/>
          </w:tcPr>
          <w:p w:rsidRPr="00AD5036" w:rsidR="0064340F" w:rsidP="008A5C0B" w:rsidRDefault="0064340F" w14:paraId="05F43795" w14:textId="77777777">
            <w:pPr>
              <w:pStyle w:val="Compact"/>
            </w:pPr>
            <w:r w:rsidRPr="00AD5036">
              <w:t>Loại tài liệu</w:t>
            </w:r>
          </w:p>
        </w:tc>
        <w:tc>
          <w:tcPr>
            <w:tcW w:w="2640" w:type="dxa"/>
          </w:tcPr>
          <w:p w:rsidRPr="00AD5036" w:rsidR="0064340F" w:rsidP="008A5C0B" w:rsidRDefault="0064340F" w14:paraId="05050EAC" w14:textId="77777777">
            <w:pPr>
              <w:pStyle w:val="Compact"/>
            </w:pPr>
            <w:r w:rsidRPr="00AD5036">
              <w:t>Mô tả</w:t>
            </w:r>
          </w:p>
        </w:tc>
      </w:tr>
      <w:tr w:rsidRPr="00AD5036" w:rsidR="0064340F" w:rsidTr="008A5C0B" w14:paraId="59934670" w14:textId="77777777">
        <w:tc>
          <w:tcPr>
            <w:tcW w:w="2640" w:type="dxa"/>
          </w:tcPr>
          <w:p w:rsidRPr="00F50B0B" w:rsidR="0064340F" w:rsidP="008A5C0B" w:rsidRDefault="0064340F" w14:paraId="4C9D9FF8" w14:textId="77777777">
            <w:pPr>
              <w:pStyle w:val="Compact"/>
              <w:rPr>
                <w:lang w:val="vi-VN"/>
              </w:rPr>
            </w:pPr>
            <w:r w:rsidRPr="00F50B0B">
              <w:rPr>
                <w:lang w:val="vi-VN"/>
              </w:rPr>
              <w:t>Yêu cầu của các bên liên quan (STRQ)</w:t>
            </w:r>
          </w:p>
        </w:tc>
        <w:tc>
          <w:tcPr>
            <w:tcW w:w="2640" w:type="dxa"/>
          </w:tcPr>
          <w:p w:rsidRPr="00F50B0B" w:rsidR="0064340F" w:rsidP="008A5C0B" w:rsidRDefault="0064340F" w14:paraId="560ED146" w14:textId="77777777">
            <w:pPr>
              <w:pStyle w:val="Compact"/>
              <w:rPr>
                <w:lang w:val="vi-VN"/>
              </w:rPr>
            </w:pPr>
            <w:r w:rsidRPr="00F50B0B">
              <w:rPr>
                <w:lang w:val="vi-VN"/>
              </w:rPr>
              <w:t>Yêu cầu của các bên liên quan (STR)</w:t>
            </w:r>
          </w:p>
        </w:tc>
        <w:tc>
          <w:tcPr>
            <w:tcW w:w="2640" w:type="dxa"/>
          </w:tcPr>
          <w:p w:rsidRPr="00F50B0B" w:rsidR="0064340F" w:rsidP="008A5C0B" w:rsidRDefault="0064340F" w14:paraId="117F3EA7" w14:textId="77777777">
            <w:pPr>
              <w:pStyle w:val="Compact"/>
              <w:rPr>
                <w:lang w:val="vi-VN"/>
              </w:rPr>
            </w:pPr>
            <w:r w:rsidRPr="00F50B0B">
              <w:rPr>
                <w:lang w:val="vi-VN"/>
              </w:rPr>
              <w:t>Mô tả các nhu cầu, mong đợi và mục tiêu chính của người dùng và các bên liên quan đối với hệ thống.</w:t>
            </w:r>
          </w:p>
        </w:tc>
      </w:tr>
      <w:tr w:rsidRPr="00AD5036" w:rsidR="0064340F" w:rsidTr="008A5C0B" w14:paraId="3C4151E7" w14:textId="77777777">
        <w:tc>
          <w:tcPr>
            <w:tcW w:w="2640" w:type="dxa"/>
          </w:tcPr>
          <w:p w:rsidRPr="00AD5036" w:rsidR="0064340F" w:rsidP="008A5C0B" w:rsidRDefault="0064340F" w14:paraId="02021241" w14:textId="77777777">
            <w:pPr>
              <w:pStyle w:val="Compact"/>
            </w:pPr>
            <w:r w:rsidRPr="00AD5036">
              <w:t>Yêu cầu tính năng (FEAT)</w:t>
            </w:r>
          </w:p>
        </w:tc>
        <w:tc>
          <w:tcPr>
            <w:tcW w:w="2640" w:type="dxa"/>
          </w:tcPr>
          <w:p w:rsidRPr="00AD5036" w:rsidR="0064340F" w:rsidP="008A5C0B" w:rsidRDefault="0064340F" w14:paraId="2482F9BE" w14:textId="77777777">
            <w:pPr>
              <w:pStyle w:val="Compact"/>
            </w:pPr>
            <w:r w:rsidRPr="00AD5036">
              <w:t>Tài liệu tầm nhìn (VIS)</w:t>
            </w:r>
          </w:p>
        </w:tc>
        <w:tc>
          <w:tcPr>
            <w:tcW w:w="2640" w:type="dxa"/>
          </w:tcPr>
          <w:p w:rsidRPr="00AD5036" w:rsidR="0064340F" w:rsidP="008A5C0B" w:rsidRDefault="0064340F" w14:paraId="4FB3B55B" w14:textId="77777777">
            <w:pPr>
              <w:pStyle w:val="Compact"/>
            </w:pPr>
            <w:r w:rsidRPr="00AD5036">
              <w:t>Mô tả các điều kiện, khả năng và các tính năng tổng quát mà hệ thống cần cung cấp.</w:t>
            </w:r>
          </w:p>
        </w:tc>
      </w:tr>
      <w:tr w:rsidRPr="00AD5036" w:rsidR="0064340F" w:rsidTr="008A5C0B" w14:paraId="3B000112" w14:textId="77777777">
        <w:tc>
          <w:tcPr>
            <w:tcW w:w="2640" w:type="dxa"/>
          </w:tcPr>
          <w:p w:rsidRPr="00F50B0B" w:rsidR="0064340F" w:rsidP="008A5C0B" w:rsidRDefault="0064340F" w14:paraId="30EFEFB3" w14:textId="77777777">
            <w:pPr>
              <w:pStyle w:val="Compact"/>
              <w:rPr>
                <w:lang w:val="vi-VN"/>
              </w:rPr>
            </w:pPr>
            <w:r w:rsidRPr="00F50B0B">
              <w:rPr>
                <w:lang w:val="vi-VN"/>
              </w:rPr>
              <w:t>Ca sử dụng (UC) / Kịch bản (SC)</w:t>
            </w:r>
          </w:p>
        </w:tc>
        <w:tc>
          <w:tcPr>
            <w:tcW w:w="2640" w:type="dxa"/>
          </w:tcPr>
          <w:p w:rsidRPr="00F50B0B" w:rsidR="0064340F" w:rsidP="008A5C0B" w:rsidRDefault="0064340F" w14:paraId="7FCB6543" w14:textId="77777777">
            <w:pPr>
              <w:pStyle w:val="Compact"/>
              <w:rPr>
                <w:lang w:val="vi-VN"/>
              </w:rPr>
            </w:pPr>
            <w:r w:rsidRPr="00F50B0B">
              <w:rPr>
                <w:lang w:val="vi-VN"/>
              </w:rPr>
              <w:t>Đặc tả ca sử dụng (UCS)</w:t>
            </w:r>
          </w:p>
        </w:tc>
        <w:tc>
          <w:tcPr>
            <w:tcW w:w="2640" w:type="dxa"/>
          </w:tcPr>
          <w:p w:rsidRPr="00F50B0B" w:rsidR="0064340F" w:rsidP="008A5C0B" w:rsidRDefault="0064340F" w14:paraId="38F8C73B" w14:textId="77777777">
            <w:pPr>
              <w:pStyle w:val="Compact"/>
              <w:rPr>
                <w:lang w:val="vi-VN"/>
              </w:rPr>
            </w:pPr>
            <w:r w:rsidRPr="00F50B0B">
              <w:rPr>
                <w:lang w:val="vi-VN"/>
              </w:rPr>
              <w:t>Mô tả chi tiết các ca sử dụng và kịch bản, phản ánh đầy đủ các yêu cầu chức năng của hệ thống.</w:t>
            </w:r>
          </w:p>
        </w:tc>
      </w:tr>
      <w:tr w:rsidRPr="00AD5036" w:rsidR="0064340F" w:rsidTr="008A5C0B" w14:paraId="2DC74577" w14:textId="77777777">
        <w:tc>
          <w:tcPr>
            <w:tcW w:w="2640" w:type="dxa"/>
          </w:tcPr>
          <w:p w:rsidRPr="00AD5036" w:rsidR="0064340F" w:rsidP="008A5C0B" w:rsidRDefault="0064340F" w14:paraId="0A35D2D4" w14:textId="77777777">
            <w:pPr>
              <w:pStyle w:val="Compact"/>
            </w:pPr>
            <w:r w:rsidRPr="00AD5036">
              <w:t>Yêu cầu bổ sung (SUPL)</w:t>
            </w:r>
          </w:p>
        </w:tc>
        <w:tc>
          <w:tcPr>
            <w:tcW w:w="2640" w:type="dxa"/>
          </w:tcPr>
          <w:p w:rsidRPr="00AD5036" w:rsidR="0064340F" w:rsidP="008A5C0B" w:rsidRDefault="0064340F" w14:paraId="4DE5C6D6" w14:textId="77777777">
            <w:pPr>
              <w:pStyle w:val="Compact"/>
            </w:pPr>
            <w:r w:rsidRPr="00AD5036">
              <w:t>Đặc tả bổ sung (SS)</w:t>
            </w:r>
          </w:p>
        </w:tc>
        <w:tc>
          <w:tcPr>
            <w:tcW w:w="2640" w:type="dxa"/>
          </w:tcPr>
          <w:p w:rsidRPr="00AD5036" w:rsidR="0064340F" w:rsidP="008A5C0B" w:rsidRDefault="0064340F" w14:paraId="0309E5F3" w14:textId="77777777">
            <w:pPr>
              <w:pStyle w:val="Compact"/>
            </w:pPr>
            <w:r w:rsidRPr="00AD5036">
              <w:t>Mô tả các yêu cầu phi chức năng và các ràng buộc của hệ thống không được thể hiện trong mô hình ca sử dụng.</w:t>
            </w:r>
          </w:p>
        </w:tc>
      </w:tr>
    </w:tbl>
    <w:p w:rsidRPr="00F50B0B" w:rsidR="0064340F" w:rsidP="0064340F" w:rsidRDefault="65321137" w14:paraId="50C0A3D3" w14:textId="77777777">
      <w:pPr>
        <w:pStyle w:val="Heading3"/>
      </w:pPr>
      <w:bookmarkStart w:name="_Toc223525274" w:id="14"/>
      <w:bookmarkStart w:name="loại-tài-liệu-yêu-cầu-cho-dự-án" w:id="15"/>
      <w:bookmarkEnd w:id="13"/>
      <w:r>
        <w:t>1.2.3. Loại tài liệu yêu cầu cho dự án</w:t>
      </w:r>
      <w:bookmarkEnd w:id="14"/>
    </w:p>
    <w:tbl>
      <w:tblPr>
        <w:tblStyle w:val="Table"/>
        <w:tblW w:w="5000" w:type="pct"/>
        <w:tblLayout w:type="fixed"/>
        <w:tblLook w:val="0020" w:firstRow="1" w:lastRow="0" w:firstColumn="0" w:lastColumn="0" w:noHBand="0" w:noVBand="0"/>
      </w:tblPr>
      <w:tblGrid>
        <w:gridCol w:w="2925"/>
        <w:gridCol w:w="2926"/>
        <w:gridCol w:w="2926"/>
      </w:tblGrid>
      <w:tr w:rsidRPr="00AD5036" w:rsidR="0064340F" w:rsidTr="008A5C0B" w14:paraId="07DF5F89"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Pr="00AD5036" w:rsidR="0064340F" w:rsidP="008A5C0B" w:rsidRDefault="0064340F" w14:paraId="0959ABF9" w14:textId="77777777">
            <w:pPr>
              <w:pStyle w:val="Compact"/>
            </w:pPr>
            <w:r w:rsidRPr="00AD5036">
              <w:t>Loại tài liệu</w:t>
            </w:r>
          </w:p>
        </w:tc>
        <w:tc>
          <w:tcPr>
            <w:tcW w:w="2640" w:type="dxa"/>
          </w:tcPr>
          <w:p w:rsidRPr="00AD5036" w:rsidR="0064340F" w:rsidP="008A5C0B" w:rsidRDefault="0064340F" w14:paraId="50272C86" w14:textId="77777777">
            <w:pPr>
              <w:pStyle w:val="Compact"/>
            </w:pPr>
            <w:r w:rsidRPr="00AD5036">
              <w:t>Mô tả</w:t>
            </w:r>
          </w:p>
        </w:tc>
        <w:tc>
          <w:tcPr>
            <w:tcW w:w="2640" w:type="dxa"/>
          </w:tcPr>
          <w:p w:rsidRPr="00AD5036" w:rsidR="0064340F" w:rsidP="008A5C0B" w:rsidRDefault="0064340F" w14:paraId="09E3EBF2" w14:textId="77777777">
            <w:pPr>
              <w:pStyle w:val="Compact"/>
            </w:pPr>
            <w:r w:rsidRPr="00AD5036">
              <w:t>Loại yêu cầu mặc định</w:t>
            </w:r>
          </w:p>
        </w:tc>
      </w:tr>
      <w:tr w:rsidRPr="00AD5036" w:rsidR="0064340F" w:rsidTr="008A5C0B" w14:paraId="7092B55A" w14:textId="77777777">
        <w:tc>
          <w:tcPr>
            <w:tcW w:w="2640" w:type="dxa"/>
          </w:tcPr>
          <w:p w:rsidRPr="00F50B0B" w:rsidR="0064340F" w:rsidP="008A5C0B" w:rsidRDefault="0064340F" w14:paraId="1F60BC39" w14:textId="77777777">
            <w:pPr>
              <w:pStyle w:val="Compact"/>
              <w:rPr>
                <w:lang w:val="vi-VN"/>
              </w:rPr>
            </w:pPr>
            <w:r w:rsidRPr="00F50B0B">
              <w:rPr>
                <w:lang w:val="vi-VN"/>
              </w:rPr>
              <w:t>Kế hoạch quản lý yêu cầu (RMP)</w:t>
            </w:r>
          </w:p>
        </w:tc>
        <w:tc>
          <w:tcPr>
            <w:tcW w:w="2640" w:type="dxa"/>
          </w:tcPr>
          <w:p w:rsidRPr="00F50B0B" w:rsidR="0064340F" w:rsidP="008A5C0B" w:rsidRDefault="0064340F" w14:paraId="5D21AC0D" w14:textId="77777777">
            <w:pPr>
              <w:pStyle w:val="Compact"/>
              <w:rPr>
                <w:lang w:val="vi-VN"/>
              </w:rPr>
            </w:pPr>
            <w:r w:rsidRPr="00F50B0B">
              <w:rPr>
                <w:lang w:val="vi-VN"/>
              </w:rPr>
              <w:t>Tài liệu mô tả phương pháp, quy trình và công cụ quản lý yêu cầu của dự án.</w:t>
            </w:r>
          </w:p>
        </w:tc>
        <w:tc>
          <w:tcPr>
            <w:tcW w:w="2640" w:type="dxa"/>
          </w:tcPr>
          <w:p w:rsidRPr="00AD5036" w:rsidR="0064340F" w:rsidP="008A5C0B" w:rsidRDefault="0064340F" w14:paraId="6FD2444A" w14:textId="77777777">
            <w:pPr>
              <w:pStyle w:val="Compact"/>
            </w:pPr>
            <w:r w:rsidRPr="00AD5036">
              <w:t>Không áp dụng</w:t>
            </w:r>
          </w:p>
        </w:tc>
      </w:tr>
      <w:tr w:rsidRPr="00AD5036" w:rsidR="0064340F" w:rsidTr="008A5C0B" w14:paraId="0500B6BF" w14:textId="77777777">
        <w:tc>
          <w:tcPr>
            <w:tcW w:w="2640" w:type="dxa"/>
          </w:tcPr>
          <w:p w:rsidRPr="00F50B0B" w:rsidR="0064340F" w:rsidP="008A5C0B" w:rsidRDefault="0064340F" w14:paraId="4744423E" w14:textId="77777777">
            <w:pPr>
              <w:pStyle w:val="Compact"/>
              <w:rPr>
                <w:lang w:val="vi-VN"/>
              </w:rPr>
            </w:pPr>
            <w:r w:rsidRPr="00F50B0B">
              <w:rPr>
                <w:lang w:val="vi-VN"/>
              </w:rPr>
              <w:t>Yêu cầu của các bên liên quan (STR)</w:t>
            </w:r>
          </w:p>
        </w:tc>
        <w:tc>
          <w:tcPr>
            <w:tcW w:w="2640" w:type="dxa"/>
          </w:tcPr>
          <w:p w:rsidRPr="00F50B0B" w:rsidR="0064340F" w:rsidP="008A5C0B" w:rsidRDefault="0064340F" w14:paraId="20AE2ACE" w14:textId="77777777">
            <w:pPr>
              <w:pStyle w:val="Compact"/>
              <w:rPr>
                <w:lang w:val="vi-VN"/>
              </w:rPr>
            </w:pPr>
            <w:r w:rsidRPr="00F50B0B">
              <w:rPr>
                <w:lang w:val="vi-VN"/>
              </w:rPr>
              <w:t>Tập hợp các yêu cầu nghiệp vụ và mong đợi chính từ các bên liên quan.</w:t>
            </w:r>
          </w:p>
        </w:tc>
        <w:tc>
          <w:tcPr>
            <w:tcW w:w="2640" w:type="dxa"/>
          </w:tcPr>
          <w:p w:rsidRPr="00AD5036" w:rsidR="0064340F" w:rsidP="008A5C0B" w:rsidRDefault="0064340F" w14:paraId="54ACD1FD" w14:textId="77777777">
            <w:pPr>
              <w:pStyle w:val="Compact"/>
            </w:pPr>
            <w:r w:rsidRPr="00AD5036">
              <w:t>Yêu cầu bên liên quan (STRQ)</w:t>
            </w:r>
          </w:p>
        </w:tc>
      </w:tr>
      <w:tr w:rsidRPr="00AD5036" w:rsidR="0064340F" w:rsidTr="008A5C0B" w14:paraId="074528F9" w14:textId="77777777">
        <w:tc>
          <w:tcPr>
            <w:tcW w:w="2640" w:type="dxa"/>
          </w:tcPr>
          <w:p w:rsidRPr="00AD5036" w:rsidR="0064340F" w:rsidP="008A5C0B" w:rsidRDefault="0064340F" w14:paraId="076F7D14" w14:textId="77777777">
            <w:pPr>
              <w:pStyle w:val="Compact"/>
            </w:pPr>
            <w:r w:rsidRPr="00AD5036">
              <w:t>Tài liệu tầm nhìn (VIS)</w:t>
            </w:r>
          </w:p>
        </w:tc>
        <w:tc>
          <w:tcPr>
            <w:tcW w:w="2640" w:type="dxa"/>
          </w:tcPr>
          <w:p w:rsidRPr="00AD5036" w:rsidR="0064340F" w:rsidP="008A5C0B" w:rsidRDefault="0064340F" w14:paraId="5B1E2AE0" w14:textId="77777777">
            <w:pPr>
              <w:pStyle w:val="Compact"/>
            </w:pPr>
            <w:r w:rsidRPr="00AD5036">
              <w:t>Mô tả tổng quan hệ thống, phạm vi và các mục tiêu chính của dự án.</w:t>
            </w:r>
          </w:p>
        </w:tc>
        <w:tc>
          <w:tcPr>
            <w:tcW w:w="2640" w:type="dxa"/>
          </w:tcPr>
          <w:p w:rsidRPr="00AD5036" w:rsidR="0064340F" w:rsidP="008A5C0B" w:rsidRDefault="0064340F" w14:paraId="2F5FBF93" w14:textId="77777777">
            <w:pPr>
              <w:pStyle w:val="Compact"/>
            </w:pPr>
            <w:r w:rsidRPr="00AD5036">
              <w:t>Yêu cầu tính năng (FEAT)</w:t>
            </w:r>
          </w:p>
        </w:tc>
      </w:tr>
      <w:tr w:rsidRPr="00AD5036" w:rsidR="0064340F" w:rsidTr="008A5C0B" w14:paraId="7863D3FF" w14:textId="77777777">
        <w:tc>
          <w:tcPr>
            <w:tcW w:w="2640" w:type="dxa"/>
          </w:tcPr>
          <w:p w:rsidRPr="00F50B0B" w:rsidR="0064340F" w:rsidP="008A5C0B" w:rsidRDefault="0064340F" w14:paraId="03417F46" w14:textId="77777777">
            <w:pPr>
              <w:pStyle w:val="Compact"/>
              <w:rPr>
                <w:lang w:val="vi-VN"/>
              </w:rPr>
            </w:pPr>
            <w:r w:rsidRPr="00F50B0B">
              <w:rPr>
                <w:lang w:val="vi-VN"/>
              </w:rPr>
              <w:t>Đặc tả ca sử dụng (UCS)</w:t>
            </w:r>
          </w:p>
        </w:tc>
        <w:tc>
          <w:tcPr>
            <w:tcW w:w="2640" w:type="dxa"/>
          </w:tcPr>
          <w:p w:rsidRPr="00F50B0B" w:rsidR="0064340F" w:rsidP="008A5C0B" w:rsidRDefault="0064340F" w14:paraId="02BC575B" w14:textId="77777777">
            <w:pPr>
              <w:pStyle w:val="Compact"/>
              <w:rPr>
                <w:lang w:val="vi-VN"/>
              </w:rPr>
            </w:pPr>
            <w:r w:rsidRPr="00F50B0B">
              <w:rPr>
                <w:lang w:val="vi-VN"/>
              </w:rPr>
              <w:t>Mô tả chi tiết các ca sử dụng và cách người dùng tương tác với hệ thống.</w:t>
            </w:r>
          </w:p>
        </w:tc>
        <w:tc>
          <w:tcPr>
            <w:tcW w:w="2640" w:type="dxa"/>
          </w:tcPr>
          <w:p w:rsidRPr="00F50B0B" w:rsidR="0064340F" w:rsidP="008A5C0B" w:rsidRDefault="0064340F" w14:paraId="0E6FF703" w14:textId="77777777">
            <w:pPr>
              <w:pStyle w:val="Compact"/>
              <w:rPr>
                <w:lang w:val="vi-VN"/>
              </w:rPr>
            </w:pPr>
            <w:r w:rsidRPr="00F50B0B">
              <w:rPr>
                <w:lang w:val="vi-VN"/>
              </w:rPr>
              <w:t>Ca sử dụng (UC) và Kịch bản (SC)</w:t>
            </w:r>
          </w:p>
        </w:tc>
      </w:tr>
      <w:tr w:rsidRPr="00AD5036" w:rsidR="0064340F" w:rsidTr="008A5C0B" w14:paraId="754E7825" w14:textId="77777777">
        <w:tc>
          <w:tcPr>
            <w:tcW w:w="2640" w:type="dxa"/>
          </w:tcPr>
          <w:p w:rsidRPr="00AD5036" w:rsidR="0064340F" w:rsidP="008A5C0B" w:rsidRDefault="0064340F" w14:paraId="28C8D2C5" w14:textId="77777777">
            <w:pPr>
              <w:pStyle w:val="Compact"/>
            </w:pPr>
            <w:r w:rsidRPr="00AD5036">
              <w:t>Đặc tả bổ sung (SS)</w:t>
            </w:r>
          </w:p>
        </w:tc>
        <w:tc>
          <w:tcPr>
            <w:tcW w:w="2640" w:type="dxa"/>
          </w:tcPr>
          <w:p w:rsidRPr="00AD5036" w:rsidR="0064340F" w:rsidP="008A5C0B" w:rsidRDefault="0064340F" w14:paraId="3B4A9E04" w14:textId="77777777">
            <w:pPr>
              <w:pStyle w:val="Compact"/>
            </w:pPr>
            <w:r w:rsidRPr="00AD5036">
              <w:t>Mô tả các yêu cầu phi chức năng và các ràng buộc của hệ thống.</w:t>
            </w:r>
          </w:p>
        </w:tc>
        <w:tc>
          <w:tcPr>
            <w:tcW w:w="2640" w:type="dxa"/>
          </w:tcPr>
          <w:p w:rsidRPr="00AD5036" w:rsidR="0064340F" w:rsidP="008A5C0B" w:rsidRDefault="0064340F" w14:paraId="389CE01D" w14:textId="77777777">
            <w:pPr>
              <w:pStyle w:val="Compact"/>
            </w:pPr>
            <w:r w:rsidRPr="00AD5036">
              <w:t>Yêu cầu bổ sung (SUPL)</w:t>
            </w:r>
          </w:p>
        </w:tc>
      </w:tr>
    </w:tbl>
    <w:p w:rsidRPr="00F50B0B" w:rsidR="0064340F" w:rsidP="0064340F" w:rsidRDefault="65321137" w14:paraId="5E642BCF" w14:textId="77777777">
      <w:pPr>
        <w:pStyle w:val="Heading2"/>
      </w:pPr>
      <w:bookmarkStart w:name="_Toc223525275" w:id="16"/>
      <w:bookmarkStart w:name="các-nhân-tố-tham-gia-dự-án-phần-mềm" w:id="17"/>
      <w:bookmarkEnd w:id="9"/>
      <w:bookmarkEnd w:id="15"/>
      <w:r>
        <w:t>1.3. Các nhân tố tham gia dự án phần mềm</w:t>
      </w:r>
      <w:bookmarkEnd w:id="16"/>
    </w:p>
    <w:tbl>
      <w:tblPr>
        <w:tblStyle w:val="Table"/>
        <w:tblW w:w="5000" w:type="pct"/>
        <w:tblLayout w:type="fixed"/>
        <w:tblLook w:val="0020" w:firstRow="1" w:lastRow="0" w:firstColumn="0" w:lastColumn="0" w:noHBand="0" w:noVBand="0"/>
      </w:tblPr>
      <w:tblGrid>
        <w:gridCol w:w="2065"/>
        <w:gridCol w:w="2065"/>
        <w:gridCol w:w="2582"/>
        <w:gridCol w:w="2065"/>
      </w:tblGrid>
      <w:tr w:rsidRPr="00AD5036" w:rsidR="0064340F" w:rsidTr="008A5C0B" w14:paraId="3CEE9D90" w14:textId="77777777">
        <w:trPr>
          <w:cnfStyle w:val="100000000000" w:firstRow="1" w:lastRow="0" w:firstColumn="0" w:lastColumn="0" w:oddVBand="0" w:evenVBand="0" w:oddHBand="0" w:evenHBand="0" w:firstRowFirstColumn="0" w:firstRowLastColumn="0" w:lastRowFirstColumn="0" w:lastRowLastColumn="0"/>
          <w:tblHeader/>
        </w:trPr>
        <w:tc>
          <w:tcPr>
            <w:tcW w:w="1863" w:type="dxa"/>
          </w:tcPr>
          <w:p w:rsidRPr="00AD5036" w:rsidR="0064340F" w:rsidP="008A5C0B" w:rsidRDefault="0064340F" w14:paraId="43F19484" w14:textId="77777777">
            <w:pPr>
              <w:pStyle w:val="Compact"/>
            </w:pPr>
            <w:r w:rsidRPr="00AD5036">
              <w:t>Team</w:t>
            </w:r>
          </w:p>
        </w:tc>
        <w:tc>
          <w:tcPr>
            <w:tcW w:w="1863" w:type="dxa"/>
          </w:tcPr>
          <w:p w:rsidRPr="00AD5036" w:rsidR="0064340F" w:rsidP="008A5C0B" w:rsidRDefault="0064340F" w14:paraId="25DB7082" w14:textId="77777777">
            <w:pPr>
              <w:pStyle w:val="Compact"/>
            </w:pPr>
            <w:r w:rsidRPr="00AD5036">
              <w:t>Vai trò</w:t>
            </w:r>
          </w:p>
        </w:tc>
        <w:tc>
          <w:tcPr>
            <w:tcW w:w="2329" w:type="dxa"/>
          </w:tcPr>
          <w:p w:rsidRPr="00AD5036" w:rsidR="0064340F" w:rsidP="008A5C0B" w:rsidRDefault="0064340F" w14:paraId="6E77FBEC" w14:textId="77777777">
            <w:pPr>
              <w:pStyle w:val="Compact"/>
              <w:jc w:val="center"/>
            </w:pPr>
            <w:r w:rsidRPr="00AD5036">
              <w:t>Số lượng</w:t>
            </w:r>
          </w:p>
        </w:tc>
        <w:tc>
          <w:tcPr>
            <w:tcW w:w="1863" w:type="dxa"/>
          </w:tcPr>
          <w:p w:rsidRPr="00AD5036" w:rsidR="0064340F" w:rsidP="008A5C0B" w:rsidRDefault="0064340F" w14:paraId="0C087EA1" w14:textId="77777777">
            <w:pPr>
              <w:pStyle w:val="Compact"/>
            </w:pPr>
            <w:r w:rsidRPr="00AD5036">
              <w:t>Nhiệm vụ chính</w:t>
            </w:r>
          </w:p>
        </w:tc>
      </w:tr>
      <w:tr w:rsidRPr="00AD5036" w:rsidR="0064340F" w:rsidTr="008A5C0B" w14:paraId="6F606E2E" w14:textId="77777777">
        <w:tc>
          <w:tcPr>
            <w:tcW w:w="1863" w:type="dxa"/>
          </w:tcPr>
          <w:p w:rsidRPr="00AD5036" w:rsidR="0064340F" w:rsidP="008A5C0B" w:rsidRDefault="0064340F" w14:paraId="291F6432" w14:textId="77777777">
            <w:pPr>
              <w:pStyle w:val="Compact"/>
            </w:pPr>
            <w:r w:rsidRPr="00AD5036">
              <w:t>Team 1</w:t>
            </w:r>
          </w:p>
        </w:tc>
        <w:tc>
          <w:tcPr>
            <w:tcW w:w="1863" w:type="dxa"/>
          </w:tcPr>
          <w:p w:rsidRPr="00AD5036" w:rsidR="0064340F" w:rsidP="008A5C0B" w:rsidRDefault="0064340F" w14:paraId="3453A58F" w14:textId="77777777">
            <w:pPr>
              <w:pStyle w:val="Compact"/>
            </w:pPr>
            <w:r w:rsidRPr="00AD5036">
              <w:t>BA / PM</w:t>
            </w:r>
          </w:p>
        </w:tc>
        <w:tc>
          <w:tcPr>
            <w:tcW w:w="2329" w:type="dxa"/>
          </w:tcPr>
          <w:p w:rsidRPr="00AD5036" w:rsidR="0064340F" w:rsidP="008A5C0B" w:rsidRDefault="0064340F" w14:paraId="08033F29" w14:textId="77777777">
            <w:pPr>
              <w:pStyle w:val="Compact"/>
              <w:jc w:val="center"/>
            </w:pPr>
            <w:r w:rsidRPr="00AD5036">
              <w:t>2</w:t>
            </w:r>
          </w:p>
        </w:tc>
        <w:tc>
          <w:tcPr>
            <w:tcW w:w="1863" w:type="dxa"/>
          </w:tcPr>
          <w:p w:rsidRPr="00AD5036" w:rsidR="0064340F" w:rsidP="008A5C0B" w:rsidRDefault="0064340F" w14:paraId="7F9AC40F" w14:textId="77777777">
            <w:pPr>
              <w:pStyle w:val="Compact"/>
            </w:pPr>
            <w:r w:rsidRPr="00AD5036">
              <w:t>Phân tích yêu cầu, lập kế hoạch và quản lý tiến độ dự án</w:t>
            </w:r>
          </w:p>
        </w:tc>
      </w:tr>
      <w:tr w:rsidRPr="00AD5036" w:rsidR="0064340F" w:rsidTr="008A5C0B" w14:paraId="3C7C9575" w14:textId="77777777">
        <w:tc>
          <w:tcPr>
            <w:tcW w:w="1863" w:type="dxa"/>
          </w:tcPr>
          <w:p w:rsidRPr="00AD5036" w:rsidR="0064340F" w:rsidP="008A5C0B" w:rsidRDefault="0064340F" w14:paraId="616FC8EE" w14:textId="77777777">
            <w:pPr>
              <w:pStyle w:val="Compact"/>
            </w:pPr>
            <w:r w:rsidRPr="00AD5036">
              <w:t>Team 2</w:t>
            </w:r>
          </w:p>
        </w:tc>
        <w:tc>
          <w:tcPr>
            <w:tcW w:w="1863" w:type="dxa"/>
          </w:tcPr>
          <w:p w:rsidRPr="00AD5036" w:rsidR="0064340F" w:rsidP="008A5C0B" w:rsidRDefault="0064340F" w14:paraId="187C33CC" w14:textId="77777777">
            <w:pPr>
              <w:pStyle w:val="Compact"/>
            </w:pPr>
            <w:r w:rsidRPr="00AD5036">
              <w:t>SA / Design</w:t>
            </w:r>
          </w:p>
        </w:tc>
        <w:tc>
          <w:tcPr>
            <w:tcW w:w="2329" w:type="dxa"/>
          </w:tcPr>
          <w:p w:rsidRPr="00AD5036" w:rsidR="0064340F" w:rsidP="008A5C0B" w:rsidRDefault="0064340F" w14:paraId="6FDBCAB6" w14:textId="77777777">
            <w:pPr>
              <w:pStyle w:val="Compact"/>
              <w:jc w:val="center"/>
            </w:pPr>
            <w:r w:rsidRPr="00AD5036">
              <w:t>4</w:t>
            </w:r>
          </w:p>
        </w:tc>
        <w:tc>
          <w:tcPr>
            <w:tcW w:w="1863" w:type="dxa"/>
          </w:tcPr>
          <w:p w:rsidRPr="00AD5036" w:rsidR="0064340F" w:rsidP="008A5C0B" w:rsidRDefault="0064340F" w14:paraId="5DFC8B65" w14:textId="77777777">
            <w:pPr>
              <w:pStyle w:val="Compact"/>
            </w:pPr>
            <w:r w:rsidRPr="00AD5036">
              <w:t>Thiết kế kiến trúc hệ thống, cơ sở dữ liệu và giao diện người dùng (UI/UX)</w:t>
            </w:r>
          </w:p>
        </w:tc>
      </w:tr>
      <w:tr w:rsidRPr="00AD5036" w:rsidR="0064340F" w:rsidTr="008A5C0B" w14:paraId="1FF89F9E" w14:textId="77777777">
        <w:tc>
          <w:tcPr>
            <w:tcW w:w="1863" w:type="dxa"/>
          </w:tcPr>
          <w:p w:rsidRPr="00AD5036" w:rsidR="0064340F" w:rsidP="008A5C0B" w:rsidRDefault="0064340F" w14:paraId="127E7556" w14:textId="77777777">
            <w:pPr>
              <w:pStyle w:val="Compact"/>
            </w:pPr>
            <w:r w:rsidRPr="00AD5036">
              <w:t>Team 3</w:t>
            </w:r>
          </w:p>
        </w:tc>
        <w:tc>
          <w:tcPr>
            <w:tcW w:w="1863" w:type="dxa"/>
          </w:tcPr>
          <w:p w:rsidRPr="00AD5036" w:rsidR="0064340F" w:rsidP="008A5C0B" w:rsidRDefault="0064340F" w14:paraId="186810D4" w14:textId="77777777">
            <w:pPr>
              <w:pStyle w:val="Compact"/>
            </w:pPr>
            <w:r w:rsidRPr="00AD5036">
              <w:t>Dev</w:t>
            </w:r>
          </w:p>
        </w:tc>
        <w:tc>
          <w:tcPr>
            <w:tcW w:w="2329" w:type="dxa"/>
          </w:tcPr>
          <w:p w:rsidRPr="00AD5036" w:rsidR="0064340F" w:rsidP="008A5C0B" w:rsidRDefault="0064340F" w14:paraId="6B5A4B69" w14:textId="77777777">
            <w:pPr>
              <w:pStyle w:val="Compact"/>
              <w:jc w:val="center"/>
            </w:pPr>
            <w:r w:rsidRPr="00AD5036">
              <w:t>4</w:t>
            </w:r>
          </w:p>
        </w:tc>
        <w:tc>
          <w:tcPr>
            <w:tcW w:w="1863" w:type="dxa"/>
          </w:tcPr>
          <w:p w:rsidRPr="00AD5036" w:rsidR="0064340F" w:rsidP="008A5C0B" w:rsidRDefault="0064340F" w14:paraId="020BF668" w14:textId="77777777">
            <w:pPr>
              <w:pStyle w:val="Compact"/>
            </w:pPr>
            <w:r w:rsidRPr="00AD5036">
              <w:t>Phát triển hệ thống Backend và Frontend theo thiết kế</w:t>
            </w:r>
          </w:p>
        </w:tc>
      </w:tr>
      <w:tr w:rsidRPr="00AD5036" w:rsidR="0064340F" w:rsidTr="008A5C0B" w14:paraId="1E04CAE7" w14:textId="77777777">
        <w:tc>
          <w:tcPr>
            <w:tcW w:w="1863" w:type="dxa"/>
          </w:tcPr>
          <w:p w:rsidRPr="00AD5036" w:rsidR="0064340F" w:rsidP="008A5C0B" w:rsidRDefault="0064340F" w14:paraId="20102DD8" w14:textId="77777777">
            <w:pPr>
              <w:pStyle w:val="Compact"/>
            </w:pPr>
            <w:r w:rsidRPr="00AD5036">
              <w:t>Team 4</w:t>
            </w:r>
          </w:p>
        </w:tc>
        <w:tc>
          <w:tcPr>
            <w:tcW w:w="1863" w:type="dxa"/>
          </w:tcPr>
          <w:p w:rsidRPr="00AD5036" w:rsidR="0064340F" w:rsidP="008A5C0B" w:rsidRDefault="0064340F" w14:paraId="27BB7FDA" w14:textId="77777777">
            <w:pPr>
              <w:pStyle w:val="Compact"/>
            </w:pPr>
            <w:r w:rsidRPr="00AD5036">
              <w:t>Test</w:t>
            </w:r>
          </w:p>
        </w:tc>
        <w:tc>
          <w:tcPr>
            <w:tcW w:w="2329" w:type="dxa"/>
          </w:tcPr>
          <w:p w:rsidRPr="00AD5036" w:rsidR="0064340F" w:rsidP="008A5C0B" w:rsidRDefault="0064340F" w14:paraId="5F249381" w14:textId="77777777">
            <w:pPr>
              <w:pStyle w:val="Compact"/>
              <w:jc w:val="center"/>
            </w:pPr>
            <w:r w:rsidRPr="00AD5036">
              <w:t>2</w:t>
            </w:r>
          </w:p>
        </w:tc>
        <w:tc>
          <w:tcPr>
            <w:tcW w:w="1863" w:type="dxa"/>
          </w:tcPr>
          <w:p w:rsidRPr="00AD5036" w:rsidR="0064340F" w:rsidP="008A5C0B" w:rsidRDefault="0064340F" w14:paraId="193B9661" w14:textId="77777777">
            <w:pPr>
              <w:pStyle w:val="Compact"/>
            </w:pPr>
            <w:r w:rsidRPr="00AD5036">
              <w:t>Xây dựng và thực hiện kiểm thử, đảm bảo chất lượng phần mềm</w:t>
            </w:r>
          </w:p>
        </w:tc>
      </w:tr>
      <w:tr w:rsidRPr="00AD5036" w:rsidR="0064340F" w:rsidTr="008A5C0B" w14:paraId="1685A837" w14:textId="77777777">
        <w:tc>
          <w:tcPr>
            <w:tcW w:w="1863" w:type="dxa"/>
          </w:tcPr>
          <w:p w:rsidRPr="00AD5036" w:rsidR="0064340F" w:rsidP="008A5C0B" w:rsidRDefault="0064340F" w14:paraId="38E8B438" w14:textId="77777777">
            <w:pPr>
              <w:pStyle w:val="Compact"/>
            </w:pPr>
            <w:r w:rsidRPr="00AD5036">
              <w:t>Team 5</w:t>
            </w:r>
          </w:p>
        </w:tc>
        <w:tc>
          <w:tcPr>
            <w:tcW w:w="1863" w:type="dxa"/>
          </w:tcPr>
          <w:p w:rsidRPr="00AD5036" w:rsidR="0064340F" w:rsidP="008A5C0B" w:rsidRDefault="0064340F" w14:paraId="525699F1" w14:textId="77777777">
            <w:pPr>
              <w:pStyle w:val="Compact"/>
            </w:pPr>
            <w:r w:rsidRPr="00AD5036">
              <w:t>Deploy</w:t>
            </w:r>
          </w:p>
        </w:tc>
        <w:tc>
          <w:tcPr>
            <w:tcW w:w="2329" w:type="dxa"/>
          </w:tcPr>
          <w:p w:rsidRPr="00AD5036" w:rsidR="0064340F" w:rsidP="008A5C0B" w:rsidRDefault="0064340F" w14:paraId="5F5C84F8" w14:textId="77777777">
            <w:pPr>
              <w:pStyle w:val="Compact"/>
              <w:jc w:val="center"/>
            </w:pPr>
            <w:r w:rsidRPr="00AD5036">
              <w:t>2</w:t>
            </w:r>
          </w:p>
        </w:tc>
        <w:tc>
          <w:tcPr>
            <w:tcW w:w="1863" w:type="dxa"/>
          </w:tcPr>
          <w:p w:rsidRPr="00AD5036" w:rsidR="0064340F" w:rsidP="008A5C0B" w:rsidRDefault="0064340F" w14:paraId="7B6616CD" w14:textId="77777777">
            <w:pPr>
              <w:pStyle w:val="Compact"/>
            </w:pPr>
            <w:r w:rsidRPr="00AD5036">
              <w:t>Triển khai hệ thống, cấu hình môi trường và thiết lập quy trình CI/CD</w:t>
            </w:r>
          </w:p>
        </w:tc>
      </w:tr>
      <w:tr w:rsidRPr="00AD5036" w:rsidR="0064340F" w:rsidTr="008A5C0B" w14:paraId="780C5CF5" w14:textId="77777777">
        <w:tc>
          <w:tcPr>
            <w:tcW w:w="1863" w:type="dxa"/>
          </w:tcPr>
          <w:p w:rsidRPr="00AD5036" w:rsidR="0064340F" w:rsidP="008A5C0B" w:rsidRDefault="0064340F" w14:paraId="209315A2" w14:textId="77777777">
            <w:pPr>
              <w:pStyle w:val="Compact"/>
            </w:pPr>
            <w:r w:rsidRPr="00AD5036">
              <w:rPr>
                <w:b/>
                <w:bCs/>
              </w:rPr>
              <w:t>Tổng</w:t>
            </w:r>
          </w:p>
        </w:tc>
        <w:tc>
          <w:tcPr>
            <w:tcW w:w="1863" w:type="dxa"/>
          </w:tcPr>
          <w:p w:rsidRPr="00AD5036" w:rsidR="0064340F" w:rsidP="008A5C0B" w:rsidRDefault="0064340F" w14:paraId="45B19E8D" w14:textId="77777777">
            <w:pPr>
              <w:pStyle w:val="Compact"/>
            </w:pPr>
          </w:p>
        </w:tc>
        <w:tc>
          <w:tcPr>
            <w:tcW w:w="2329" w:type="dxa"/>
          </w:tcPr>
          <w:p w:rsidRPr="00AD5036" w:rsidR="0064340F" w:rsidP="008A5C0B" w:rsidRDefault="0064340F" w14:paraId="4A1C51A0" w14:textId="77777777">
            <w:pPr>
              <w:pStyle w:val="Compact"/>
              <w:jc w:val="center"/>
            </w:pPr>
            <w:r w:rsidRPr="00AD5036">
              <w:rPr>
                <w:b/>
                <w:bCs/>
              </w:rPr>
              <w:t>14</w:t>
            </w:r>
          </w:p>
        </w:tc>
        <w:tc>
          <w:tcPr>
            <w:tcW w:w="1863" w:type="dxa"/>
          </w:tcPr>
          <w:p w:rsidRPr="00AD5036" w:rsidR="0064340F" w:rsidP="008A5C0B" w:rsidRDefault="0064340F" w14:paraId="3B744F20" w14:textId="77777777">
            <w:pPr>
              <w:pStyle w:val="Compact"/>
            </w:pPr>
          </w:p>
        </w:tc>
      </w:tr>
    </w:tbl>
    <w:p w:rsidRPr="00F50B0B" w:rsidR="0064340F" w:rsidP="0064340F" w:rsidRDefault="65321137" w14:paraId="0D571725" w14:textId="77777777">
      <w:pPr>
        <w:pStyle w:val="Heading2"/>
      </w:pPr>
      <w:bookmarkStart w:name="_Toc223525276" w:id="18"/>
      <w:bookmarkStart w:name="X3a349f8d8b8df32d0b9601ba874868a04b60605" w:id="19"/>
      <w:bookmarkEnd w:id="17"/>
      <w:r>
        <w:t>1.4. Bảng liên lạc với các nhân tố chính (Stakeholder)</w:t>
      </w:r>
      <w:bookmarkEnd w:id="18"/>
    </w:p>
    <w:p w:rsidRPr="00AD5036" w:rsidR="0064340F" w:rsidP="0064340F" w:rsidRDefault="65321137" w14:paraId="611FAEE5" w14:textId="77777777">
      <w:pPr>
        <w:pStyle w:val="Heading3"/>
        <w:rPr>
          <w:lang w:val="en-US"/>
        </w:rPr>
      </w:pPr>
      <w:bookmarkStart w:name="_Toc223525277" w:id="20"/>
      <w:bookmarkStart w:name="các-nhân-tố-chính" w:id="21"/>
      <w:r w:rsidRPr="65321137">
        <w:rPr>
          <w:lang w:val="en-US"/>
        </w:rPr>
        <w:t>1.4.1. Các nhân tố chính</w:t>
      </w:r>
      <w:bookmarkEnd w:id="20"/>
    </w:p>
    <w:tbl>
      <w:tblPr>
        <w:tblStyle w:val="Table"/>
        <w:tblW w:w="5000" w:type="pct"/>
        <w:tblLayout w:type="fixed"/>
        <w:tblLook w:val="0020" w:firstRow="1" w:lastRow="0" w:firstColumn="0" w:lastColumn="0" w:noHBand="0" w:noVBand="0"/>
      </w:tblPr>
      <w:tblGrid>
        <w:gridCol w:w="1757"/>
        <w:gridCol w:w="1404"/>
        <w:gridCol w:w="1404"/>
        <w:gridCol w:w="1404"/>
        <w:gridCol w:w="1404"/>
        <w:gridCol w:w="1404"/>
      </w:tblGrid>
      <w:tr w:rsidRPr="00AD5036" w:rsidR="0064340F" w:rsidTr="008A5C0B" w14:paraId="43AC753A"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rsidRPr="00AD5036" w:rsidR="0064340F" w:rsidP="008A5C0B" w:rsidRDefault="0064340F" w14:paraId="178579D6" w14:textId="77777777">
            <w:pPr>
              <w:pStyle w:val="Compact"/>
              <w:jc w:val="center"/>
            </w:pPr>
            <w:r w:rsidRPr="00AD5036">
              <w:t>STT</w:t>
            </w:r>
          </w:p>
        </w:tc>
        <w:tc>
          <w:tcPr>
            <w:tcW w:w="1267" w:type="dxa"/>
          </w:tcPr>
          <w:p w:rsidRPr="00AD5036" w:rsidR="0064340F" w:rsidP="008A5C0B" w:rsidRDefault="0064340F" w14:paraId="769FB6C5" w14:textId="77777777">
            <w:pPr>
              <w:pStyle w:val="Compact"/>
            </w:pPr>
            <w:r w:rsidRPr="00AD5036">
              <w:t>Nhân tố chính</w:t>
            </w:r>
          </w:p>
        </w:tc>
        <w:tc>
          <w:tcPr>
            <w:tcW w:w="1267" w:type="dxa"/>
          </w:tcPr>
          <w:p w:rsidRPr="00AD5036" w:rsidR="0064340F" w:rsidP="008A5C0B" w:rsidRDefault="0064340F" w14:paraId="68338DF6" w14:textId="77777777">
            <w:pPr>
              <w:pStyle w:val="Compact"/>
            </w:pPr>
            <w:r w:rsidRPr="00AD5036">
              <w:t>Vai trò trong dự án</w:t>
            </w:r>
          </w:p>
        </w:tc>
        <w:tc>
          <w:tcPr>
            <w:tcW w:w="1267" w:type="dxa"/>
          </w:tcPr>
          <w:p w:rsidRPr="00AD5036" w:rsidR="0064340F" w:rsidP="008A5C0B" w:rsidRDefault="0064340F" w14:paraId="1CDA13E0" w14:textId="77777777">
            <w:pPr>
              <w:pStyle w:val="Compact"/>
            </w:pPr>
            <w:r w:rsidRPr="00AD5036">
              <w:t>Đơn vị</w:t>
            </w:r>
          </w:p>
        </w:tc>
        <w:tc>
          <w:tcPr>
            <w:tcW w:w="1267" w:type="dxa"/>
          </w:tcPr>
          <w:p w:rsidRPr="00AD5036" w:rsidR="0064340F" w:rsidP="008A5C0B" w:rsidRDefault="0064340F" w14:paraId="7539355D" w14:textId="77777777">
            <w:pPr>
              <w:pStyle w:val="Compact"/>
            </w:pPr>
            <w:r w:rsidRPr="00AD5036">
              <w:t>Trách nhiệm chính</w:t>
            </w:r>
          </w:p>
        </w:tc>
        <w:tc>
          <w:tcPr>
            <w:tcW w:w="1267" w:type="dxa"/>
          </w:tcPr>
          <w:p w:rsidRPr="00AD5036" w:rsidR="0064340F" w:rsidP="008A5C0B" w:rsidRDefault="0064340F" w14:paraId="2EC12B72" w14:textId="77777777">
            <w:pPr>
              <w:pStyle w:val="Compact"/>
            </w:pPr>
            <w:r w:rsidRPr="00AD5036">
              <w:t>Hình thức liên lạc</w:t>
            </w:r>
          </w:p>
        </w:tc>
      </w:tr>
      <w:tr w:rsidRPr="00AD5036" w:rsidR="0064340F" w:rsidTr="008A5C0B" w14:paraId="3050B550" w14:textId="77777777">
        <w:tc>
          <w:tcPr>
            <w:tcW w:w="1584" w:type="dxa"/>
          </w:tcPr>
          <w:p w:rsidRPr="00AD5036" w:rsidR="0064340F" w:rsidP="008A5C0B" w:rsidRDefault="0064340F" w14:paraId="4A1A107B" w14:textId="77777777">
            <w:pPr>
              <w:pStyle w:val="Compact"/>
              <w:jc w:val="center"/>
            </w:pPr>
            <w:r w:rsidRPr="00AD5036">
              <w:t>1</w:t>
            </w:r>
          </w:p>
        </w:tc>
        <w:tc>
          <w:tcPr>
            <w:tcW w:w="1267" w:type="dxa"/>
          </w:tcPr>
          <w:p w:rsidRPr="00AD5036" w:rsidR="0064340F" w:rsidP="008A5C0B" w:rsidRDefault="0064340F" w14:paraId="64F7136D" w14:textId="77777777">
            <w:pPr>
              <w:pStyle w:val="Compact"/>
            </w:pPr>
            <w:r w:rsidRPr="00AD5036">
              <w:t>Ban Giám hiệu</w:t>
            </w:r>
          </w:p>
        </w:tc>
        <w:tc>
          <w:tcPr>
            <w:tcW w:w="1267" w:type="dxa"/>
          </w:tcPr>
          <w:p w:rsidRPr="00AD5036" w:rsidR="0064340F" w:rsidP="008A5C0B" w:rsidRDefault="0064340F" w14:paraId="75B12725" w14:textId="77777777">
            <w:pPr>
              <w:pStyle w:val="Compact"/>
            </w:pPr>
            <w:r w:rsidRPr="00AD5036">
              <w:t>Nhà tài trợ / Phê duyệt</w:t>
            </w:r>
          </w:p>
        </w:tc>
        <w:tc>
          <w:tcPr>
            <w:tcW w:w="1267" w:type="dxa"/>
          </w:tcPr>
          <w:p w:rsidRPr="00AD5036" w:rsidR="0064340F" w:rsidP="008A5C0B" w:rsidRDefault="0064340F" w14:paraId="28379B85" w14:textId="77777777">
            <w:pPr>
              <w:pStyle w:val="Compact"/>
            </w:pPr>
            <w:r w:rsidRPr="00AD5036">
              <w:t>Ban Giám hiệu</w:t>
            </w:r>
          </w:p>
        </w:tc>
        <w:tc>
          <w:tcPr>
            <w:tcW w:w="1267" w:type="dxa"/>
          </w:tcPr>
          <w:p w:rsidRPr="00AD5036" w:rsidR="0064340F" w:rsidP="008A5C0B" w:rsidRDefault="0064340F" w14:paraId="78561880" w14:textId="77777777">
            <w:pPr>
              <w:pStyle w:val="Compact"/>
            </w:pPr>
            <w:r w:rsidRPr="00AD5036">
              <w:t>Phê duyệt yêu cầu, xem xét báo cáo tổng hợp</w:t>
            </w:r>
          </w:p>
        </w:tc>
        <w:tc>
          <w:tcPr>
            <w:tcW w:w="1267" w:type="dxa"/>
          </w:tcPr>
          <w:p w:rsidRPr="00AD5036" w:rsidR="0064340F" w:rsidP="008A5C0B" w:rsidRDefault="0064340F" w14:paraId="19F6E8E1" w14:textId="77777777">
            <w:pPr>
              <w:pStyle w:val="Compact"/>
            </w:pPr>
            <w:r w:rsidRPr="00AD5036">
              <w:t>Họp định kỳ, báo cáo</w:t>
            </w:r>
          </w:p>
        </w:tc>
      </w:tr>
      <w:tr w:rsidRPr="00AD5036" w:rsidR="0064340F" w:rsidTr="008A5C0B" w14:paraId="465D0D87" w14:textId="77777777">
        <w:tc>
          <w:tcPr>
            <w:tcW w:w="1584" w:type="dxa"/>
          </w:tcPr>
          <w:p w:rsidRPr="00AD5036" w:rsidR="0064340F" w:rsidP="008A5C0B" w:rsidRDefault="0064340F" w14:paraId="23489309" w14:textId="77777777">
            <w:pPr>
              <w:pStyle w:val="Compact"/>
              <w:jc w:val="center"/>
            </w:pPr>
            <w:r w:rsidRPr="00AD5036">
              <w:t>2</w:t>
            </w:r>
          </w:p>
        </w:tc>
        <w:tc>
          <w:tcPr>
            <w:tcW w:w="1267" w:type="dxa"/>
          </w:tcPr>
          <w:p w:rsidRPr="00AD5036" w:rsidR="0064340F" w:rsidP="008A5C0B" w:rsidRDefault="0064340F" w14:paraId="323D72FF" w14:textId="77777777">
            <w:pPr>
              <w:pStyle w:val="Compact"/>
            </w:pPr>
            <w:r w:rsidRPr="00AD5036">
              <w:t>Phòng Tổ chức – Cán bộ</w:t>
            </w:r>
          </w:p>
        </w:tc>
        <w:tc>
          <w:tcPr>
            <w:tcW w:w="1267" w:type="dxa"/>
          </w:tcPr>
          <w:p w:rsidRPr="00AD5036" w:rsidR="0064340F" w:rsidP="008A5C0B" w:rsidRDefault="0064340F" w14:paraId="7A717959" w14:textId="77777777">
            <w:pPr>
              <w:pStyle w:val="Compact"/>
            </w:pPr>
            <w:r w:rsidRPr="00AD5036">
              <w:t>Khách hàng nghiệp vụ</w:t>
            </w:r>
          </w:p>
        </w:tc>
        <w:tc>
          <w:tcPr>
            <w:tcW w:w="1267" w:type="dxa"/>
          </w:tcPr>
          <w:p w:rsidRPr="00AD5036" w:rsidR="0064340F" w:rsidP="008A5C0B" w:rsidRDefault="0064340F" w14:paraId="6E494DEE" w14:textId="77777777">
            <w:pPr>
              <w:pStyle w:val="Compact"/>
            </w:pPr>
            <w:r w:rsidRPr="00AD5036">
              <w:t>Phòng TCCB</w:t>
            </w:r>
          </w:p>
        </w:tc>
        <w:tc>
          <w:tcPr>
            <w:tcW w:w="1267" w:type="dxa"/>
          </w:tcPr>
          <w:p w:rsidRPr="00AD5036" w:rsidR="0064340F" w:rsidP="008A5C0B" w:rsidRDefault="0064340F" w14:paraId="0D3F9462" w14:textId="77777777">
            <w:pPr>
              <w:pStyle w:val="Compact"/>
            </w:pPr>
            <w:r w:rsidRPr="00AD5036">
              <w:t>Cung cấp yêu cầu quản lý hồ sơ nhân sự</w:t>
            </w:r>
          </w:p>
        </w:tc>
        <w:tc>
          <w:tcPr>
            <w:tcW w:w="1267" w:type="dxa"/>
          </w:tcPr>
          <w:p w:rsidRPr="00AD5036" w:rsidR="0064340F" w:rsidP="008A5C0B" w:rsidRDefault="0064340F" w14:paraId="5B2C1CE3" w14:textId="77777777">
            <w:pPr>
              <w:pStyle w:val="Compact"/>
            </w:pPr>
            <w:r w:rsidRPr="00AD5036">
              <w:t>Họp, email</w:t>
            </w:r>
          </w:p>
        </w:tc>
      </w:tr>
      <w:tr w:rsidRPr="00AD5036" w:rsidR="0064340F" w:rsidTr="008A5C0B" w14:paraId="359C11A7" w14:textId="77777777">
        <w:tc>
          <w:tcPr>
            <w:tcW w:w="1584" w:type="dxa"/>
          </w:tcPr>
          <w:p w:rsidRPr="00AD5036" w:rsidR="0064340F" w:rsidP="008A5C0B" w:rsidRDefault="0064340F" w14:paraId="7ADCBE72" w14:textId="77777777">
            <w:pPr>
              <w:pStyle w:val="Compact"/>
              <w:jc w:val="center"/>
            </w:pPr>
            <w:r w:rsidRPr="00AD5036">
              <w:t>3</w:t>
            </w:r>
          </w:p>
        </w:tc>
        <w:tc>
          <w:tcPr>
            <w:tcW w:w="1267" w:type="dxa"/>
          </w:tcPr>
          <w:p w:rsidRPr="00AD5036" w:rsidR="0064340F" w:rsidP="008A5C0B" w:rsidRDefault="0064340F" w14:paraId="0183036B" w14:textId="77777777">
            <w:pPr>
              <w:pStyle w:val="Compact"/>
            </w:pPr>
            <w:r w:rsidRPr="00AD5036">
              <w:t>Phòng Tài chính – Kế toán</w:t>
            </w:r>
          </w:p>
        </w:tc>
        <w:tc>
          <w:tcPr>
            <w:tcW w:w="1267" w:type="dxa"/>
          </w:tcPr>
          <w:p w:rsidRPr="00AD5036" w:rsidR="0064340F" w:rsidP="008A5C0B" w:rsidRDefault="0064340F" w14:paraId="1A26D7D8" w14:textId="77777777">
            <w:pPr>
              <w:pStyle w:val="Compact"/>
            </w:pPr>
            <w:r w:rsidRPr="00AD5036">
              <w:t>Khách hàng nghiệp vụ</w:t>
            </w:r>
          </w:p>
        </w:tc>
        <w:tc>
          <w:tcPr>
            <w:tcW w:w="1267" w:type="dxa"/>
          </w:tcPr>
          <w:p w:rsidRPr="00AD5036" w:rsidR="0064340F" w:rsidP="008A5C0B" w:rsidRDefault="0064340F" w14:paraId="5F33473E" w14:textId="77777777">
            <w:pPr>
              <w:pStyle w:val="Compact"/>
            </w:pPr>
            <w:r w:rsidRPr="00AD5036">
              <w:t>Phòng TCKT</w:t>
            </w:r>
          </w:p>
        </w:tc>
        <w:tc>
          <w:tcPr>
            <w:tcW w:w="1267" w:type="dxa"/>
          </w:tcPr>
          <w:p w:rsidRPr="00AD5036" w:rsidR="0064340F" w:rsidP="008A5C0B" w:rsidRDefault="0064340F" w14:paraId="4D410FB2" w14:textId="77777777">
            <w:pPr>
              <w:pStyle w:val="Compact"/>
            </w:pPr>
            <w:r w:rsidRPr="00AD5036">
              <w:t>Cung cấp yêu cầu về lương, phụ cấp</w:t>
            </w:r>
          </w:p>
        </w:tc>
        <w:tc>
          <w:tcPr>
            <w:tcW w:w="1267" w:type="dxa"/>
          </w:tcPr>
          <w:p w:rsidRPr="00AD5036" w:rsidR="0064340F" w:rsidP="008A5C0B" w:rsidRDefault="0064340F" w14:paraId="5403ECB0" w14:textId="77777777">
            <w:pPr>
              <w:pStyle w:val="Compact"/>
            </w:pPr>
            <w:r w:rsidRPr="00AD5036">
              <w:t>Họp, trao đổi trực tiếp</w:t>
            </w:r>
          </w:p>
        </w:tc>
      </w:tr>
      <w:tr w:rsidRPr="00AD5036" w:rsidR="0064340F" w:rsidTr="008A5C0B" w14:paraId="24217104" w14:textId="77777777">
        <w:tc>
          <w:tcPr>
            <w:tcW w:w="1584" w:type="dxa"/>
          </w:tcPr>
          <w:p w:rsidRPr="00AD5036" w:rsidR="0064340F" w:rsidP="008A5C0B" w:rsidRDefault="0064340F" w14:paraId="3F5DF4DB" w14:textId="77777777">
            <w:pPr>
              <w:pStyle w:val="Compact"/>
              <w:jc w:val="center"/>
            </w:pPr>
            <w:r w:rsidRPr="00AD5036">
              <w:t>4</w:t>
            </w:r>
          </w:p>
        </w:tc>
        <w:tc>
          <w:tcPr>
            <w:tcW w:w="1267" w:type="dxa"/>
          </w:tcPr>
          <w:p w:rsidRPr="00AD5036" w:rsidR="0064340F" w:rsidP="008A5C0B" w:rsidRDefault="0064340F" w14:paraId="12875073" w14:textId="77777777">
            <w:pPr>
              <w:pStyle w:val="Compact"/>
            </w:pPr>
            <w:r w:rsidRPr="00AD5036">
              <w:t>Phòng CNTT</w:t>
            </w:r>
          </w:p>
        </w:tc>
        <w:tc>
          <w:tcPr>
            <w:tcW w:w="1267" w:type="dxa"/>
          </w:tcPr>
          <w:p w:rsidRPr="00AD5036" w:rsidR="0064340F" w:rsidP="008A5C0B" w:rsidRDefault="0064340F" w14:paraId="6C260BEA" w14:textId="77777777">
            <w:pPr>
              <w:pStyle w:val="Compact"/>
            </w:pPr>
            <w:r w:rsidRPr="00AD5036">
              <w:t>Đơn vị kỹ thuật</w:t>
            </w:r>
          </w:p>
        </w:tc>
        <w:tc>
          <w:tcPr>
            <w:tcW w:w="1267" w:type="dxa"/>
          </w:tcPr>
          <w:p w:rsidRPr="00AD5036" w:rsidR="0064340F" w:rsidP="008A5C0B" w:rsidRDefault="0064340F" w14:paraId="0AA3FC6F" w14:textId="77777777">
            <w:pPr>
              <w:pStyle w:val="Compact"/>
            </w:pPr>
            <w:r w:rsidRPr="00AD5036">
              <w:t>Phòng CNTT</w:t>
            </w:r>
          </w:p>
        </w:tc>
        <w:tc>
          <w:tcPr>
            <w:tcW w:w="1267" w:type="dxa"/>
          </w:tcPr>
          <w:p w:rsidRPr="00AD5036" w:rsidR="0064340F" w:rsidP="008A5C0B" w:rsidRDefault="0064340F" w14:paraId="5017DB81" w14:textId="77777777">
            <w:pPr>
              <w:pStyle w:val="Compact"/>
            </w:pPr>
            <w:r w:rsidRPr="00AD5036">
              <w:t>Tư vấn kỹ thuật, hạ tầng, bảo mật</w:t>
            </w:r>
          </w:p>
        </w:tc>
        <w:tc>
          <w:tcPr>
            <w:tcW w:w="1267" w:type="dxa"/>
          </w:tcPr>
          <w:p w:rsidRPr="00AD5036" w:rsidR="0064340F" w:rsidP="008A5C0B" w:rsidRDefault="0064340F" w14:paraId="3E4CD202" w14:textId="77777777">
            <w:pPr>
              <w:pStyle w:val="Compact"/>
            </w:pPr>
            <w:r w:rsidRPr="00AD5036">
              <w:t>Họp kỹ thuật</w:t>
            </w:r>
          </w:p>
        </w:tc>
      </w:tr>
      <w:tr w:rsidRPr="00AD5036" w:rsidR="0064340F" w:rsidTr="008A5C0B" w14:paraId="664935D6" w14:textId="77777777">
        <w:tc>
          <w:tcPr>
            <w:tcW w:w="1584" w:type="dxa"/>
          </w:tcPr>
          <w:p w:rsidRPr="00AD5036" w:rsidR="0064340F" w:rsidP="008A5C0B" w:rsidRDefault="0064340F" w14:paraId="31F97B93" w14:textId="77777777">
            <w:pPr>
              <w:pStyle w:val="Compact"/>
              <w:jc w:val="center"/>
            </w:pPr>
            <w:r w:rsidRPr="00AD5036">
              <w:t>5</w:t>
            </w:r>
          </w:p>
        </w:tc>
        <w:tc>
          <w:tcPr>
            <w:tcW w:w="1267" w:type="dxa"/>
          </w:tcPr>
          <w:p w:rsidRPr="00AD5036" w:rsidR="0064340F" w:rsidP="008A5C0B" w:rsidRDefault="0064340F" w14:paraId="4B067711" w14:textId="77777777">
            <w:pPr>
              <w:pStyle w:val="Compact"/>
            </w:pPr>
            <w:r w:rsidRPr="00AD5036">
              <w:t>Trưởng khoa / phòng</w:t>
            </w:r>
          </w:p>
        </w:tc>
        <w:tc>
          <w:tcPr>
            <w:tcW w:w="1267" w:type="dxa"/>
          </w:tcPr>
          <w:p w:rsidRPr="00AD5036" w:rsidR="0064340F" w:rsidP="008A5C0B" w:rsidRDefault="0064340F" w14:paraId="521297A6" w14:textId="77777777">
            <w:pPr>
              <w:pStyle w:val="Compact"/>
            </w:pPr>
            <w:r w:rsidRPr="00AD5036">
              <w:t>Người sử dụng chính</w:t>
            </w:r>
          </w:p>
        </w:tc>
        <w:tc>
          <w:tcPr>
            <w:tcW w:w="1267" w:type="dxa"/>
          </w:tcPr>
          <w:p w:rsidRPr="00AD5036" w:rsidR="0064340F" w:rsidP="008A5C0B" w:rsidRDefault="0064340F" w14:paraId="2E50984B" w14:textId="77777777">
            <w:pPr>
              <w:pStyle w:val="Compact"/>
            </w:pPr>
            <w:r w:rsidRPr="00AD5036">
              <w:t>Các khoa / phòng</w:t>
            </w:r>
          </w:p>
        </w:tc>
        <w:tc>
          <w:tcPr>
            <w:tcW w:w="1267" w:type="dxa"/>
          </w:tcPr>
          <w:p w:rsidRPr="00AD5036" w:rsidR="0064340F" w:rsidP="008A5C0B" w:rsidRDefault="0064340F" w14:paraId="64EF38AE" w14:textId="77777777">
            <w:pPr>
              <w:pStyle w:val="Compact"/>
            </w:pPr>
            <w:r w:rsidRPr="00AD5036">
              <w:t>Góp ý, xác nhận yêu cầu quản lý nhân sự đơn vị</w:t>
            </w:r>
          </w:p>
        </w:tc>
        <w:tc>
          <w:tcPr>
            <w:tcW w:w="1267" w:type="dxa"/>
          </w:tcPr>
          <w:p w:rsidRPr="00AD5036" w:rsidR="0064340F" w:rsidP="008A5C0B" w:rsidRDefault="0064340F" w14:paraId="485E5755" w14:textId="77777777">
            <w:pPr>
              <w:pStyle w:val="Compact"/>
            </w:pPr>
            <w:r w:rsidRPr="00AD5036">
              <w:t>Họp, khảo sát</w:t>
            </w:r>
          </w:p>
        </w:tc>
      </w:tr>
      <w:tr w:rsidRPr="00AD5036" w:rsidR="0064340F" w:rsidTr="008A5C0B" w14:paraId="48A73045" w14:textId="77777777">
        <w:tc>
          <w:tcPr>
            <w:tcW w:w="1584" w:type="dxa"/>
          </w:tcPr>
          <w:p w:rsidRPr="00AD5036" w:rsidR="0064340F" w:rsidP="008A5C0B" w:rsidRDefault="0064340F" w14:paraId="21A34A68" w14:textId="77777777">
            <w:pPr>
              <w:pStyle w:val="Compact"/>
              <w:jc w:val="center"/>
            </w:pPr>
            <w:r w:rsidRPr="00AD5036">
              <w:t>6</w:t>
            </w:r>
          </w:p>
        </w:tc>
        <w:tc>
          <w:tcPr>
            <w:tcW w:w="1267" w:type="dxa"/>
          </w:tcPr>
          <w:p w:rsidRPr="00AD5036" w:rsidR="0064340F" w:rsidP="008A5C0B" w:rsidRDefault="0064340F" w14:paraId="106A2E55" w14:textId="77777777">
            <w:pPr>
              <w:pStyle w:val="Compact"/>
            </w:pPr>
            <w:r w:rsidRPr="00AD5036">
              <w:t>Nhóm phát triển</w:t>
            </w:r>
          </w:p>
        </w:tc>
        <w:tc>
          <w:tcPr>
            <w:tcW w:w="1267" w:type="dxa"/>
          </w:tcPr>
          <w:p w:rsidRPr="00AD5036" w:rsidR="0064340F" w:rsidP="008A5C0B" w:rsidRDefault="0064340F" w14:paraId="54802F58" w14:textId="77777777">
            <w:pPr>
              <w:pStyle w:val="Compact"/>
            </w:pPr>
            <w:r w:rsidRPr="00AD5036">
              <w:t>Thực hiện dự án</w:t>
            </w:r>
          </w:p>
        </w:tc>
        <w:tc>
          <w:tcPr>
            <w:tcW w:w="1267" w:type="dxa"/>
          </w:tcPr>
          <w:p w:rsidRPr="00AD5036" w:rsidR="0064340F" w:rsidP="008A5C0B" w:rsidRDefault="0064340F" w14:paraId="54A53336" w14:textId="77777777">
            <w:pPr>
              <w:pStyle w:val="Compact"/>
            </w:pPr>
            <w:r w:rsidRPr="00AD5036">
              <w:t>Nhóm dự án</w:t>
            </w:r>
          </w:p>
        </w:tc>
        <w:tc>
          <w:tcPr>
            <w:tcW w:w="1267" w:type="dxa"/>
          </w:tcPr>
          <w:p w:rsidRPr="00AD5036" w:rsidR="0064340F" w:rsidP="008A5C0B" w:rsidRDefault="0064340F" w14:paraId="60AA7C33" w14:textId="77777777">
            <w:pPr>
              <w:pStyle w:val="Compact"/>
            </w:pPr>
            <w:r w:rsidRPr="00AD5036">
              <w:t>Phân tích, thiết kế và triển khai hệ thống</w:t>
            </w:r>
          </w:p>
        </w:tc>
        <w:tc>
          <w:tcPr>
            <w:tcW w:w="1267" w:type="dxa"/>
          </w:tcPr>
          <w:p w:rsidRPr="00AD5036" w:rsidR="0064340F" w:rsidP="008A5C0B" w:rsidRDefault="0064340F" w14:paraId="076BABB7" w14:textId="77777777">
            <w:pPr>
              <w:pStyle w:val="Compact"/>
            </w:pPr>
            <w:r w:rsidRPr="00AD5036">
              <w:t>Họp nhóm, công cụ trực tuyến</w:t>
            </w:r>
          </w:p>
        </w:tc>
      </w:tr>
    </w:tbl>
    <w:p w:rsidRPr="00AD5036" w:rsidR="0064340F" w:rsidP="0064340F" w:rsidRDefault="65321137" w14:paraId="50F3A806" w14:textId="77777777">
      <w:pPr>
        <w:pStyle w:val="Heading3"/>
        <w:rPr>
          <w:lang w:val="en-US"/>
        </w:rPr>
      </w:pPr>
      <w:bookmarkStart w:name="_Toc223525278" w:id="22"/>
      <w:bookmarkStart w:name="các-bên-liên-quan-khác" w:id="23"/>
      <w:bookmarkEnd w:id="21"/>
      <w:r w:rsidRPr="65321137">
        <w:rPr>
          <w:lang w:val="en-US"/>
        </w:rPr>
        <w:t>1.4.2. Các bên liên quan khác</w:t>
      </w:r>
      <w:bookmarkEnd w:id="22"/>
    </w:p>
    <w:tbl>
      <w:tblPr>
        <w:tblStyle w:val="Table"/>
        <w:tblW w:w="5000" w:type="pct"/>
        <w:tblLayout w:type="fixed"/>
        <w:tblLook w:val="0020" w:firstRow="1" w:lastRow="0" w:firstColumn="0" w:lastColumn="0" w:noHBand="0" w:noVBand="0"/>
      </w:tblPr>
      <w:tblGrid>
        <w:gridCol w:w="3377"/>
        <w:gridCol w:w="2700"/>
        <w:gridCol w:w="2700"/>
      </w:tblGrid>
      <w:tr w:rsidRPr="00AD5036" w:rsidR="0064340F" w:rsidTr="008A5C0B" w14:paraId="03A7F02A" w14:textId="77777777">
        <w:trPr>
          <w:cnfStyle w:val="100000000000" w:firstRow="1" w:lastRow="0" w:firstColumn="0" w:lastColumn="0" w:oddVBand="0" w:evenVBand="0" w:oddHBand="0" w:evenHBand="0" w:firstRowFirstColumn="0" w:firstRowLastColumn="0" w:lastRowFirstColumn="0" w:lastRowLastColumn="0"/>
          <w:tblHeader/>
        </w:trPr>
        <w:tc>
          <w:tcPr>
            <w:tcW w:w="3046" w:type="dxa"/>
          </w:tcPr>
          <w:p w:rsidRPr="00AD5036" w:rsidR="0064340F" w:rsidP="008A5C0B" w:rsidRDefault="0064340F" w14:paraId="2E81C9AB" w14:textId="77777777">
            <w:pPr>
              <w:pStyle w:val="Compact"/>
              <w:jc w:val="center"/>
            </w:pPr>
            <w:r w:rsidRPr="00AD5036">
              <w:t>STT</w:t>
            </w:r>
          </w:p>
        </w:tc>
        <w:tc>
          <w:tcPr>
            <w:tcW w:w="2436" w:type="dxa"/>
          </w:tcPr>
          <w:p w:rsidRPr="00AD5036" w:rsidR="0064340F" w:rsidP="008A5C0B" w:rsidRDefault="0064340F" w14:paraId="442276A5" w14:textId="77777777">
            <w:pPr>
              <w:pStyle w:val="Compact"/>
            </w:pPr>
            <w:r w:rsidRPr="00AD5036">
              <w:t>Bên liên quan</w:t>
            </w:r>
          </w:p>
        </w:tc>
        <w:tc>
          <w:tcPr>
            <w:tcW w:w="2436" w:type="dxa"/>
          </w:tcPr>
          <w:p w:rsidRPr="00AD5036" w:rsidR="0064340F" w:rsidP="008A5C0B" w:rsidRDefault="0064340F" w14:paraId="792E6364" w14:textId="77777777">
            <w:pPr>
              <w:pStyle w:val="Compact"/>
            </w:pPr>
            <w:r w:rsidRPr="00AD5036">
              <w:t>Vai trò / Mối liên hệ</w:t>
            </w:r>
          </w:p>
        </w:tc>
      </w:tr>
      <w:tr w:rsidRPr="00AD5036" w:rsidR="0064340F" w:rsidTr="008A5C0B" w14:paraId="00C09D89" w14:textId="77777777">
        <w:tc>
          <w:tcPr>
            <w:tcW w:w="3046" w:type="dxa"/>
          </w:tcPr>
          <w:p w:rsidRPr="00AD5036" w:rsidR="0064340F" w:rsidP="008A5C0B" w:rsidRDefault="0064340F" w14:paraId="5CB5200C" w14:textId="77777777">
            <w:pPr>
              <w:pStyle w:val="Compact"/>
              <w:jc w:val="center"/>
            </w:pPr>
            <w:r w:rsidRPr="00AD5036">
              <w:t>1</w:t>
            </w:r>
          </w:p>
        </w:tc>
        <w:tc>
          <w:tcPr>
            <w:tcW w:w="2436" w:type="dxa"/>
          </w:tcPr>
          <w:p w:rsidRPr="00AD5036" w:rsidR="0064340F" w:rsidP="008A5C0B" w:rsidRDefault="0064340F" w14:paraId="2B9B4D51" w14:textId="77777777">
            <w:pPr>
              <w:pStyle w:val="Compact"/>
            </w:pPr>
            <w:r w:rsidRPr="00AD5036">
              <w:t>Bộ Nông nghiệp và Phát triển Nông thôn</w:t>
            </w:r>
          </w:p>
        </w:tc>
        <w:tc>
          <w:tcPr>
            <w:tcW w:w="2436" w:type="dxa"/>
          </w:tcPr>
          <w:p w:rsidRPr="00AD5036" w:rsidR="0064340F" w:rsidP="008A5C0B" w:rsidRDefault="0064340F" w14:paraId="7FF1F7E9" w14:textId="77777777">
            <w:pPr>
              <w:pStyle w:val="Compact"/>
            </w:pPr>
            <w:r w:rsidRPr="00AD5036">
              <w:t>Cơ quan quản lý nhà nước, ban hành quy định nhân sự, chế độ</w:t>
            </w:r>
          </w:p>
        </w:tc>
      </w:tr>
      <w:tr w:rsidRPr="00AD5036" w:rsidR="0064340F" w:rsidTr="008A5C0B" w14:paraId="61F34DFB" w14:textId="77777777">
        <w:tc>
          <w:tcPr>
            <w:tcW w:w="3046" w:type="dxa"/>
          </w:tcPr>
          <w:p w:rsidRPr="00AD5036" w:rsidR="0064340F" w:rsidP="008A5C0B" w:rsidRDefault="0064340F" w14:paraId="786835DB" w14:textId="77777777">
            <w:pPr>
              <w:pStyle w:val="Compact"/>
              <w:jc w:val="center"/>
            </w:pPr>
            <w:r w:rsidRPr="00AD5036">
              <w:t>2</w:t>
            </w:r>
          </w:p>
        </w:tc>
        <w:tc>
          <w:tcPr>
            <w:tcW w:w="2436" w:type="dxa"/>
          </w:tcPr>
          <w:p w:rsidRPr="00AD5036" w:rsidR="0064340F" w:rsidP="008A5C0B" w:rsidRDefault="0064340F" w14:paraId="50E70F64" w14:textId="77777777">
            <w:pPr>
              <w:pStyle w:val="Compact"/>
            </w:pPr>
            <w:r w:rsidRPr="00AD5036">
              <w:t>Bộ Giáo dục và Đào tạo</w:t>
            </w:r>
          </w:p>
        </w:tc>
        <w:tc>
          <w:tcPr>
            <w:tcW w:w="2436" w:type="dxa"/>
          </w:tcPr>
          <w:p w:rsidRPr="00AD5036" w:rsidR="0064340F" w:rsidP="008A5C0B" w:rsidRDefault="0064340F" w14:paraId="4B4645DF" w14:textId="77777777">
            <w:pPr>
              <w:pStyle w:val="Compact"/>
            </w:pPr>
            <w:r w:rsidRPr="00AD5036">
              <w:t>Cơ quan quản lý chuyên ngành, quy định tiêu chuẩn cán bộ</w:t>
            </w:r>
          </w:p>
        </w:tc>
      </w:tr>
      <w:tr w:rsidRPr="00AD5036" w:rsidR="0064340F" w:rsidTr="008A5C0B" w14:paraId="5FCFC601" w14:textId="77777777">
        <w:tc>
          <w:tcPr>
            <w:tcW w:w="3046" w:type="dxa"/>
          </w:tcPr>
          <w:p w:rsidRPr="00AD5036" w:rsidR="0064340F" w:rsidP="008A5C0B" w:rsidRDefault="0064340F" w14:paraId="4E038B72" w14:textId="77777777">
            <w:pPr>
              <w:pStyle w:val="Compact"/>
              <w:jc w:val="center"/>
            </w:pPr>
            <w:r w:rsidRPr="00AD5036">
              <w:t>3</w:t>
            </w:r>
          </w:p>
        </w:tc>
        <w:tc>
          <w:tcPr>
            <w:tcW w:w="2436" w:type="dxa"/>
          </w:tcPr>
          <w:p w:rsidRPr="00AD5036" w:rsidR="0064340F" w:rsidP="008A5C0B" w:rsidRDefault="0064340F" w14:paraId="79097884" w14:textId="77777777">
            <w:pPr>
              <w:pStyle w:val="Compact"/>
            </w:pPr>
            <w:r w:rsidRPr="00AD5036">
              <w:t>Cơ quan Bảo hiểm xã hội</w:t>
            </w:r>
          </w:p>
        </w:tc>
        <w:tc>
          <w:tcPr>
            <w:tcW w:w="2436" w:type="dxa"/>
          </w:tcPr>
          <w:p w:rsidRPr="00AD5036" w:rsidR="0064340F" w:rsidP="008A5C0B" w:rsidRDefault="0064340F" w14:paraId="7B615390" w14:textId="77777777">
            <w:pPr>
              <w:pStyle w:val="Compact"/>
            </w:pPr>
            <w:r w:rsidRPr="00AD5036">
              <w:t>Đơn vị phối hợp quản lý bảo hiểm, chế độ người lao động</w:t>
            </w:r>
          </w:p>
        </w:tc>
      </w:tr>
      <w:tr w:rsidRPr="00AD5036" w:rsidR="0064340F" w:rsidTr="008A5C0B" w14:paraId="23209954" w14:textId="77777777">
        <w:tc>
          <w:tcPr>
            <w:tcW w:w="3046" w:type="dxa"/>
          </w:tcPr>
          <w:p w:rsidRPr="00AD5036" w:rsidR="0064340F" w:rsidP="008A5C0B" w:rsidRDefault="0064340F" w14:paraId="40EBF698" w14:textId="77777777">
            <w:pPr>
              <w:pStyle w:val="Compact"/>
              <w:jc w:val="center"/>
            </w:pPr>
            <w:r w:rsidRPr="00AD5036">
              <w:t>4</w:t>
            </w:r>
          </w:p>
        </w:tc>
        <w:tc>
          <w:tcPr>
            <w:tcW w:w="2436" w:type="dxa"/>
          </w:tcPr>
          <w:p w:rsidRPr="00AD5036" w:rsidR="0064340F" w:rsidP="008A5C0B" w:rsidRDefault="0064340F" w14:paraId="37600414" w14:textId="77777777">
            <w:pPr>
              <w:pStyle w:val="Compact"/>
            </w:pPr>
            <w:r w:rsidRPr="00AD5036">
              <w:t>Cơ quan Thuế</w:t>
            </w:r>
          </w:p>
        </w:tc>
        <w:tc>
          <w:tcPr>
            <w:tcW w:w="2436" w:type="dxa"/>
          </w:tcPr>
          <w:p w:rsidRPr="00AD5036" w:rsidR="0064340F" w:rsidP="008A5C0B" w:rsidRDefault="0064340F" w14:paraId="79894B74" w14:textId="77777777">
            <w:pPr>
              <w:pStyle w:val="Compact"/>
            </w:pPr>
            <w:r w:rsidRPr="00AD5036">
              <w:t>Đơn vị phối hợp quản lý nghĩa vụ thuế thu nhập cá nhân</w:t>
            </w:r>
          </w:p>
        </w:tc>
      </w:tr>
    </w:tbl>
    <w:p w:rsidRPr="00AD5036" w:rsidR="0064340F" w:rsidP="0064340F" w:rsidRDefault="00EB3AE8" w14:paraId="34A6EC7B" w14:textId="77777777">
      <w:pPr>
        <w:rPr>
          <w:lang w:val="en-US"/>
        </w:rPr>
      </w:pPr>
      <w:r>
        <w:rPr>
          <w:lang w:val="en-US"/>
        </w:rPr>
        <w:pict w14:anchorId="578F7426">
          <v:rect id="_x0000_i1025" style="width:0;height:1.5pt" o:hr="t" o:hrstd="t" o:hralign="center"/>
        </w:pict>
      </w:r>
    </w:p>
    <w:p w:rsidRPr="00AD5036" w:rsidR="0064340F" w:rsidP="0064340F" w:rsidRDefault="65321137" w14:paraId="02CAF0AC" w14:textId="77777777">
      <w:pPr>
        <w:pStyle w:val="Heading1"/>
        <w:rPr>
          <w:lang w:val="en-US"/>
        </w:rPr>
      </w:pPr>
      <w:bookmarkStart w:name="_Toc223525279" w:id="24"/>
      <w:bookmarkStart w:name="X9f4c60d8f29db34408987009ded0c2c1efee459" w:id="25"/>
      <w:bookmarkEnd w:id="1"/>
      <w:bookmarkEnd w:id="19"/>
      <w:bookmarkEnd w:id="23"/>
      <w:r w:rsidRPr="65321137">
        <w:rPr>
          <w:lang w:val="en-US"/>
        </w:rPr>
        <w:t>II. THU THẬP YÊU CẦU TỪ CÁC STAKEHOLDERS (Xác định STRQ, FEAT)</w:t>
      </w:r>
      <w:bookmarkEnd w:id="24"/>
    </w:p>
    <w:p w:rsidRPr="00AD5036" w:rsidR="0064340F" w:rsidP="0064340F" w:rsidRDefault="65321137" w14:paraId="3E7F9CA0" w14:textId="77777777">
      <w:pPr>
        <w:pStyle w:val="Heading2"/>
        <w:rPr>
          <w:lang w:val="en-US"/>
        </w:rPr>
      </w:pPr>
      <w:bookmarkStart w:name="_Toc223525280" w:id="26"/>
      <w:bookmarkStart w:name="xác-định-các-strq-feat" w:id="27"/>
      <w:r w:rsidRPr="65321137">
        <w:rPr>
          <w:lang w:val="en-US"/>
        </w:rPr>
        <w:t>2.1. Xác định các STRQ, FEAT</w:t>
      </w:r>
      <w:bookmarkEnd w:id="26"/>
    </w:p>
    <w:tbl>
      <w:tblPr>
        <w:tblStyle w:val="Table"/>
        <w:tblW w:w="4963" w:type="pct"/>
        <w:tblLayout w:type="fixed"/>
        <w:tblLook w:val="0020" w:firstRow="1" w:lastRow="0" w:firstColumn="0" w:lastColumn="0" w:noHBand="0" w:noVBand="0"/>
      </w:tblPr>
      <w:tblGrid>
        <w:gridCol w:w="2816"/>
        <w:gridCol w:w="1900"/>
        <w:gridCol w:w="3996"/>
      </w:tblGrid>
      <w:tr w:rsidRPr="00AD5036" w:rsidR="0064340F" w:rsidTr="49819D88" w14:paraId="704B4749" w14:textId="77777777">
        <w:trPr>
          <w:cnfStyle w:val="100000000000" w:firstRow="1" w:lastRow="0" w:firstColumn="0" w:lastColumn="0" w:oddVBand="0" w:evenVBand="0" w:oddHBand="0" w:evenHBand="0" w:firstRowFirstColumn="0" w:firstRowLastColumn="0" w:lastRowFirstColumn="0" w:lastRowLastColumn="0"/>
          <w:tblHeader/>
        </w:trPr>
        <w:tc>
          <w:tcPr>
            <w:tcW w:w="2541" w:type="dxa"/>
          </w:tcPr>
          <w:p w:rsidRPr="00AD5036" w:rsidR="0064340F" w:rsidP="008A5C0B" w:rsidRDefault="0064340F" w14:paraId="40A86B10" w14:textId="77777777">
            <w:pPr>
              <w:pStyle w:val="Compact"/>
            </w:pPr>
            <w:r w:rsidRPr="00AD5036">
              <w:t>Yêu cầu (STRQ)</w:t>
            </w:r>
          </w:p>
        </w:tc>
        <w:tc>
          <w:tcPr>
            <w:tcW w:w="1714" w:type="dxa"/>
          </w:tcPr>
          <w:p w:rsidRPr="00AD5036" w:rsidR="0064340F" w:rsidP="008A5C0B" w:rsidRDefault="0064340F" w14:paraId="1820137D" w14:textId="77777777">
            <w:pPr>
              <w:pStyle w:val="Compact"/>
            </w:pPr>
            <w:r w:rsidRPr="00AD5036">
              <w:t>Kỹ thuật xác định FEAT</w:t>
            </w:r>
          </w:p>
        </w:tc>
        <w:tc>
          <w:tcPr>
            <w:tcW w:w="3605" w:type="dxa"/>
          </w:tcPr>
          <w:p w:rsidRPr="00AD5036" w:rsidR="0064340F" w:rsidP="008A5C0B" w:rsidRDefault="0064340F" w14:paraId="2198719D" w14:textId="77777777">
            <w:pPr>
              <w:pStyle w:val="Compact"/>
            </w:pPr>
            <w:r w:rsidRPr="00AD5036">
              <w:t>Tính năng (FEAT)</w:t>
            </w:r>
          </w:p>
        </w:tc>
      </w:tr>
      <w:tr w:rsidRPr="00AD5036" w:rsidR="0064340F" w:rsidTr="49819D88" w14:paraId="7D4254B8" w14:textId="77777777">
        <w:tc>
          <w:tcPr>
            <w:tcW w:w="2541" w:type="dxa"/>
          </w:tcPr>
          <w:p w:rsidRPr="00F50B0B" w:rsidR="0064340F" w:rsidP="008A5C0B" w:rsidRDefault="0064340F" w14:paraId="12FA9EA7" w14:textId="77777777">
            <w:pPr>
              <w:pStyle w:val="Compact"/>
              <w:rPr>
                <w:lang w:val="vi-VN"/>
              </w:rPr>
            </w:pPr>
            <w:r w:rsidRPr="00F50B0B">
              <w:rPr>
                <w:b/>
                <w:lang w:val="vi-VN"/>
              </w:rPr>
              <w:t>STRQ 1:</w:t>
            </w:r>
            <w:r w:rsidRPr="00F50B0B">
              <w:rPr>
                <w:lang w:val="vi-VN"/>
              </w:rPr>
              <w:t xml:space="preserve"> Cần hệ thống cho phép đăng nhập, đăng xuất, đổi mật khẩu như một hệ thống phần mềm nhân sự khác tài khoản có phân quyền nhiều tài khoản.</w:t>
            </w:r>
          </w:p>
        </w:tc>
        <w:tc>
          <w:tcPr>
            <w:tcW w:w="1714" w:type="dxa"/>
          </w:tcPr>
          <w:p w:rsidRPr="00AD5036" w:rsidR="0064340F" w:rsidP="00893277" w:rsidRDefault="0064340F" w14:paraId="33A52C22" w14:textId="77777777">
            <w:pPr>
              <w:pStyle w:val="Compact"/>
              <w:numPr>
                <w:ilvl w:val="0"/>
                <w:numId w:val="1"/>
              </w:numPr>
              <w:ind w:left="337"/>
            </w:pPr>
            <w:r w:rsidRPr="00AD5036">
              <w:t>Phân tách</w:t>
            </w:r>
          </w:p>
          <w:p w:rsidRPr="00AD5036" w:rsidR="0064340F" w:rsidP="00893277" w:rsidRDefault="0064340F" w14:paraId="629AE86B" w14:textId="77777777">
            <w:pPr>
              <w:pStyle w:val="Compact"/>
              <w:numPr>
                <w:ilvl w:val="0"/>
                <w:numId w:val="1"/>
              </w:numPr>
              <w:ind w:left="337"/>
            </w:pPr>
            <w:r w:rsidRPr="00AD5036">
              <w:t>Làm cho đầy đủ</w:t>
            </w:r>
          </w:p>
        </w:tc>
        <w:tc>
          <w:tcPr>
            <w:tcW w:w="3605" w:type="dxa"/>
          </w:tcPr>
          <w:p w:rsidRPr="00AD5036" w:rsidR="0064340F" w:rsidP="00893277" w:rsidRDefault="0064340F" w14:paraId="6BD3496E" w14:textId="77777777">
            <w:pPr>
              <w:pStyle w:val="Compact"/>
              <w:numPr>
                <w:ilvl w:val="0"/>
                <w:numId w:val="1"/>
              </w:numPr>
              <w:ind w:left="274" w:hanging="274"/>
            </w:pPr>
            <w:r w:rsidRPr="00AD5036">
              <w:rPr>
                <w:b/>
                <w:bCs/>
              </w:rPr>
              <w:t>FEAT 1.1:</w:t>
            </w:r>
            <w:r w:rsidRPr="00AD5036">
              <w:t xml:space="preserve"> Mọi người dùng có thể đăng nhập bằng tài khoản.</w:t>
            </w:r>
          </w:p>
          <w:p w:rsidRPr="00AD5036" w:rsidR="0064340F" w:rsidP="00893277" w:rsidRDefault="0064340F" w14:paraId="23B4E4C4" w14:textId="77777777">
            <w:pPr>
              <w:pStyle w:val="Compact"/>
              <w:numPr>
                <w:ilvl w:val="0"/>
                <w:numId w:val="1"/>
              </w:numPr>
              <w:ind w:left="274" w:hanging="274"/>
            </w:pPr>
            <w:r w:rsidRPr="00AD5036">
              <w:rPr>
                <w:b/>
                <w:bCs/>
              </w:rPr>
              <w:t>FEAT 1.2:</w:t>
            </w:r>
            <w:r w:rsidRPr="00AD5036">
              <w:t xml:space="preserve"> Mọi người dùng có thể đăng xuất khỏi tài khoản đang sử dụng.</w:t>
            </w:r>
          </w:p>
          <w:p w:rsidRPr="00AD5036" w:rsidR="0064340F" w:rsidP="00893277" w:rsidRDefault="0064340F" w14:paraId="6DB90AF1" w14:textId="77777777">
            <w:pPr>
              <w:pStyle w:val="Compact"/>
              <w:numPr>
                <w:ilvl w:val="0"/>
                <w:numId w:val="1"/>
              </w:numPr>
              <w:ind w:left="274" w:hanging="274"/>
            </w:pPr>
            <w:r w:rsidRPr="00AD5036">
              <w:rPr>
                <w:b/>
                <w:bCs/>
              </w:rPr>
              <w:t>FEAT 1.3:</w:t>
            </w:r>
            <w:r w:rsidRPr="00AD5036">
              <w:t xml:space="preserve"> Hệ thống tự động đăng xuất khỏi phiên làm việc nếu người dùng không thao tác với trang web trong 30 phút.</w:t>
            </w:r>
          </w:p>
          <w:p w:rsidRPr="00AD5036" w:rsidR="0064340F" w:rsidP="00893277" w:rsidRDefault="0064340F" w14:paraId="6EE5B449" w14:textId="77777777">
            <w:pPr>
              <w:pStyle w:val="Compact"/>
              <w:numPr>
                <w:ilvl w:val="0"/>
                <w:numId w:val="1"/>
              </w:numPr>
              <w:ind w:left="274" w:hanging="274"/>
            </w:pPr>
            <w:r w:rsidRPr="00AD5036">
              <w:rPr>
                <w:b/>
                <w:bCs/>
              </w:rPr>
              <w:t>FEAT 1.4:</w:t>
            </w:r>
            <w:r w:rsidRPr="00AD5036">
              <w:t xml:space="preserve"> Mọi người dùng có thể đổi mật khẩu tài khoản đang sử dụng.</w:t>
            </w:r>
          </w:p>
        </w:tc>
      </w:tr>
      <w:tr w:rsidRPr="00AD5036" w:rsidR="0064340F" w:rsidTr="49819D88" w14:paraId="2E2CF54B" w14:textId="77777777">
        <w:tc>
          <w:tcPr>
            <w:tcW w:w="2541" w:type="dxa"/>
          </w:tcPr>
          <w:p w:rsidRPr="00F50B0B" w:rsidR="0064340F" w:rsidP="008A5C0B" w:rsidRDefault="0064340F" w14:paraId="74B90EF3" w14:textId="77777777">
            <w:pPr>
              <w:pStyle w:val="Compact"/>
              <w:rPr>
                <w:lang w:val="vi-VN"/>
              </w:rPr>
            </w:pPr>
            <w:r w:rsidRPr="00F50B0B">
              <w:rPr>
                <w:b/>
                <w:lang w:val="vi-VN"/>
              </w:rPr>
              <w:t>STRQ 2:</w:t>
            </w:r>
            <w:r w:rsidRPr="00F50B0B">
              <w:rPr>
                <w:lang w:val="vi-VN"/>
              </w:rPr>
              <w:t xml:space="preserve"> Quản trị viên là người có thể quản lý tài khoản như thêm, sửa, khóa hoặc phân quyền người dùng.</w:t>
            </w:r>
          </w:p>
        </w:tc>
        <w:tc>
          <w:tcPr>
            <w:tcW w:w="1714" w:type="dxa"/>
          </w:tcPr>
          <w:p w:rsidRPr="00AD5036" w:rsidR="0064340F" w:rsidP="00893277" w:rsidRDefault="0064340F" w14:paraId="7A7F8712" w14:textId="77777777">
            <w:pPr>
              <w:pStyle w:val="Compact"/>
              <w:numPr>
                <w:ilvl w:val="0"/>
                <w:numId w:val="1"/>
              </w:numPr>
              <w:ind w:left="337"/>
            </w:pPr>
            <w:r w:rsidRPr="00AD5036">
              <w:t>Phân tách</w:t>
            </w:r>
          </w:p>
          <w:p w:rsidRPr="00AD5036" w:rsidR="0064340F" w:rsidP="00893277" w:rsidRDefault="0064340F" w14:paraId="096DB50E" w14:textId="77777777">
            <w:pPr>
              <w:pStyle w:val="Compact"/>
              <w:numPr>
                <w:ilvl w:val="0"/>
                <w:numId w:val="1"/>
              </w:numPr>
              <w:ind w:left="337"/>
            </w:pPr>
            <w:r w:rsidRPr="00AD5036">
              <w:t>Thêm chi tiết</w:t>
            </w:r>
          </w:p>
          <w:p w:rsidRPr="00AD5036" w:rsidR="0064340F" w:rsidP="00893277" w:rsidRDefault="0064340F" w14:paraId="50C782C5" w14:textId="77777777">
            <w:pPr>
              <w:pStyle w:val="Compact"/>
              <w:numPr>
                <w:ilvl w:val="0"/>
                <w:numId w:val="1"/>
              </w:numPr>
              <w:ind w:left="337"/>
            </w:pPr>
            <w:r w:rsidRPr="00AD5036">
              <w:t>Làm cho đầy đủ</w:t>
            </w:r>
          </w:p>
        </w:tc>
        <w:tc>
          <w:tcPr>
            <w:tcW w:w="3605" w:type="dxa"/>
          </w:tcPr>
          <w:p w:rsidRPr="00AD5036" w:rsidR="0064340F" w:rsidP="00893277" w:rsidRDefault="0064340F" w14:paraId="10F0B19C" w14:textId="77777777">
            <w:pPr>
              <w:pStyle w:val="Compact"/>
              <w:numPr>
                <w:ilvl w:val="0"/>
                <w:numId w:val="1"/>
              </w:numPr>
              <w:ind w:left="274" w:hanging="274"/>
            </w:pPr>
            <w:r w:rsidRPr="00AD5036">
              <w:rPr>
                <w:b/>
                <w:bCs/>
              </w:rPr>
              <w:t>FEAT 2.1:</w:t>
            </w:r>
            <w:r w:rsidRPr="00AD5036">
              <w:t xml:space="preserve"> Hệ thống cho phép quản trị viên có thể tìm kiếm tài khoản người dùng.</w:t>
            </w:r>
          </w:p>
          <w:p w:rsidRPr="00AD5036" w:rsidR="0064340F" w:rsidP="00893277" w:rsidRDefault="0064340F" w14:paraId="7CDA72AD" w14:textId="77777777">
            <w:pPr>
              <w:pStyle w:val="Compact"/>
              <w:numPr>
                <w:ilvl w:val="0"/>
                <w:numId w:val="1"/>
              </w:numPr>
              <w:ind w:left="274" w:hanging="274"/>
            </w:pPr>
            <w:r w:rsidRPr="00AD5036">
              <w:rPr>
                <w:b/>
                <w:bCs/>
              </w:rPr>
              <w:t>FEAT 2.2:</w:t>
            </w:r>
            <w:r w:rsidRPr="00AD5036">
              <w:t xml:space="preserve"> Hệ thống cho phép quản trị viên có thể thêm mới tài khoản người dùng.</w:t>
            </w:r>
          </w:p>
          <w:p w:rsidRPr="00AD5036" w:rsidR="0064340F" w:rsidP="00893277" w:rsidRDefault="0064340F" w14:paraId="636E6236" w14:textId="77777777">
            <w:pPr>
              <w:pStyle w:val="Compact"/>
              <w:numPr>
                <w:ilvl w:val="0"/>
                <w:numId w:val="1"/>
              </w:numPr>
              <w:ind w:left="274" w:hanging="274"/>
            </w:pPr>
            <w:r w:rsidRPr="00AD5036">
              <w:rPr>
                <w:b/>
                <w:bCs/>
              </w:rPr>
              <w:t>FEAT 2.3:</w:t>
            </w:r>
            <w:r w:rsidRPr="00AD5036">
              <w:t xml:space="preserve"> Hệ thống cho phép quản trị viên có thể sửa tài khoản người dùng.</w:t>
            </w:r>
          </w:p>
          <w:p w:rsidRPr="00AD5036" w:rsidR="0064340F" w:rsidP="00893277" w:rsidRDefault="0064340F" w14:paraId="1CBAAC21" w14:textId="77777777">
            <w:pPr>
              <w:pStyle w:val="Compact"/>
              <w:numPr>
                <w:ilvl w:val="0"/>
                <w:numId w:val="1"/>
              </w:numPr>
              <w:ind w:left="274" w:hanging="274"/>
            </w:pPr>
            <w:r w:rsidRPr="00AD5036">
              <w:rPr>
                <w:b/>
                <w:bCs/>
              </w:rPr>
              <w:t>FEAT 2.4:</w:t>
            </w:r>
            <w:r w:rsidRPr="00AD5036">
              <w:t xml:space="preserve"> Hệ thống cho phép quản trị viên phân quyền cho tài khoản thành viên hệ thống tương ứng với các nhóm nghiệp vụ.</w:t>
            </w:r>
          </w:p>
          <w:p w:rsidRPr="00AD5036" w:rsidR="0064340F" w:rsidP="00893277" w:rsidRDefault="0064340F" w14:paraId="406A20CA" w14:textId="77777777">
            <w:pPr>
              <w:pStyle w:val="Compact"/>
              <w:numPr>
                <w:ilvl w:val="0"/>
                <w:numId w:val="1"/>
              </w:numPr>
              <w:ind w:left="274" w:hanging="274"/>
            </w:pPr>
            <w:r w:rsidRPr="00AD5036">
              <w:rPr>
                <w:b/>
                <w:bCs/>
              </w:rPr>
              <w:t>FEAT 2.5:</w:t>
            </w:r>
            <w:r w:rsidRPr="00AD5036">
              <w:t xml:space="preserve"> Hệ thống cho phép quản trị viên có thể thay đổi trạng thái của tài khoản người dùng (Trạng thái: Khóa/Mở khóa).</w:t>
            </w:r>
          </w:p>
          <w:p w:rsidRPr="00AD5036" w:rsidR="0064340F" w:rsidP="00893277" w:rsidRDefault="0064340F" w14:paraId="4278C511" w14:textId="77777777">
            <w:pPr>
              <w:pStyle w:val="Compact"/>
              <w:numPr>
                <w:ilvl w:val="0"/>
                <w:numId w:val="1"/>
              </w:numPr>
              <w:ind w:left="274" w:hanging="274"/>
            </w:pPr>
            <w:r w:rsidRPr="00AD5036">
              <w:rPr>
                <w:b/>
                <w:bCs/>
              </w:rPr>
              <w:t>FEAT 2.6:</w:t>
            </w:r>
            <w:r w:rsidRPr="00AD5036">
              <w:t xml:space="preserve"> Hệ thống có thể tự động khóa tài khoản của nhân sự đã thôi việc.</w:t>
            </w:r>
          </w:p>
        </w:tc>
      </w:tr>
      <w:tr w:rsidRPr="00AD5036" w:rsidR="0064340F" w:rsidTr="49819D88" w14:paraId="33BF84C8" w14:textId="77777777">
        <w:tc>
          <w:tcPr>
            <w:tcW w:w="2541" w:type="dxa"/>
          </w:tcPr>
          <w:p w:rsidRPr="00F50B0B" w:rsidR="0064340F" w:rsidP="008A5C0B" w:rsidRDefault="0064340F" w14:paraId="0DCB091A" w14:textId="77D6A5E2">
            <w:pPr>
              <w:pStyle w:val="Compact"/>
              <w:rPr>
                <w:lang w:val="vi-VN"/>
              </w:rPr>
            </w:pPr>
            <w:r w:rsidRPr="00F50B0B">
              <w:rPr>
                <w:b/>
                <w:lang w:val="vi-VN"/>
              </w:rPr>
              <w:t>STRQ 3:</w:t>
            </w:r>
            <w:r w:rsidRPr="00F50B0B">
              <w:rPr>
                <w:lang w:val="vi-VN"/>
              </w:rPr>
              <w:t xml:space="preserve"> Quản trị viên </w:t>
            </w:r>
            <w:r w:rsidRPr="1AC5EEF7" w:rsidR="1AC5EEF7">
              <w:rPr>
                <w:lang w:val="vi-VN"/>
              </w:rPr>
              <w:t xml:space="preserve">và phòng TCCB </w:t>
            </w:r>
            <w:r w:rsidRPr="00F50B0B">
              <w:rPr>
                <w:lang w:val="vi-VN"/>
              </w:rPr>
              <w:t>có thể quản lý cơ cấu tổ chức, thêm vào các đơn vị mới, chỉnh sửa thông tin hoặc thông báo giải thể, sáp nhập đơn vị.</w:t>
            </w:r>
          </w:p>
        </w:tc>
        <w:tc>
          <w:tcPr>
            <w:tcW w:w="1714" w:type="dxa"/>
          </w:tcPr>
          <w:p w:rsidRPr="00AD5036" w:rsidR="0064340F" w:rsidP="00893277" w:rsidRDefault="0064340F" w14:paraId="4128EF88" w14:textId="77777777">
            <w:pPr>
              <w:pStyle w:val="Compact"/>
              <w:numPr>
                <w:ilvl w:val="0"/>
                <w:numId w:val="1"/>
              </w:numPr>
              <w:ind w:left="337"/>
            </w:pPr>
            <w:r w:rsidRPr="00AD5036">
              <w:t>Phân tách</w:t>
            </w:r>
          </w:p>
          <w:p w:rsidRPr="00AD5036" w:rsidR="0064340F" w:rsidP="00893277" w:rsidRDefault="0064340F" w14:paraId="5A79FA03" w14:textId="77777777">
            <w:pPr>
              <w:pStyle w:val="Compact"/>
              <w:numPr>
                <w:ilvl w:val="0"/>
                <w:numId w:val="1"/>
              </w:numPr>
              <w:ind w:left="337"/>
            </w:pPr>
            <w:r w:rsidRPr="00AD5036">
              <w:t>Làm cho đầy đủ</w:t>
            </w:r>
          </w:p>
          <w:p w:rsidRPr="00AD5036" w:rsidR="0064340F" w:rsidP="00893277" w:rsidRDefault="0064340F" w14:paraId="14793B7B" w14:textId="77777777">
            <w:pPr>
              <w:pStyle w:val="Compact"/>
              <w:numPr>
                <w:ilvl w:val="0"/>
                <w:numId w:val="1"/>
              </w:numPr>
              <w:ind w:left="337"/>
            </w:pPr>
            <w:r w:rsidRPr="00AD5036">
              <w:t>Thêm chi tiết</w:t>
            </w:r>
          </w:p>
          <w:p w:rsidRPr="00AD5036" w:rsidR="0064340F" w:rsidP="00893277" w:rsidRDefault="0064340F" w14:paraId="09EB90DD" w14:textId="77777777">
            <w:pPr>
              <w:pStyle w:val="Compact"/>
              <w:numPr>
                <w:ilvl w:val="0"/>
                <w:numId w:val="1"/>
              </w:numPr>
              <w:ind w:left="337"/>
            </w:pPr>
            <w:r w:rsidRPr="00AD5036">
              <w:t>Sửa chữa</w:t>
            </w:r>
          </w:p>
        </w:tc>
        <w:tc>
          <w:tcPr>
            <w:tcW w:w="3605" w:type="dxa"/>
          </w:tcPr>
          <w:p w:rsidRPr="00AD5036" w:rsidR="0064340F" w:rsidP="00893277" w:rsidRDefault="0064340F" w14:paraId="2D212416" w14:textId="77777777">
            <w:pPr>
              <w:pStyle w:val="Compact"/>
              <w:numPr>
                <w:ilvl w:val="0"/>
                <w:numId w:val="1"/>
              </w:numPr>
              <w:ind w:left="274" w:hanging="274"/>
            </w:pPr>
            <w:r w:rsidRPr="00AD5036">
              <w:rPr>
                <w:b/>
                <w:bCs/>
              </w:rPr>
              <w:t>FEAT 3.1:</w:t>
            </w:r>
            <w:r w:rsidRPr="00AD5036">
              <w:t xml:space="preserve"> Hệ thống cung cấp cơ cấu tổ chức phân cấp đơn vị theo dạng cha-con có gốc là trường Đại học Thủy Lợi.</w:t>
            </w:r>
          </w:p>
          <w:p w:rsidRPr="00AD5036" w:rsidR="0064340F" w:rsidP="00893277" w:rsidRDefault="49819D88" w14:paraId="6B722380" w14:textId="36BFDCE7">
            <w:pPr>
              <w:pStyle w:val="Compact"/>
              <w:numPr>
                <w:ilvl w:val="0"/>
                <w:numId w:val="1"/>
              </w:numPr>
              <w:ind w:left="274" w:hanging="274"/>
            </w:pPr>
            <w:r w:rsidRPr="49819D88">
              <w:rPr>
                <w:b/>
                <w:bCs/>
              </w:rPr>
              <w:t>FEAT 3.2:</w:t>
            </w:r>
            <w:r>
              <w:t xml:space="preserve"> Hệ thống cho phép quản trị viên </w:t>
            </w:r>
            <w:r w:rsidRPr="49819D88">
              <w:rPr>
                <w:lang w:val="vi-VN"/>
              </w:rPr>
              <w:t>và phòng TCCB</w:t>
            </w:r>
            <w:r>
              <w:t xml:space="preserve"> thêm mới đơn vị tổ chức nhân sự.</w:t>
            </w:r>
          </w:p>
          <w:p w:rsidRPr="00AD5036" w:rsidR="0064340F" w:rsidP="00893277" w:rsidRDefault="49819D88" w14:paraId="14C8D898" w14:textId="6DAE63BE">
            <w:pPr>
              <w:pStyle w:val="Compact"/>
              <w:numPr>
                <w:ilvl w:val="0"/>
                <w:numId w:val="1"/>
              </w:numPr>
              <w:ind w:left="274" w:hanging="274"/>
            </w:pPr>
            <w:r w:rsidRPr="49819D88">
              <w:rPr>
                <w:b/>
                <w:bCs/>
              </w:rPr>
              <w:t>FEAT 3.3:</w:t>
            </w:r>
            <w:r>
              <w:t xml:space="preserve"> Hệ thống cho phép quản trị viên </w:t>
            </w:r>
            <w:r w:rsidRPr="49819D88">
              <w:rPr>
                <w:lang w:val="vi-VN"/>
              </w:rPr>
              <w:t>và phòng TCCB</w:t>
            </w:r>
            <w:r>
              <w:t xml:space="preserve"> sửa thông tin đơn vị tổ chức nhân sự.</w:t>
            </w:r>
          </w:p>
          <w:p w:rsidRPr="00AD5036" w:rsidR="0064340F" w:rsidP="00893277" w:rsidRDefault="0064340F" w14:paraId="7829F2B1" w14:textId="47A89728">
            <w:pPr>
              <w:pStyle w:val="Compact"/>
              <w:numPr>
                <w:ilvl w:val="0"/>
                <w:numId w:val="1"/>
              </w:numPr>
              <w:ind w:left="274" w:hanging="274"/>
            </w:pPr>
            <w:r w:rsidRPr="00AD5036">
              <w:rPr>
                <w:b/>
                <w:bCs/>
              </w:rPr>
              <w:t>FEAT 3.4:</w:t>
            </w:r>
            <w:r w:rsidRPr="00AD5036">
              <w:t xml:space="preserve"> Hệ thống cho phép quản trị viên </w:t>
            </w:r>
            <w:r w:rsidR="5DEC1C07">
              <w:t xml:space="preserve">và phòng TCCB </w:t>
            </w:r>
            <w:r w:rsidRPr="00AD5036">
              <w:t>thay đổi trạng thái của đơn vị tổ chức nhân sự (Trạng thái: Giải thể/Sáp nhập).</w:t>
            </w:r>
          </w:p>
          <w:p w:rsidRPr="00AD5036" w:rsidR="0064340F" w:rsidP="00893277" w:rsidRDefault="0064340F" w14:paraId="7C506855" w14:textId="77777777">
            <w:pPr>
              <w:pStyle w:val="Compact"/>
              <w:numPr>
                <w:ilvl w:val="0"/>
                <w:numId w:val="1"/>
              </w:numPr>
              <w:ind w:left="274" w:hanging="274"/>
            </w:pPr>
            <w:r w:rsidRPr="00AD5036">
              <w:rPr>
                <w:b/>
                <w:bCs/>
              </w:rPr>
              <w:t>FEAT 3.5:</w:t>
            </w:r>
            <w:r w:rsidRPr="00AD5036">
              <w:t xml:space="preserve"> Hệ thống cho phép quản trị viên và phòng nhân sự xem chi tiết thông tin đơn vị tổ chức nhân sự.</w:t>
            </w:r>
          </w:p>
        </w:tc>
      </w:tr>
      <w:tr w:rsidRPr="00AD5036" w:rsidR="0064340F" w:rsidTr="49819D88" w14:paraId="19B36131" w14:textId="77777777">
        <w:tc>
          <w:tcPr>
            <w:tcW w:w="2541" w:type="dxa"/>
          </w:tcPr>
          <w:p w:rsidRPr="00F50B0B" w:rsidR="0064340F" w:rsidP="008A5C0B" w:rsidRDefault="0064340F" w14:paraId="5555C8E4" w14:textId="77777777">
            <w:pPr>
              <w:pStyle w:val="Compact"/>
              <w:rPr>
                <w:lang w:val="vi-VN"/>
              </w:rPr>
            </w:pPr>
            <w:r w:rsidRPr="00F50B0B">
              <w:rPr>
                <w:b/>
                <w:lang w:val="vi-VN"/>
              </w:rPr>
              <w:t>STRQ 4:</w:t>
            </w:r>
            <w:r w:rsidRPr="00F50B0B">
              <w:rPr>
                <w:lang w:val="vi-VN"/>
              </w:rPr>
              <w:t xml:space="preserve"> Phòng nhân sự có thể điều chuyển và bổ nhiệm nhân sự vào các đơn vị.</w:t>
            </w:r>
          </w:p>
        </w:tc>
        <w:tc>
          <w:tcPr>
            <w:tcW w:w="1714" w:type="dxa"/>
          </w:tcPr>
          <w:p w:rsidRPr="00AD5036" w:rsidR="0064340F" w:rsidP="00893277" w:rsidRDefault="0064340F" w14:paraId="5708C3AB" w14:textId="77777777">
            <w:pPr>
              <w:pStyle w:val="Compact"/>
              <w:numPr>
                <w:ilvl w:val="0"/>
                <w:numId w:val="1"/>
              </w:numPr>
              <w:ind w:left="337"/>
            </w:pPr>
            <w:r w:rsidRPr="00AD5036">
              <w:t>Thêm chi tiết</w:t>
            </w:r>
          </w:p>
        </w:tc>
        <w:tc>
          <w:tcPr>
            <w:tcW w:w="3605" w:type="dxa"/>
          </w:tcPr>
          <w:p w:rsidRPr="00AD5036" w:rsidR="0064340F" w:rsidP="00893277" w:rsidRDefault="0064340F" w14:paraId="06476618" w14:textId="77777777">
            <w:pPr>
              <w:pStyle w:val="Compact"/>
              <w:numPr>
                <w:ilvl w:val="0"/>
                <w:numId w:val="1"/>
              </w:numPr>
              <w:ind w:left="274" w:hanging="274"/>
            </w:pPr>
            <w:r w:rsidRPr="00AD5036">
              <w:rPr>
                <w:b/>
                <w:bCs/>
              </w:rPr>
              <w:t>FEAT 4.1:</w:t>
            </w:r>
            <w:r w:rsidRPr="00AD5036">
              <w:t xml:space="preserve"> Hệ thống cho phép phòng nhân sự bổ nhiệm nhân sự vào một đơn vị tổ chức nhân sự.</w:t>
            </w:r>
          </w:p>
          <w:p w:rsidRPr="00AD5036" w:rsidR="0064340F" w:rsidP="00893277" w:rsidRDefault="0064340F" w14:paraId="7C245A91" w14:textId="77777777">
            <w:pPr>
              <w:pStyle w:val="Compact"/>
              <w:numPr>
                <w:ilvl w:val="0"/>
                <w:numId w:val="1"/>
              </w:numPr>
              <w:ind w:left="274" w:hanging="274"/>
            </w:pPr>
            <w:r w:rsidRPr="00AD5036">
              <w:rPr>
                <w:b/>
                <w:bCs/>
              </w:rPr>
              <w:t>FEAT 4.2:</w:t>
            </w:r>
            <w:r w:rsidRPr="00AD5036">
              <w:t xml:space="preserve"> Hệ thống cho phép phòng nhân sự bãi nhiệm nhân sự khỏi đơn vị tổ chức đó.</w:t>
            </w:r>
          </w:p>
        </w:tc>
      </w:tr>
      <w:tr w:rsidRPr="00AD5036" w:rsidR="0064340F" w:rsidTr="49819D88" w14:paraId="6A87CC07" w14:textId="77777777">
        <w:tc>
          <w:tcPr>
            <w:tcW w:w="2541" w:type="dxa"/>
          </w:tcPr>
          <w:p w:rsidRPr="00F50B0B" w:rsidR="0064340F" w:rsidP="008A5C0B" w:rsidRDefault="0064340F" w14:paraId="11A459AA" w14:textId="6ABAC0C7">
            <w:pPr>
              <w:pStyle w:val="Compact"/>
              <w:rPr>
                <w:lang w:val="vi-VN"/>
              </w:rPr>
            </w:pPr>
            <w:r w:rsidRPr="00F50B0B">
              <w:rPr>
                <w:b/>
                <w:lang w:val="vi-VN"/>
              </w:rPr>
              <w:t>STRQ 5:</w:t>
            </w:r>
            <w:r w:rsidRPr="00F50B0B">
              <w:rPr>
                <w:lang w:val="vi-VN"/>
              </w:rPr>
              <w:t xml:space="preserve"> Phòng nhân sự có thể tạo hợp đồng lao động</w:t>
            </w:r>
            <w:r w:rsidRPr="50CD27D8" w:rsidR="50CD27D8">
              <w:rPr>
                <w:lang w:val="vi-VN"/>
              </w:rPr>
              <w:t xml:space="preserve"> </w:t>
            </w:r>
            <w:r w:rsidRPr="6DD16D2B" w:rsidR="6DD16D2B">
              <w:rPr>
                <w:lang w:val="vi-VN"/>
              </w:rPr>
              <w:t>của nhân sự</w:t>
            </w:r>
            <w:r w:rsidRPr="00F50B0B">
              <w:rPr>
                <w:lang w:val="vi-VN"/>
              </w:rPr>
              <w:t>.</w:t>
            </w:r>
          </w:p>
        </w:tc>
        <w:tc>
          <w:tcPr>
            <w:tcW w:w="1714" w:type="dxa"/>
          </w:tcPr>
          <w:p w:rsidRPr="00AD5036" w:rsidR="0064340F" w:rsidP="00893277" w:rsidRDefault="0064340F" w14:paraId="69107F76" w14:textId="77777777">
            <w:pPr>
              <w:pStyle w:val="Compact"/>
              <w:numPr>
                <w:ilvl w:val="0"/>
                <w:numId w:val="1"/>
              </w:numPr>
              <w:ind w:left="337"/>
            </w:pPr>
            <w:r w:rsidRPr="00AD5036">
              <w:t>Thêm chi tiết</w:t>
            </w:r>
          </w:p>
        </w:tc>
        <w:tc>
          <w:tcPr>
            <w:tcW w:w="3605" w:type="dxa"/>
          </w:tcPr>
          <w:p w:rsidRPr="00AD5036" w:rsidR="0064340F" w:rsidP="00893277" w:rsidRDefault="0064340F" w14:paraId="38F6AE41" w14:textId="77777777">
            <w:pPr>
              <w:pStyle w:val="Compact"/>
              <w:numPr>
                <w:ilvl w:val="0"/>
                <w:numId w:val="1"/>
              </w:numPr>
              <w:ind w:left="274" w:hanging="274"/>
            </w:pPr>
            <w:r w:rsidRPr="00AD5036">
              <w:rPr>
                <w:b/>
                <w:bCs/>
              </w:rPr>
              <w:t>FEAT 5.1:</w:t>
            </w:r>
            <w:r w:rsidRPr="00AD5036">
              <w:t xml:space="preserve"> Hệ thống cho phép phòng nhân sự tạo hợp đồng cho nhân sự không có hợp đồng hoặc cần gia hạn hợp đồng.</w:t>
            </w:r>
          </w:p>
        </w:tc>
      </w:tr>
      <w:tr w:rsidRPr="00AD5036" w:rsidR="0064340F" w:rsidTr="49819D88" w14:paraId="07727A23" w14:textId="77777777">
        <w:tc>
          <w:tcPr>
            <w:tcW w:w="2541" w:type="dxa"/>
          </w:tcPr>
          <w:p w:rsidRPr="00F50B0B" w:rsidR="0064340F" w:rsidP="008A5C0B" w:rsidRDefault="0064340F" w14:paraId="76AB0F44" w14:textId="77777777">
            <w:pPr>
              <w:pStyle w:val="Compact"/>
              <w:rPr>
                <w:lang w:val="vi-VN"/>
              </w:rPr>
            </w:pPr>
            <w:r w:rsidRPr="00F50B0B">
              <w:rPr>
                <w:b/>
                <w:lang w:val="vi-VN"/>
              </w:rPr>
              <w:t>STRQ 6:</w:t>
            </w:r>
            <w:r w:rsidRPr="00F50B0B">
              <w:rPr>
                <w:lang w:val="vi-VN"/>
              </w:rPr>
              <w:t xml:space="preserve"> Phòng nhân sự có thể ghi nhận đánh giá nhân sự.</w:t>
            </w:r>
          </w:p>
        </w:tc>
        <w:tc>
          <w:tcPr>
            <w:tcW w:w="1714" w:type="dxa"/>
          </w:tcPr>
          <w:p w:rsidRPr="00AD5036" w:rsidR="0064340F" w:rsidP="00893277" w:rsidRDefault="0064340F" w14:paraId="1B75A508" w14:textId="77777777">
            <w:pPr>
              <w:pStyle w:val="Compact"/>
              <w:numPr>
                <w:ilvl w:val="0"/>
                <w:numId w:val="1"/>
              </w:numPr>
              <w:ind w:left="337"/>
            </w:pPr>
            <w:r w:rsidRPr="00AD5036">
              <w:t>Sao chép</w:t>
            </w:r>
          </w:p>
        </w:tc>
        <w:tc>
          <w:tcPr>
            <w:tcW w:w="3605" w:type="dxa"/>
          </w:tcPr>
          <w:p w:rsidRPr="00AD5036" w:rsidR="0064340F" w:rsidP="00893277" w:rsidRDefault="0064340F" w14:paraId="0B48EB2B" w14:textId="77777777">
            <w:pPr>
              <w:pStyle w:val="Compact"/>
              <w:numPr>
                <w:ilvl w:val="0"/>
                <w:numId w:val="1"/>
              </w:numPr>
              <w:ind w:left="274" w:hanging="274"/>
            </w:pPr>
            <w:r w:rsidRPr="00AD5036">
              <w:rPr>
                <w:b/>
                <w:bCs/>
              </w:rPr>
              <w:t>FEAT 6.1:</w:t>
            </w:r>
            <w:r w:rsidRPr="00AD5036">
              <w:t xml:space="preserve"> Hệ thống cho phép phòng nhân sự ghi đánh giá cho nhân sự (Loại đánh giá: Khen thưởng/Kỷ luật).</w:t>
            </w:r>
          </w:p>
        </w:tc>
      </w:tr>
      <w:tr w:rsidRPr="00AD5036" w:rsidR="0064340F" w:rsidTr="49819D88" w14:paraId="5E6EE356" w14:textId="77777777">
        <w:tc>
          <w:tcPr>
            <w:tcW w:w="2541" w:type="dxa"/>
          </w:tcPr>
          <w:p w:rsidRPr="00F50B0B" w:rsidR="0064340F" w:rsidP="008A5C0B" w:rsidRDefault="0064340F" w14:paraId="4DC435F4" w14:textId="77777777">
            <w:pPr>
              <w:pStyle w:val="Compact"/>
              <w:rPr>
                <w:lang w:val="vi-VN"/>
              </w:rPr>
            </w:pPr>
            <w:r w:rsidRPr="00F50B0B">
              <w:rPr>
                <w:b/>
                <w:lang w:val="vi-VN"/>
              </w:rPr>
              <w:t>STRQ 7:</w:t>
            </w:r>
            <w:r w:rsidRPr="00F50B0B">
              <w:rPr>
                <w:lang w:val="vi-VN"/>
              </w:rPr>
              <w:t xml:space="preserve"> Phòng nhân sự muốn quản lý hồ sơ nhân sự như thêm, sửa hồ sơ và cho phép đánh dấu thôi việc hồ sơ nếu nhân sự không làm có thêm phương pháp tìm kiếm và lọc để tiện quản lý.</w:t>
            </w:r>
          </w:p>
        </w:tc>
        <w:tc>
          <w:tcPr>
            <w:tcW w:w="1714" w:type="dxa"/>
          </w:tcPr>
          <w:p w:rsidRPr="00AD5036" w:rsidR="0064340F" w:rsidP="00893277" w:rsidRDefault="0064340F" w14:paraId="7B56B60B" w14:textId="77777777">
            <w:pPr>
              <w:pStyle w:val="Compact"/>
              <w:numPr>
                <w:ilvl w:val="0"/>
                <w:numId w:val="1"/>
              </w:numPr>
              <w:ind w:left="337"/>
            </w:pPr>
            <w:r w:rsidRPr="00AD5036">
              <w:t>Phân tách</w:t>
            </w:r>
          </w:p>
          <w:p w:rsidRPr="00AD5036" w:rsidR="0064340F" w:rsidP="00893277" w:rsidRDefault="0064340F" w14:paraId="4892AD1F" w14:textId="77777777">
            <w:pPr>
              <w:pStyle w:val="Compact"/>
              <w:numPr>
                <w:ilvl w:val="0"/>
                <w:numId w:val="1"/>
              </w:numPr>
              <w:ind w:left="337"/>
            </w:pPr>
            <w:r w:rsidRPr="00AD5036">
              <w:t>Làm cho rõ ràng</w:t>
            </w:r>
          </w:p>
          <w:p w:rsidRPr="00AD5036" w:rsidR="0064340F" w:rsidP="00893277" w:rsidRDefault="0064340F" w14:paraId="3E08521B" w14:textId="77777777">
            <w:pPr>
              <w:pStyle w:val="Compact"/>
              <w:numPr>
                <w:ilvl w:val="0"/>
                <w:numId w:val="1"/>
              </w:numPr>
              <w:ind w:left="337"/>
            </w:pPr>
            <w:r w:rsidRPr="00AD5036">
              <w:t>Thêm chi tiết</w:t>
            </w:r>
          </w:p>
        </w:tc>
        <w:tc>
          <w:tcPr>
            <w:tcW w:w="3605" w:type="dxa"/>
          </w:tcPr>
          <w:p w:rsidRPr="00AD5036" w:rsidR="0064340F" w:rsidP="00893277" w:rsidRDefault="0064340F" w14:paraId="6042B976" w14:textId="77777777">
            <w:pPr>
              <w:pStyle w:val="Compact"/>
              <w:numPr>
                <w:ilvl w:val="0"/>
                <w:numId w:val="1"/>
              </w:numPr>
              <w:ind w:left="274" w:hanging="274"/>
            </w:pPr>
            <w:r w:rsidRPr="00AD5036">
              <w:rPr>
                <w:b/>
                <w:bCs/>
              </w:rPr>
              <w:t>FEAT 7.1:</w:t>
            </w:r>
            <w:r w:rsidRPr="00AD5036">
              <w:t xml:space="preserve"> Hệ thống cho phép phòng nhân sự tìm kiếm hồ sơ nhân sự bằng nhiều từ khóa.</w:t>
            </w:r>
          </w:p>
          <w:p w:rsidRPr="00AD5036" w:rsidR="0064340F" w:rsidP="00893277" w:rsidRDefault="0064340F" w14:paraId="7AD1D408" w14:textId="77777777">
            <w:pPr>
              <w:pStyle w:val="Compact"/>
              <w:numPr>
                <w:ilvl w:val="0"/>
                <w:numId w:val="1"/>
              </w:numPr>
              <w:ind w:left="274" w:hanging="274"/>
            </w:pPr>
            <w:r w:rsidRPr="00AD5036">
              <w:rPr>
                <w:b/>
                <w:bCs/>
              </w:rPr>
              <w:t>FEAT 7.2:</w:t>
            </w:r>
            <w:r w:rsidRPr="00AD5036">
              <w:t xml:space="preserve"> Hệ thống cho phép phòng nhân sự lọc đa tiêu chí hồ sơ nhân sự.</w:t>
            </w:r>
          </w:p>
          <w:p w:rsidRPr="00AD5036" w:rsidR="0064340F" w:rsidP="00893277" w:rsidRDefault="0064340F" w14:paraId="5EC033E3" w14:textId="77777777">
            <w:pPr>
              <w:pStyle w:val="Compact"/>
              <w:numPr>
                <w:ilvl w:val="0"/>
                <w:numId w:val="1"/>
              </w:numPr>
              <w:ind w:left="274" w:hanging="274"/>
            </w:pPr>
            <w:r w:rsidRPr="00AD5036">
              <w:rPr>
                <w:b/>
                <w:bCs/>
              </w:rPr>
              <w:t>FEAT 7.3:</w:t>
            </w:r>
            <w:r w:rsidRPr="00AD5036">
              <w:t xml:space="preserve"> Hệ thống cho phép phòng nhân sự thêm mới hồ sơ nhân sự (gồm nhập tay hoặc upload từ Excel).</w:t>
            </w:r>
          </w:p>
          <w:p w:rsidRPr="00AD5036" w:rsidR="0064340F" w:rsidP="00893277" w:rsidRDefault="0064340F" w14:paraId="0E936468" w14:textId="3CFE90AA">
            <w:pPr>
              <w:pStyle w:val="Compact"/>
              <w:numPr>
                <w:ilvl w:val="0"/>
                <w:numId w:val="1"/>
              </w:numPr>
              <w:ind w:left="274" w:hanging="274"/>
            </w:pPr>
            <w:r w:rsidRPr="00AD5036">
              <w:rPr>
                <w:b/>
                <w:bCs/>
              </w:rPr>
              <w:t>FEAT 7.4:</w:t>
            </w:r>
            <w:r w:rsidRPr="00AD5036">
              <w:t xml:space="preserve"> Hệ thống cho phép phòng nhân sự chỉnh sửa hồ sơ nhân sự (thông tin cá nhân, trình độ học vấn, khen thưởng/kỷ luật</w:t>
            </w:r>
            <w:r w:rsidR="08A9479D">
              <w:t>, quá trình công tác</w:t>
            </w:r>
            <w:r w:rsidR="0309D116">
              <w:t xml:space="preserve">, </w:t>
            </w:r>
            <w:r w:rsidR="70A5DE72">
              <w:t>thông</w:t>
            </w:r>
            <w:r w:rsidR="0309D116">
              <w:t xml:space="preserve"> tin hợp đồng</w:t>
            </w:r>
            <w:r w:rsidR="08A9479D">
              <w:t>).</w:t>
            </w:r>
          </w:p>
          <w:p w:rsidRPr="00AD5036" w:rsidR="0064340F" w:rsidP="00893277" w:rsidRDefault="0064340F" w14:paraId="477FB48F" w14:textId="77777777">
            <w:pPr>
              <w:pStyle w:val="Compact"/>
              <w:numPr>
                <w:ilvl w:val="0"/>
                <w:numId w:val="1"/>
              </w:numPr>
              <w:ind w:left="274" w:hanging="274"/>
            </w:pPr>
            <w:r w:rsidRPr="00AD5036">
              <w:rPr>
                <w:b/>
                <w:bCs/>
              </w:rPr>
              <w:t>FEAT 7.5:</w:t>
            </w:r>
            <w:r w:rsidRPr="00AD5036">
              <w:t xml:space="preserve"> Hệ thống cho phép phòng nhân sự đánh dấu thôi việc nhân sự.</w:t>
            </w:r>
          </w:p>
          <w:p w:rsidRPr="00AD5036" w:rsidR="0064340F" w:rsidP="00893277" w:rsidRDefault="0064340F" w14:paraId="093EB66F" w14:textId="77777777">
            <w:pPr>
              <w:pStyle w:val="Compact"/>
              <w:numPr>
                <w:ilvl w:val="0"/>
                <w:numId w:val="1"/>
              </w:numPr>
              <w:ind w:left="274" w:hanging="274"/>
            </w:pPr>
            <w:r w:rsidRPr="00AD5036">
              <w:rPr>
                <w:b/>
                <w:bCs/>
              </w:rPr>
              <w:t>FEAT 7.6:</w:t>
            </w:r>
            <w:r w:rsidRPr="00AD5036">
              <w:t xml:space="preserve"> Hệ thống có thể tự động đánh dấu thôi việc nhân sự nếu hợp đồng hết hạn quá thời gian cho phép của loại hợp đồng.</w:t>
            </w:r>
          </w:p>
          <w:p w:rsidRPr="00AD5036" w:rsidR="0064340F" w:rsidP="00893277" w:rsidRDefault="0064340F" w14:paraId="45E963B1" w14:textId="77777777">
            <w:pPr>
              <w:pStyle w:val="Compact"/>
              <w:numPr>
                <w:ilvl w:val="0"/>
                <w:numId w:val="1"/>
              </w:numPr>
              <w:ind w:left="274" w:hanging="274"/>
            </w:pPr>
            <w:r w:rsidRPr="00AD5036">
              <w:rPr>
                <w:b/>
                <w:bCs/>
              </w:rPr>
              <w:t>FEAT 7.7:</w:t>
            </w:r>
            <w:r w:rsidRPr="00AD5036">
              <w:t xml:space="preserve"> Hệ thống cho phép phòng nhân sự và phòng tài chính có thể xem chi tiết hồ sơ nhân sự theo từng chế độ xem.</w:t>
            </w:r>
          </w:p>
          <w:p w:rsidRPr="00AD5036" w:rsidR="0064340F" w:rsidP="00893277" w:rsidRDefault="0064340F" w14:paraId="25A24CF4" w14:textId="77777777">
            <w:pPr>
              <w:pStyle w:val="Compact"/>
              <w:numPr>
                <w:ilvl w:val="0"/>
                <w:numId w:val="1"/>
              </w:numPr>
              <w:ind w:left="274" w:hanging="274"/>
            </w:pPr>
            <w:r w:rsidRPr="00AD5036">
              <w:rPr>
                <w:b/>
                <w:bCs/>
              </w:rPr>
              <w:t>FEAT 7.8:</w:t>
            </w:r>
            <w:r w:rsidRPr="00AD5036">
              <w:t xml:space="preserve"> Hệ thống cho phép phòng nhân sự và phòng tài chính có thể in hoặc xuất Excel hồ sơ nhân sự.</w:t>
            </w:r>
          </w:p>
        </w:tc>
      </w:tr>
      <w:tr w:rsidRPr="00AD5036" w:rsidR="0064340F" w:rsidTr="49819D88" w14:paraId="09804115" w14:textId="77777777">
        <w:tc>
          <w:tcPr>
            <w:tcW w:w="2541" w:type="dxa"/>
          </w:tcPr>
          <w:p w:rsidRPr="00F50B0B" w:rsidR="0064340F" w:rsidP="008A5C0B" w:rsidRDefault="0064340F" w14:paraId="5F144B02" w14:textId="77777777">
            <w:pPr>
              <w:pStyle w:val="Compact"/>
              <w:rPr>
                <w:lang w:val="vi-VN"/>
              </w:rPr>
            </w:pPr>
            <w:r w:rsidRPr="00F50B0B">
              <w:rPr>
                <w:b/>
                <w:lang w:val="vi-VN"/>
              </w:rPr>
              <w:t>STRQ 8:</w:t>
            </w:r>
            <w:r w:rsidRPr="00F50B0B">
              <w:rPr>
                <w:lang w:val="vi-VN"/>
              </w:rPr>
              <w:t xml:space="preserve"> Phòng nhân sự cần hệ thống cho phép mở khóa đào tạo, quản lý khóa đào tạo cho nhân sự.</w:t>
            </w:r>
          </w:p>
        </w:tc>
        <w:tc>
          <w:tcPr>
            <w:tcW w:w="1714" w:type="dxa"/>
          </w:tcPr>
          <w:p w:rsidRPr="00AD5036" w:rsidR="0064340F" w:rsidP="00893277" w:rsidRDefault="0064340F" w14:paraId="288E73BB" w14:textId="77777777">
            <w:pPr>
              <w:pStyle w:val="Compact"/>
              <w:numPr>
                <w:ilvl w:val="0"/>
                <w:numId w:val="1"/>
              </w:numPr>
              <w:ind w:left="337"/>
            </w:pPr>
            <w:r w:rsidRPr="00AD5036">
              <w:t>Phân tách</w:t>
            </w:r>
          </w:p>
          <w:p w:rsidRPr="00AD5036" w:rsidR="0064340F" w:rsidP="00893277" w:rsidRDefault="0064340F" w14:paraId="7BFA84E7" w14:textId="77777777">
            <w:pPr>
              <w:pStyle w:val="Compact"/>
              <w:numPr>
                <w:ilvl w:val="0"/>
                <w:numId w:val="1"/>
              </w:numPr>
              <w:ind w:left="337"/>
            </w:pPr>
            <w:r w:rsidRPr="00AD5036">
              <w:t>Làm cho đầy đủ</w:t>
            </w:r>
          </w:p>
        </w:tc>
        <w:tc>
          <w:tcPr>
            <w:tcW w:w="3605" w:type="dxa"/>
          </w:tcPr>
          <w:p w:rsidRPr="00AD5036" w:rsidR="0064340F" w:rsidP="00893277" w:rsidRDefault="0064340F" w14:paraId="54C9860E" w14:textId="77777777">
            <w:pPr>
              <w:pStyle w:val="Compact"/>
              <w:numPr>
                <w:ilvl w:val="0"/>
                <w:numId w:val="1"/>
              </w:numPr>
              <w:ind w:left="274" w:hanging="274"/>
            </w:pPr>
            <w:r w:rsidRPr="00AD5036">
              <w:rPr>
                <w:b/>
                <w:bCs/>
              </w:rPr>
              <w:t>FEAT 8.1:</w:t>
            </w:r>
            <w:r w:rsidRPr="00AD5036">
              <w:t xml:space="preserve"> Hệ thống cho phép phòng nhân sự mở khóa đào tạo (cấu hình chuyên sâu về thời gian, địa điểm, chứng chỉ) cho cán bộ.</w:t>
            </w:r>
          </w:p>
          <w:p w:rsidRPr="00AD5036" w:rsidR="0064340F" w:rsidP="00893277" w:rsidRDefault="0064340F" w14:paraId="5228B5E7" w14:textId="77777777">
            <w:pPr>
              <w:pStyle w:val="Compact"/>
              <w:numPr>
                <w:ilvl w:val="0"/>
                <w:numId w:val="1"/>
              </w:numPr>
              <w:ind w:left="274" w:hanging="274"/>
            </w:pPr>
            <w:r w:rsidRPr="00AD5036">
              <w:rPr>
                <w:b/>
                <w:bCs/>
              </w:rPr>
              <w:t>FEAT 8.2:</w:t>
            </w:r>
            <w:r w:rsidRPr="00AD5036">
              <w:t xml:space="preserve"> Hệ thống cho phép phòng nhân sự chỉnh sửa khóa đào tạo đã mở cho cán bộ tùy theo trạng thái chưa diễn ra hay đang diễn ra.</w:t>
            </w:r>
          </w:p>
          <w:p w:rsidRPr="00AD5036" w:rsidR="0064340F" w:rsidP="00893277" w:rsidRDefault="0064340F" w14:paraId="7ED7518E" w14:textId="77777777">
            <w:pPr>
              <w:pStyle w:val="Compact"/>
              <w:numPr>
                <w:ilvl w:val="0"/>
                <w:numId w:val="1"/>
              </w:numPr>
              <w:ind w:left="274" w:hanging="274"/>
            </w:pPr>
            <w:r w:rsidRPr="00AD5036">
              <w:rPr>
                <w:b/>
                <w:bCs/>
              </w:rPr>
              <w:t>FEAT 8.3:</w:t>
            </w:r>
            <w:r w:rsidRPr="00AD5036">
              <w:t xml:space="preserve"> Hệ thống cho phép phòng nhân sự xem thông tin khóa đào tạo đã mở cho cán bộ kèm danh sách người đã đăng ký.</w:t>
            </w:r>
          </w:p>
          <w:p w:rsidRPr="00AD5036" w:rsidR="0064340F" w:rsidP="00893277" w:rsidRDefault="0064340F" w14:paraId="2560B158" w14:textId="77777777">
            <w:pPr>
              <w:pStyle w:val="Compact"/>
              <w:numPr>
                <w:ilvl w:val="0"/>
                <w:numId w:val="1"/>
              </w:numPr>
              <w:ind w:left="274" w:hanging="274"/>
            </w:pPr>
            <w:r w:rsidRPr="00AD5036">
              <w:rPr>
                <w:b/>
                <w:bCs/>
              </w:rPr>
              <w:t>FEAT 8.4:</w:t>
            </w:r>
            <w:r w:rsidRPr="00AD5036">
              <w:t xml:space="preserve"> Hệ thống cho phép phòng nhân sự ghi nhận kết quả đào tạo cho cán bộ đã tham gia và lưu trực tiếp chứng chỉ vào hồ sơ nhân sự.</w:t>
            </w:r>
          </w:p>
        </w:tc>
      </w:tr>
      <w:tr w:rsidRPr="00AD5036" w:rsidR="0064340F" w:rsidTr="49819D88" w14:paraId="528DED95" w14:textId="77777777">
        <w:tc>
          <w:tcPr>
            <w:tcW w:w="2541" w:type="dxa"/>
          </w:tcPr>
          <w:p w:rsidRPr="00F50B0B" w:rsidR="0064340F" w:rsidP="008A5C0B" w:rsidRDefault="0064340F" w14:paraId="184D7A61" w14:textId="77777777">
            <w:pPr>
              <w:pStyle w:val="Compact"/>
              <w:rPr>
                <w:lang w:val="vi-VN"/>
              </w:rPr>
            </w:pPr>
            <w:r w:rsidRPr="00F50B0B">
              <w:rPr>
                <w:b/>
                <w:lang w:val="vi-VN"/>
              </w:rPr>
              <w:t>STRQ 9:</w:t>
            </w:r>
            <w:r w:rsidRPr="00F50B0B">
              <w:rPr>
                <w:lang w:val="vi-VN"/>
              </w:rPr>
              <w:t xml:space="preserve"> Phòng nhân sự có thể cấu hình lương, loại phụ cấp, loại hợp đồng.</w:t>
            </w:r>
          </w:p>
        </w:tc>
        <w:tc>
          <w:tcPr>
            <w:tcW w:w="1714" w:type="dxa"/>
          </w:tcPr>
          <w:p w:rsidRPr="00AD5036" w:rsidR="0064340F" w:rsidP="00893277" w:rsidRDefault="0064340F" w14:paraId="6F5C941B" w14:textId="77777777">
            <w:pPr>
              <w:pStyle w:val="Compact"/>
              <w:numPr>
                <w:ilvl w:val="0"/>
                <w:numId w:val="1"/>
              </w:numPr>
              <w:ind w:left="337"/>
            </w:pPr>
            <w:r w:rsidRPr="00AD5036">
              <w:t>Phân tách</w:t>
            </w:r>
          </w:p>
          <w:p w:rsidRPr="00AD5036" w:rsidR="0064340F" w:rsidP="00893277" w:rsidRDefault="0064340F" w14:paraId="4DAACAD7" w14:textId="77777777">
            <w:pPr>
              <w:pStyle w:val="Compact"/>
              <w:numPr>
                <w:ilvl w:val="0"/>
                <w:numId w:val="1"/>
              </w:numPr>
              <w:ind w:left="337"/>
            </w:pPr>
            <w:r w:rsidRPr="00AD5036">
              <w:t>Làm cho đầy đủ</w:t>
            </w:r>
          </w:p>
        </w:tc>
        <w:tc>
          <w:tcPr>
            <w:tcW w:w="3605" w:type="dxa"/>
          </w:tcPr>
          <w:p w:rsidRPr="00AD5036" w:rsidR="0064340F" w:rsidP="00893277" w:rsidRDefault="0064340F" w14:paraId="2C347DD6" w14:textId="77777777">
            <w:pPr>
              <w:pStyle w:val="Compact"/>
              <w:numPr>
                <w:ilvl w:val="0"/>
                <w:numId w:val="1"/>
              </w:numPr>
              <w:ind w:left="274" w:hanging="274"/>
            </w:pPr>
            <w:r w:rsidRPr="00AD5036">
              <w:rPr>
                <w:b/>
                <w:bCs/>
              </w:rPr>
              <w:t>FEAT 9.1:</w:t>
            </w:r>
            <w:r w:rsidRPr="00AD5036">
              <w:t xml:space="preserve"> Hệ thống cho phép phòng nhân sự thêm mới hệ số lương (Hệ số lương được thêm sẽ được dùng làm thông tin cho hồ sơ).</w:t>
            </w:r>
          </w:p>
          <w:p w:rsidRPr="00AD5036" w:rsidR="0064340F" w:rsidP="00893277" w:rsidRDefault="0064340F" w14:paraId="74CC4B83" w14:textId="77777777">
            <w:pPr>
              <w:pStyle w:val="Compact"/>
              <w:numPr>
                <w:ilvl w:val="0"/>
                <w:numId w:val="1"/>
              </w:numPr>
              <w:ind w:left="274" w:hanging="274"/>
            </w:pPr>
            <w:r w:rsidRPr="00AD5036">
              <w:rPr>
                <w:b/>
                <w:bCs/>
              </w:rPr>
              <w:t>FEAT 9.2:</w:t>
            </w:r>
            <w:r w:rsidRPr="00AD5036">
              <w:t xml:space="preserve"> Hệ thống cho phép phòng nhân sự sửa thông tin đối với hệ số lương mới được tạo phục vụ sửa chữa nhập liệu lỗi.</w:t>
            </w:r>
          </w:p>
          <w:p w:rsidRPr="00AD5036" w:rsidR="0064340F" w:rsidP="00893277" w:rsidRDefault="0064340F" w14:paraId="5C79D973" w14:textId="77777777">
            <w:pPr>
              <w:pStyle w:val="Compact"/>
              <w:numPr>
                <w:ilvl w:val="0"/>
                <w:numId w:val="1"/>
              </w:numPr>
              <w:ind w:left="274" w:hanging="274"/>
            </w:pPr>
            <w:r w:rsidRPr="00AD5036">
              <w:rPr>
                <w:b/>
                <w:bCs/>
              </w:rPr>
              <w:t>FEAT 9.3:</w:t>
            </w:r>
            <w:r w:rsidRPr="00AD5036">
              <w:t xml:space="preserve"> Hệ thống cho phép phòng nhân sự xóa hệ số lương khi không được hồ sơ nào sử dụng, hoặc đưa vào trạng thái ngừng sử dụng nếu đã kích hoạt.</w:t>
            </w:r>
          </w:p>
          <w:p w:rsidRPr="00AD5036" w:rsidR="0064340F" w:rsidP="00893277" w:rsidRDefault="0064340F" w14:paraId="4997EA2B" w14:textId="77777777">
            <w:pPr>
              <w:pStyle w:val="Compact"/>
              <w:numPr>
                <w:ilvl w:val="0"/>
                <w:numId w:val="1"/>
              </w:numPr>
              <w:ind w:left="274" w:hanging="274"/>
            </w:pPr>
            <w:r w:rsidRPr="00AD5036">
              <w:rPr>
                <w:b/>
                <w:bCs/>
              </w:rPr>
              <w:t>FEAT 9.4:</w:t>
            </w:r>
            <w:r w:rsidRPr="00AD5036">
              <w:t xml:space="preserve"> Hệ thống cho phép phòng nhân sự cấu hình (Thêm/Sửa/Ngừng sử dụng) danh mục loại phụ cấp.</w:t>
            </w:r>
          </w:p>
          <w:p w:rsidRPr="00AD5036" w:rsidR="0064340F" w:rsidP="00893277" w:rsidRDefault="0064340F" w14:paraId="63FF41D8" w14:textId="77777777">
            <w:pPr>
              <w:pStyle w:val="Compact"/>
              <w:numPr>
                <w:ilvl w:val="0"/>
                <w:numId w:val="1"/>
              </w:numPr>
              <w:ind w:left="274" w:hanging="274"/>
            </w:pPr>
            <w:r w:rsidRPr="00AD5036">
              <w:rPr>
                <w:b/>
                <w:bCs/>
              </w:rPr>
              <w:t>FEAT 9.5:</w:t>
            </w:r>
            <w:r w:rsidRPr="00AD5036">
              <w:t xml:space="preserve"> Hệ thống cho phép phòng nhân sự cấu hình (Thêm/Sửa/Ngừng sử dụng) danh mục loại hợp đồng.</w:t>
            </w:r>
          </w:p>
        </w:tc>
      </w:tr>
      <w:tr w:rsidRPr="00AD5036" w:rsidR="0064340F" w:rsidTr="49819D88" w14:paraId="33E2D0C0" w14:textId="77777777">
        <w:tc>
          <w:tcPr>
            <w:tcW w:w="2541" w:type="dxa"/>
          </w:tcPr>
          <w:p w:rsidRPr="00F50B0B" w:rsidR="0064340F" w:rsidP="008A5C0B" w:rsidRDefault="00EF69F6" w14:paraId="29E05F79" w14:textId="54936216">
            <w:pPr>
              <w:pStyle w:val="Compact"/>
              <w:rPr>
                <w:lang w:val="vi-VN"/>
              </w:rPr>
            </w:pPr>
            <w:r w:rsidRPr="00EF69F6">
              <w:rPr>
                <w:b/>
                <w:bCs/>
                <w:lang w:val="vi-VN"/>
              </w:rPr>
              <w:t>STRQ 10:</w:t>
            </w:r>
            <w:r w:rsidRPr="00EF69F6">
              <w:rPr>
                <w:lang w:val="vi-VN"/>
              </w:rPr>
              <w:t xml:space="preserve"> Phòng tài chính và TCCB muốn thống kê chi tiết về nhân sự.</w:t>
            </w:r>
          </w:p>
        </w:tc>
        <w:tc>
          <w:tcPr>
            <w:tcW w:w="1714" w:type="dxa"/>
          </w:tcPr>
          <w:p w:rsidRPr="00AD5036" w:rsidR="0064340F" w:rsidP="00893277" w:rsidRDefault="0064340F" w14:paraId="1FBB5F7A" w14:textId="77777777">
            <w:pPr>
              <w:pStyle w:val="Compact"/>
              <w:numPr>
                <w:ilvl w:val="0"/>
                <w:numId w:val="1"/>
              </w:numPr>
              <w:ind w:left="337"/>
            </w:pPr>
            <w:r w:rsidRPr="00AD5036">
              <w:t>Thêm các chi tiết</w:t>
            </w:r>
          </w:p>
        </w:tc>
        <w:tc>
          <w:tcPr>
            <w:tcW w:w="3605" w:type="dxa"/>
          </w:tcPr>
          <w:p w:rsidRPr="00AD5036" w:rsidR="0064340F" w:rsidP="00893277" w:rsidRDefault="00EF69F6" w14:paraId="724A9FD6" w14:textId="0793778E">
            <w:pPr>
              <w:pStyle w:val="Compact"/>
              <w:numPr>
                <w:ilvl w:val="0"/>
                <w:numId w:val="1"/>
              </w:numPr>
              <w:ind w:left="274" w:hanging="274"/>
            </w:pPr>
            <w:r w:rsidRPr="00EF69F6">
              <w:rPr>
                <w:b/>
                <w:bCs/>
              </w:rPr>
              <w:t>FEAT 10.1:</w:t>
            </w:r>
            <w:r>
              <w:t xml:space="preserve"> Hệ thống cho phép phòng TCCB và phòng tài chính xem và xuất các thống kê nhân sự thông qua giao diện dashboard hoặc báo cáo tổng hợp: thống kê tổng quan nhân sự, biến động nhân sự, cơ cấu nhân sự theo đơn vị, cơ cấu nhân sự theo trình độ, học hàm, chức danh, đánh giá của cán bộ với khóa đào tạo, hợp đồng, báo cáo bổ nhiệm nhân sự.</w:t>
            </w:r>
          </w:p>
        </w:tc>
      </w:tr>
      <w:tr w:rsidRPr="00AD5036" w:rsidR="0064340F" w:rsidTr="49819D88" w14:paraId="65E93FB7" w14:textId="77777777">
        <w:tc>
          <w:tcPr>
            <w:tcW w:w="2541" w:type="dxa"/>
          </w:tcPr>
          <w:p w:rsidRPr="00F50B0B" w:rsidR="0064340F" w:rsidP="008A5C0B" w:rsidRDefault="0064340F" w14:paraId="1F6F20E8" w14:textId="77777777">
            <w:pPr>
              <w:pStyle w:val="Compact"/>
              <w:rPr>
                <w:lang w:val="vi-VN"/>
              </w:rPr>
            </w:pPr>
            <w:r w:rsidRPr="00F50B0B">
              <w:rPr>
                <w:b/>
                <w:lang w:val="vi-VN"/>
              </w:rPr>
              <w:t>STRQ 11:</w:t>
            </w:r>
            <w:r w:rsidRPr="00F50B0B">
              <w:rPr>
                <w:lang w:val="vi-VN"/>
              </w:rPr>
              <w:t xml:space="preserve"> Người dùng phần mềm có thể xem hồ sơ cá nhân, xem thông tin đơn vị đang công tác và thực hiện các luồng tác vụ cá nhân.</w:t>
            </w:r>
          </w:p>
        </w:tc>
        <w:tc>
          <w:tcPr>
            <w:tcW w:w="1714" w:type="dxa"/>
          </w:tcPr>
          <w:p w:rsidRPr="00AD5036" w:rsidR="0064340F" w:rsidP="00893277" w:rsidRDefault="0064340F" w14:paraId="054E1EE1" w14:textId="77777777">
            <w:pPr>
              <w:pStyle w:val="Compact"/>
              <w:numPr>
                <w:ilvl w:val="0"/>
                <w:numId w:val="1"/>
              </w:numPr>
              <w:ind w:left="337"/>
            </w:pPr>
            <w:r w:rsidRPr="00AD5036">
              <w:t>Phân tách</w:t>
            </w:r>
          </w:p>
        </w:tc>
        <w:tc>
          <w:tcPr>
            <w:tcW w:w="3605" w:type="dxa"/>
          </w:tcPr>
          <w:p w:rsidRPr="00AD5036" w:rsidR="0064340F" w:rsidP="00893277" w:rsidRDefault="0064340F" w14:paraId="210352DD" w14:textId="77777777">
            <w:pPr>
              <w:pStyle w:val="Compact"/>
              <w:numPr>
                <w:ilvl w:val="0"/>
                <w:numId w:val="1"/>
              </w:numPr>
              <w:ind w:left="274" w:hanging="274"/>
            </w:pPr>
            <w:r w:rsidRPr="00AD5036">
              <w:rPr>
                <w:b/>
                <w:bCs/>
              </w:rPr>
              <w:t>FEAT 11.1:</w:t>
            </w:r>
            <w:r w:rsidRPr="00AD5036">
              <w:t xml:space="preserve"> Mọi người dùng trong hệ thống có thể xem thông tin cá nhân của bản thân trên không gian thông qua các chế độ Tab hiện hành.</w:t>
            </w:r>
          </w:p>
          <w:p w:rsidRPr="00AD5036" w:rsidR="0064340F" w:rsidP="00893277" w:rsidRDefault="0064340F" w14:paraId="178EB9CF" w14:textId="77777777">
            <w:pPr>
              <w:pStyle w:val="Compact"/>
              <w:numPr>
                <w:ilvl w:val="0"/>
                <w:numId w:val="1"/>
              </w:numPr>
              <w:ind w:left="274" w:hanging="274"/>
            </w:pPr>
            <w:r w:rsidRPr="00AD5036">
              <w:rPr>
                <w:b/>
                <w:bCs/>
              </w:rPr>
              <w:t>FEAT 11.2:</w:t>
            </w:r>
            <w:r w:rsidRPr="00AD5036">
              <w:t xml:space="preserve"> Mọi người dùng có thể xem thông tin đơn vị mình đang công tác và cơ cấu các thành phần đơn vị trực thuộc.</w:t>
            </w:r>
          </w:p>
          <w:p w:rsidRPr="00AD5036" w:rsidR="0064340F" w:rsidP="00893277" w:rsidRDefault="0064340F" w14:paraId="597B05A7" w14:textId="77777777">
            <w:pPr>
              <w:pStyle w:val="Compact"/>
              <w:numPr>
                <w:ilvl w:val="0"/>
                <w:numId w:val="1"/>
              </w:numPr>
              <w:ind w:left="274" w:hanging="274"/>
            </w:pPr>
            <w:r w:rsidRPr="00AD5036">
              <w:rPr>
                <w:b/>
                <w:bCs/>
              </w:rPr>
              <w:t>FEAT 11.3:</w:t>
            </w:r>
            <w:r w:rsidRPr="00AD5036">
              <w:t xml:space="preserve"> Mọi người dùng trong hệ thống có thể đăng ký tham gia khóa học/đào tạo được nhà trường phê duyệt mở.</w:t>
            </w:r>
          </w:p>
          <w:p w:rsidRPr="00AD5036" w:rsidR="0064340F" w:rsidP="00893277" w:rsidRDefault="0064340F" w14:paraId="5F94AE22" w14:textId="77777777">
            <w:pPr>
              <w:pStyle w:val="Compact"/>
              <w:numPr>
                <w:ilvl w:val="0"/>
                <w:numId w:val="1"/>
              </w:numPr>
              <w:ind w:left="274" w:hanging="274"/>
            </w:pPr>
            <w:r w:rsidRPr="00AD5036">
              <w:rPr>
                <w:b/>
                <w:bCs/>
              </w:rPr>
              <w:t>FEAT 11.4:</w:t>
            </w:r>
            <w:r w:rsidRPr="00AD5036">
              <w:t xml:space="preserve"> Hệ thống lưu lại lịch sử đào tạo mà người dùng đã theo học hoặc các khóa học mà người dùng đã đăng ký thành công.</w:t>
            </w:r>
          </w:p>
        </w:tc>
      </w:tr>
      <w:tr w:rsidRPr="00AD5036" w:rsidR="0064340F" w:rsidTr="49819D88" w14:paraId="7F763710" w14:textId="77777777">
        <w:tc>
          <w:tcPr>
            <w:tcW w:w="2541" w:type="dxa"/>
          </w:tcPr>
          <w:p w:rsidRPr="00F50B0B" w:rsidR="0064340F" w:rsidP="008A5C0B" w:rsidRDefault="0064340F" w14:paraId="403E48DD" w14:textId="77777777">
            <w:pPr>
              <w:pStyle w:val="Compact"/>
              <w:rPr>
                <w:lang w:val="vi-VN"/>
              </w:rPr>
            </w:pPr>
            <w:r w:rsidRPr="00F50B0B">
              <w:rPr>
                <w:b/>
                <w:lang w:val="vi-VN"/>
              </w:rPr>
              <w:t>STRQ 12:</w:t>
            </w:r>
            <w:r w:rsidRPr="00F50B0B">
              <w:rPr>
                <w:lang w:val="vi-VN"/>
              </w:rPr>
              <w:t xml:space="preserve"> Hệ thống yêu cầu tự động log dấu vết hoạt động người dùng và đảm bảo an ninh (System Logging).</w:t>
            </w:r>
          </w:p>
        </w:tc>
        <w:tc>
          <w:tcPr>
            <w:tcW w:w="1714" w:type="dxa"/>
          </w:tcPr>
          <w:p w:rsidRPr="00AD5036" w:rsidR="0064340F" w:rsidP="00893277" w:rsidRDefault="0064340F" w14:paraId="307E2A04" w14:textId="77777777">
            <w:pPr>
              <w:pStyle w:val="Compact"/>
              <w:numPr>
                <w:ilvl w:val="0"/>
                <w:numId w:val="1"/>
              </w:numPr>
              <w:ind w:left="337"/>
            </w:pPr>
            <w:r w:rsidRPr="00AD5036">
              <w:t>Phân tách</w:t>
            </w:r>
          </w:p>
        </w:tc>
        <w:tc>
          <w:tcPr>
            <w:tcW w:w="3605" w:type="dxa"/>
          </w:tcPr>
          <w:p w:rsidRPr="00AD5036" w:rsidR="0064340F" w:rsidP="00893277" w:rsidRDefault="0064340F" w14:paraId="731EAC39" w14:textId="77777777">
            <w:pPr>
              <w:pStyle w:val="Compact"/>
              <w:numPr>
                <w:ilvl w:val="0"/>
                <w:numId w:val="1"/>
              </w:numPr>
              <w:ind w:left="274" w:hanging="274"/>
            </w:pPr>
            <w:r w:rsidRPr="00AD5036">
              <w:rPr>
                <w:b/>
                <w:bCs/>
              </w:rPr>
              <w:t>FEAT 12.1:</w:t>
            </w:r>
            <w:r w:rsidRPr="00AD5036">
              <w:t xml:space="preserve"> Hệ thống có khả năng ghi vết tất cả các tác vụ truy cập tài khoản, thay đổi/cập nhật hệ thống hoặc dữ liệu.</w:t>
            </w:r>
          </w:p>
          <w:p w:rsidRPr="00AD5036" w:rsidR="0064340F" w:rsidP="00893277" w:rsidRDefault="2A1A6A47" w14:paraId="7AC1FF90" w14:textId="4C183E03">
            <w:pPr>
              <w:pStyle w:val="Compact"/>
              <w:numPr>
                <w:ilvl w:val="0"/>
                <w:numId w:val="1"/>
              </w:numPr>
              <w:ind w:left="274" w:hanging="274"/>
            </w:pPr>
            <w:r w:rsidRPr="2A1A6A47">
              <w:rPr>
                <w:b/>
                <w:bCs/>
              </w:rPr>
              <w:t>FEAT 12.2:</w:t>
            </w:r>
            <w:r>
              <w:t xml:space="preserve"> Người quản trị/Admin có thể truy xuất xem và xuất Audit log (Nhật ký hệ thống) nhằm truy vết hoạt động.</w:t>
            </w:r>
          </w:p>
        </w:tc>
      </w:tr>
    </w:tbl>
    <w:p w:rsidRPr="00AD5036" w:rsidR="0064340F" w:rsidP="0064340F" w:rsidRDefault="00EB3AE8" w14:paraId="752B5579" w14:textId="77777777">
      <w:pPr>
        <w:rPr>
          <w:lang w:val="en-US"/>
        </w:rPr>
      </w:pPr>
      <w:r>
        <w:rPr>
          <w:lang w:val="en-US"/>
        </w:rPr>
        <w:pict w14:anchorId="3567B3D7">
          <v:rect id="_x0000_i1026" style="width:0;height:1.5pt" o:hr="t" o:hrstd="t" o:hralign="center"/>
        </w:pict>
      </w:r>
    </w:p>
    <w:p w:rsidRPr="00AD5036" w:rsidR="0064340F" w:rsidP="0064340F" w:rsidRDefault="65321137" w14:paraId="1A7AFC1E" w14:textId="77777777">
      <w:pPr>
        <w:pStyle w:val="Heading1"/>
        <w:rPr>
          <w:lang w:val="en-US"/>
        </w:rPr>
      </w:pPr>
      <w:bookmarkStart w:name="_Toc223525281" w:id="28"/>
      <w:bookmarkStart w:name="iii.-mô-hình-hoá-yêu-cầu" w:id="29"/>
      <w:bookmarkEnd w:id="25"/>
      <w:bookmarkEnd w:id="27"/>
      <w:r w:rsidRPr="65321137">
        <w:rPr>
          <w:lang w:val="en-US"/>
        </w:rPr>
        <w:t>III. MÔ HÌNH HOÁ YÊU CẦU</w:t>
      </w:r>
      <w:bookmarkEnd w:id="28"/>
    </w:p>
    <w:p w:rsidRPr="00AD5036" w:rsidR="0064340F" w:rsidP="0064340F" w:rsidRDefault="65321137" w14:paraId="7B26D9CB" w14:textId="77777777">
      <w:pPr>
        <w:pStyle w:val="Heading2"/>
        <w:rPr>
          <w:lang w:val="en-US"/>
        </w:rPr>
      </w:pPr>
      <w:bookmarkStart w:name="_Toc223525282" w:id="30"/>
      <w:bookmarkStart w:name="xác-định-các-tác-nhân-actors" w:id="31"/>
      <w:r w:rsidRPr="65321137">
        <w:rPr>
          <w:lang w:val="en-US"/>
        </w:rPr>
        <w:t>3.1. Xác định các Tác nhân (Actors)</w:t>
      </w:r>
      <w:bookmarkEnd w:id="30"/>
    </w:p>
    <w:p w:rsidRPr="00AD5036" w:rsidR="0064340F" w:rsidP="0064340F" w:rsidRDefault="0064340F" w14:paraId="1C7E4B37" w14:textId="77777777">
      <w:pPr>
        <w:pStyle w:val="FirstParagraph"/>
      </w:pPr>
      <w:r w:rsidRPr="00AD5036">
        <w:t>Dựa vào các yêu cầu thu thập (STRQ và FEAT), phân tích xác định được các tác nhân (Actors) tham gia vào hệ thống như sau:</w:t>
      </w:r>
    </w:p>
    <w:p w:rsidRPr="00AD5036" w:rsidR="0064340F" w:rsidP="00893277" w:rsidRDefault="0064340F" w14:paraId="34184A3C" w14:textId="77777777">
      <w:pPr>
        <w:pStyle w:val="Compact"/>
        <w:numPr>
          <w:ilvl w:val="0"/>
          <w:numId w:val="2"/>
        </w:numPr>
      </w:pPr>
      <w:r w:rsidRPr="00AD5036">
        <w:rPr>
          <w:b/>
          <w:bCs/>
        </w:rPr>
        <w:t>Người dùng (Cán bộ / Giảng viên / Nhân viên)</w:t>
      </w:r>
      <w:r w:rsidRPr="00AD5036">
        <w:t>: Là tác nhân sử dụng các chức năng tự phục vụ trong hệ thống như đăng ký học, đổi mật khẩu, xem hồ sơ, xem thông tin đơn vị.</w:t>
      </w:r>
    </w:p>
    <w:p w:rsidRPr="00AD5036" w:rsidR="0064340F" w:rsidP="00893277" w:rsidRDefault="0064340F" w14:paraId="22E49DB1" w14:textId="77777777">
      <w:pPr>
        <w:pStyle w:val="Compact"/>
        <w:numPr>
          <w:ilvl w:val="0"/>
          <w:numId w:val="2"/>
        </w:numPr>
      </w:pPr>
      <w:r w:rsidRPr="00AD5036">
        <w:rPr>
          <w:b/>
          <w:bCs/>
        </w:rPr>
        <w:t>Quản trị viên (Admin)</w:t>
      </w:r>
      <w:r w:rsidRPr="00AD5036">
        <w:t>: Là tác nhân đảm nhiệm quản trị kỹ thuật của hệ thống, thực hiện quản lý tài khoản người dùng, phân quyền truy cập, thiết lập cơ cấu đơn vị tổ chức nhà trường và xem giám sát nhật ký (Audit Log).</w:t>
      </w:r>
    </w:p>
    <w:p w:rsidRPr="00AD5036" w:rsidR="0064340F" w:rsidP="00893277" w:rsidRDefault="0064340F" w14:paraId="37824420" w14:textId="77777777">
      <w:pPr>
        <w:pStyle w:val="Compact"/>
        <w:numPr>
          <w:ilvl w:val="0"/>
          <w:numId w:val="2"/>
        </w:numPr>
      </w:pPr>
      <w:r w:rsidRPr="00AD5036">
        <w:rPr>
          <w:b/>
          <w:bCs/>
        </w:rPr>
        <w:t>Phòng Tổ chức - Cán bộ (Phòng Nhân sự)</w:t>
      </w:r>
      <w:r w:rsidRPr="00AD5036">
        <w:t>: Là tác nhân thực hiện các nghiệp vụ quản lý lõi của hệ thống bao gồm quản lý hồ sơ nhân sự, hợp đồng lao động, bổ nhiệm/điều chuyển, đánh giá khen thưởng/kỷ luật, thiết lập và đánh giá đào tạo, kết hợp việc thiết lập các cấu hình tham chiếu (lương, phụ cấp, hợp đồng).</w:t>
      </w:r>
    </w:p>
    <w:p w:rsidRPr="00AD5036" w:rsidR="0064340F" w:rsidP="00893277" w:rsidRDefault="0064340F" w14:paraId="1B7C5BA4" w14:textId="77777777">
      <w:pPr>
        <w:pStyle w:val="Compact"/>
        <w:numPr>
          <w:ilvl w:val="0"/>
          <w:numId w:val="2"/>
        </w:numPr>
      </w:pPr>
      <w:r w:rsidRPr="00AD5036">
        <w:rPr>
          <w:b/>
          <w:bCs/>
        </w:rPr>
        <w:t>Phòng Tài chính - Kế toán</w:t>
      </w:r>
      <w:r w:rsidRPr="00AD5036">
        <w:t>: Là tác nhân có nhu cầu tra cứu thông tin nhân sự và xuất các báo cáo, thống kê liên quan đến cơ cấu và biến động nhân sự, hợp đồng, đào tạo.</w:t>
      </w:r>
    </w:p>
    <w:p w:rsidRPr="00AD5036" w:rsidR="0064340F" w:rsidP="00893277" w:rsidRDefault="0064340F" w14:paraId="0CD45828" w14:textId="77777777">
      <w:pPr>
        <w:pStyle w:val="Compact"/>
        <w:numPr>
          <w:ilvl w:val="0"/>
          <w:numId w:val="2"/>
        </w:numPr>
      </w:pPr>
      <w:r w:rsidRPr="00AD5036">
        <w:rPr>
          <w:b/>
          <w:bCs/>
        </w:rPr>
        <w:t>Hệ thống (System Timer / Auto-Job)</w:t>
      </w:r>
      <w:r w:rsidRPr="00AD5036">
        <w:t>: Tác nhân hệ thống tự động chạy ngầm thực hiện các quy trình động như tự động đăng xuất, tạo mã, khóa tài khoản tự động, đánh dấu hết hiệu lực.</w:t>
      </w:r>
    </w:p>
    <w:p w:rsidRPr="00AD5036" w:rsidR="0064340F" w:rsidP="0064340F" w:rsidRDefault="65321137" w14:paraId="4946A523" w14:textId="77777777">
      <w:pPr>
        <w:pStyle w:val="Heading2"/>
        <w:rPr>
          <w:lang w:val="en-US"/>
        </w:rPr>
      </w:pPr>
      <w:bookmarkStart w:name="_Toc223525283" w:id="32"/>
      <w:bookmarkStart w:name="xác-định-các-use-case-ucs" w:id="33"/>
      <w:bookmarkEnd w:id="31"/>
      <w:r w:rsidRPr="65321137">
        <w:rPr>
          <w:lang w:val="en-US"/>
        </w:rPr>
        <w:t>3.2. Xác định các Use Case (UCs)</w:t>
      </w:r>
      <w:bookmarkEnd w:id="32"/>
    </w:p>
    <w:p w:rsidRPr="00AD5036" w:rsidR="0064340F" w:rsidP="0064340F" w:rsidRDefault="0064340F" w14:paraId="363A08CE" w14:textId="77777777">
      <w:pPr>
        <w:pStyle w:val="FirstParagraph"/>
      </w:pPr>
      <w:r w:rsidRPr="00AD5036">
        <w:t>Từ các FEAT đã được phân tách và xác định, chi tiết thành các Use Case (UC) chính cho hệ thống:</w:t>
      </w:r>
    </w:p>
    <w:p w:rsidRPr="00AD5036" w:rsidR="0064340F" w:rsidP="0064340F" w:rsidRDefault="0064340F" w14:paraId="6B709F8C" w14:textId="77777777">
      <w:pPr>
        <w:pStyle w:val="BodyText"/>
      </w:pPr>
      <w:r w:rsidRPr="00AD5036">
        <w:rPr>
          <w:b/>
          <w:bCs/>
        </w:rPr>
        <w:t>► Nhóm UC Hệ thống &amp; Tài khoản:</w:t>
      </w:r>
    </w:p>
    <w:p w:rsidRPr="00AD5036" w:rsidR="0064340F" w:rsidP="00893277" w:rsidRDefault="0064340F" w14:paraId="5AA5C075" w14:textId="77777777">
      <w:pPr>
        <w:pStyle w:val="Compact"/>
        <w:numPr>
          <w:ilvl w:val="0"/>
          <w:numId w:val="1"/>
        </w:numPr>
      </w:pPr>
      <w:r w:rsidRPr="00AD5036">
        <w:t>UC Đăng nhập</w:t>
      </w:r>
    </w:p>
    <w:p w:rsidRPr="00AD5036" w:rsidR="0064340F" w:rsidP="00893277" w:rsidRDefault="0064340F" w14:paraId="23D5396C" w14:textId="77777777">
      <w:pPr>
        <w:pStyle w:val="Compact"/>
        <w:numPr>
          <w:ilvl w:val="0"/>
          <w:numId w:val="1"/>
        </w:numPr>
      </w:pPr>
      <w:r w:rsidRPr="00AD5036">
        <w:t>UC Đăng xuất</w:t>
      </w:r>
    </w:p>
    <w:p w:rsidRPr="00AD5036" w:rsidR="0064340F" w:rsidP="00893277" w:rsidRDefault="0064340F" w14:paraId="4608B3CF" w14:textId="77777777">
      <w:pPr>
        <w:pStyle w:val="Compact"/>
        <w:numPr>
          <w:ilvl w:val="0"/>
          <w:numId w:val="1"/>
        </w:numPr>
      </w:pPr>
      <w:r w:rsidRPr="00AD5036">
        <w:t>UC Đổi mật khẩu</w:t>
      </w:r>
    </w:p>
    <w:p w:rsidRPr="00AD5036" w:rsidR="0064340F" w:rsidP="00893277" w:rsidRDefault="0064340F" w14:paraId="56E6E24A" w14:textId="77777777">
      <w:pPr>
        <w:pStyle w:val="Compact"/>
        <w:numPr>
          <w:ilvl w:val="0"/>
          <w:numId w:val="1"/>
        </w:numPr>
      </w:pPr>
      <w:r w:rsidRPr="00AD5036">
        <w:t>UC Quản lý tài khoản (Tìm kiếm, Thêm, Sửa, Đổi trạng thái khóa/mở)</w:t>
      </w:r>
    </w:p>
    <w:p w:rsidRPr="00AD5036" w:rsidR="0064340F" w:rsidP="00893277" w:rsidRDefault="0064340F" w14:paraId="728425C5" w14:textId="77777777">
      <w:pPr>
        <w:pStyle w:val="Compact"/>
        <w:numPr>
          <w:ilvl w:val="0"/>
          <w:numId w:val="1"/>
        </w:numPr>
      </w:pPr>
      <w:r w:rsidRPr="00AD5036">
        <w:t>UC Phân quyền tài khoản</w:t>
      </w:r>
    </w:p>
    <w:p w:rsidRPr="00AD5036" w:rsidR="0064340F" w:rsidP="00893277" w:rsidRDefault="0064340F" w14:paraId="52A9DE31" w14:textId="77777777">
      <w:pPr>
        <w:pStyle w:val="Compact"/>
        <w:numPr>
          <w:ilvl w:val="0"/>
          <w:numId w:val="1"/>
        </w:numPr>
      </w:pPr>
      <w:r w:rsidRPr="00AD5036">
        <w:t>UC Xem nhật ký hệ thống (Audit Log)</w:t>
      </w:r>
    </w:p>
    <w:p w:rsidRPr="00AD5036" w:rsidR="0064340F" w:rsidP="0064340F" w:rsidRDefault="0064340F" w14:paraId="59BDDFBB" w14:textId="77777777">
      <w:pPr>
        <w:pStyle w:val="FirstParagraph"/>
      </w:pPr>
      <w:r w:rsidRPr="00AD5036">
        <w:rPr>
          <w:b/>
          <w:bCs/>
        </w:rPr>
        <w:t>► Nhóm UC Quản lý Cơ cấu tổ chức:</w:t>
      </w:r>
    </w:p>
    <w:p w:rsidRPr="00AD5036" w:rsidR="0064340F" w:rsidP="00893277" w:rsidRDefault="0064340F" w14:paraId="643CF248" w14:textId="77777777">
      <w:pPr>
        <w:pStyle w:val="Compact"/>
        <w:numPr>
          <w:ilvl w:val="0"/>
          <w:numId w:val="1"/>
        </w:numPr>
      </w:pPr>
      <w:r w:rsidRPr="00AD5036">
        <w:t>UC Quản lý đơn vị tổ chức (Thêm mới đơn vị, Sửa thông tin, Cập nhật trạng thái giải thể/sáp nhập, Xem chi tiết đơn vị)</w:t>
      </w:r>
    </w:p>
    <w:p w:rsidRPr="00AD5036" w:rsidR="0064340F" w:rsidP="00893277" w:rsidRDefault="49819D88" w14:paraId="11279CD6" w14:textId="77777777">
      <w:pPr>
        <w:pStyle w:val="Compact"/>
        <w:numPr>
          <w:ilvl w:val="0"/>
          <w:numId w:val="1"/>
        </w:numPr>
      </w:pPr>
      <w:r>
        <w:t xml:space="preserve">UC Điều chuyển nhân sự (Bổ nhiệm nhân </w:t>
      </w:r>
      <w:bookmarkStart w:name="_Int_IpCXZOo5" w:id="34"/>
      <w:r>
        <w:t>sự</w:t>
      </w:r>
      <w:bookmarkEnd w:id="34"/>
      <w:r>
        <w:t xml:space="preserve"> vào đơn vị, Bãi nhiệm nhân sự khỏi đơn vị)</w:t>
      </w:r>
    </w:p>
    <w:p w:rsidRPr="00AD5036" w:rsidR="0064340F" w:rsidP="0064340F" w:rsidRDefault="0064340F" w14:paraId="37B867B4" w14:textId="77777777">
      <w:pPr>
        <w:pStyle w:val="FirstParagraph"/>
      </w:pPr>
      <w:r w:rsidRPr="00AD5036">
        <w:rPr>
          <w:b/>
          <w:bCs/>
        </w:rPr>
        <w:t>► Nhóm UC Danh mục Cấu hình:</w:t>
      </w:r>
    </w:p>
    <w:p w:rsidRPr="00AD5036" w:rsidR="0064340F" w:rsidP="00893277" w:rsidRDefault="0064340F" w14:paraId="386F3371" w14:textId="77777777">
      <w:pPr>
        <w:pStyle w:val="Compact"/>
        <w:numPr>
          <w:ilvl w:val="0"/>
          <w:numId w:val="1"/>
        </w:numPr>
      </w:pPr>
      <w:r w:rsidRPr="00AD5036">
        <w:t>UC Quản lý danh mục Hệ số lương (Thêm mới, Sửa, Xóa, Ngừng sử dụng)</w:t>
      </w:r>
    </w:p>
    <w:p w:rsidRPr="00AD5036" w:rsidR="0064340F" w:rsidP="00893277" w:rsidRDefault="0064340F" w14:paraId="1D1541BB" w14:textId="77777777">
      <w:pPr>
        <w:pStyle w:val="Compact"/>
        <w:numPr>
          <w:ilvl w:val="0"/>
          <w:numId w:val="1"/>
        </w:numPr>
      </w:pPr>
      <w:r w:rsidRPr="00AD5036">
        <w:t>UC Quản lý danh mục Loại phụ cấp (Thêm mới, Sửa, Ngừng sử dụng)</w:t>
      </w:r>
    </w:p>
    <w:p w:rsidRPr="00AD5036" w:rsidR="0064340F" w:rsidP="00893277" w:rsidRDefault="0064340F" w14:paraId="538767F1" w14:textId="77777777">
      <w:pPr>
        <w:pStyle w:val="Compact"/>
        <w:numPr>
          <w:ilvl w:val="0"/>
          <w:numId w:val="1"/>
        </w:numPr>
      </w:pPr>
      <w:r w:rsidRPr="00AD5036">
        <w:t>UC Quản lý danh mục Loại hợp đồng (Thêm mới, Sửa, Ngừng sử dụng)</w:t>
      </w:r>
    </w:p>
    <w:p w:rsidRPr="00AD5036" w:rsidR="0064340F" w:rsidP="0064340F" w:rsidRDefault="0064340F" w14:paraId="0CAB6D8F" w14:textId="77777777">
      <w:pPr>
        <w:pStyle w:val="FirstParagraph"/>
      </w:pPr>
      <w:r w:rsidRPr="00AD5036">
        <w:rPr>
          <w:b/>
          <w:bCs/>
        </w:rPr>
        <w:t>► Nhóm UC Quản lý Hồ sơ &amp; Nhân sự:</w:t>
      </w:r>
    </w:p>
    <w:p w:rsidRPr="00AD5036" w:rsidR="0064340F" w:rsidP="00893277" w:rsidRDefault="0064340F" w14:paraId="2796B4BB" w14:textId="77777777">
      <w:pPr>
        <w:pStyle w:val="Compact"/>
        <w:numPr>
          <w:ilvl w:val="0"/>
          <w:numId w:val="1"/>
        </w:numPr>
      </w:pPr>
      <w:r w:rsidRPr="00AD5036">
        <w:t>UC Tìm kiếm hồ sơ nhân sự</w:t>
      </w:r>
    </w:p>
    <w:p w:rsidRPr="00AD5036" w:rsidR="0064340F" w:rsidP="00893277" w:rsidRDefault="0064340F" w14:paraId="5BA04319" w14:textId="77777777">
      <w:pPr>
        <w:pStyle w:val="Compact"/>
        <w:numPr>
          <w:ilvl w:val="0"/>
          <w:numId w:val="1"/>
        </w:numPr>
      </w:pPr>
      <w:r w:rsidRPr="00AD5036">
        <w:t>UC Lọc danh sách hồ sơ nhân sự</w:t>
      </w:r>
    </w:p>
    <w:p w:rsidRPr="00AD5036" w:rsidR="0064340F" w:rsidP="00893277" w:rsidRDefault="0064340F" w14:paraId="2E3AF5C4" w14:textId="77777777">
      <w:pPr>
        <w:pStyle w:val="Compact"/>
        <w:numPr>
          <w:ilvl w:val="0"/>
          <w:numId w:val="1"/>
        </w:numPr>
      </w:pPr>
      <w:r w:rsidRPr="00AD5036">
        <w:t>UC Thêm mới Hồ sơ nhân sự</w:t>
      </w:r>
    </w:p>
    <w:p w:rsidRPr="00AD5036" w:rsidR="0064340F" w:rsidP="00893277" w:rsidRDefault="0064340F" w14:paraId="26F33852" w14:textId="77777777">
      <w:pPr>
        <w:pStyle w:val="Compact"/>
        <w:numPr>
          <w:ilvl w:val="0"/>
          <w:numId w:val="1"/>
        </w:numPr>
      </w:pPr>
      <w:r w:rsidRPr="00AD5036">
        <w:t>UC Chỉnh sửa trong chi tiết hồ sơ nhân sự</w:t>
      </w:r>
    </w:p>
    <w:p w:rsidRPr="00AD5036" w:rsidR="0064340F" w:rsidP="00893277" w:rsidRDefault="0064340F" w14:paraId="5BC46CA4" w14:textId="77777777">
      <w:pPr>
        <w:pStyle w:val="Compact"/>
        <w:numPr>
          <w:ilvl w:val="0"/>
          <w:numId w:val="1"/>
        </w:numPr>
      </w:pPr>
      <w:r w:rsidRPr="00AD5036">
        <w:t>UC Xem Chi tiết thông tin hồ sơ nhân sự / In hồ sơ</w:t>
      </w:r>
    </w:p>
    <w:p w:rsidRPr="00AD5036" w:rsidR="0064340F" w:rsidP="00893277" w:rsidRDefault="0064340F" w14:paraId="1988BB07" w14:textId="77777777">
      <w:pPr>
        <w:pStyle w:val="Compact"/>
        <w:numPr>
          <w:ilvl w:val="0"/>
          <w:numId w:val="1"/>
        </w:numPr>
      </w:pPr>
      <w:r w:rsidRPr="00AD5036">
        <w:t>UC Đánh dấu thôi việc nhân sự</w:t>
      </w:r>
    </w:p>
    <w:p w:rsidRPr="00AD5036" w:rsidR="0064340F" w:rsidP="00893277" w:rsidRDefault="0064340F" w14:paraId="2D7BC127" w14:textId="77777777">
      <w:pPr>
        <w:pStyle w:val="Compact"/>
        <w:numPr>
          <w:ilvl w:val="0"/>
          <w:numId w:val="1"/>
        </w:numPr>
      </w:pPr>
      <w:r w:rsidRPr="00AD5036">
        <w:t>UC Thêm mới Hợp đồng lao động</w:t>
      </w:r>
    </w:p>
    <w:p w:rsidRPr="00AD5036" w:rsidR="0064340F" w:rsidP="00893277" w:rsidRDefault="0064340F" w14:paraId="7FADC530" w14:textId="77777777">
      <w:pPr>
        <w:pStyle w:val="Compact"/>
        <w:numPr>
          <w:ilvl w:val="0"/>
          <w:numId w:val="1"/>
        </w:numPr>
      </w:pPr>
      <w:r w:rsidRPr="00AD5036">
        <w:t>UC Ghi nhận đánh giá khen thưởng/kỷ luật nhân sự</w:t>
      </w:r>
    </w:p>
    <w:p w:rsidRPr="00AD5036" w:rsidR="0064340F" w:rsidP="0064340F" w:rsidRDefault="0064340F" w14:paraId="4872C257" w14:textId="77777777">
      <w:pPr>
        <w:pStyle w:val="FirstParagraph"/>
      </w:pPr>
      <w:r w:rsidRPr="00AD5036">
        <w:rPr>
          <w:b/>
          <w:bCs/>
        </w:rPr>
        <w:t>► Nhóm UC Quản lý Đào tạo:</w:t>
      </w:r>
    </w:p>
    <w:p w:rsidRPr="00AD5036" w:rsidR="0064340F" w:rsidP="00893277" w:rsidRDefault="0064340F" w14:paraId="75965FD7" w14:textId="77777777">
      <w:pPr>
        <w:pStyle w:val="Compact"/>
        <w:numPr>
          <w:ilvl w:val="0"/>
          <w:numId w:val="1"/>
        </w:numPr>
      </w:pPr>
      <w:r w:rsidRPr="00AD5036">
        <w:t>UC Mở khóa đào tạo cho cán bộ giảng viên</w:t>
      </w:r>
    </w:p>
    <w:p w:rsidRPr="00AD5036" w:rsidR="0064340F" w:rsidP="00893277" w:rsidRDefault="0064340F" w14:paraId="24E7ABF3" w14:textId="77777777">
      <w:pPr>
        <w:pStyle w:val="Compact"/>
        <w:numPr>
          <w:ilvl w:val="0"/>
          <w:numId w:val="1"/>
        </w:numPr>
      </w:pPr>
      <w:r w:rsidRPr="00AD5036">
        <w:t>UC Sửa thông tin khóa đào tạo đã mở</w:t>
      </w:r>
    </w:p>
    <w:p w:rsidRPr="00AD5036" w:rsidR="0064340F" w:rsidP="00893277" w:rsidRDefault="0064340F" w14:paraId="66BC5208" w14:textId="77777777">
      <w:pPr>
        <w:pStyle w:val="Compact"/>
        <w:numPr>
          <w:ilvl w:val="0"/>
          <w:numId w:val="1"/>
        </w:numPr>
      </w:pPr>
      <w:r w:rsidRPr="00AD5036">
        <w:t>UC Xem chi tiết thông tin khóa đào tạo đã mở</w:t>
      </w:r>
    </w:p>
    <w:p w:rsidRPr="00AD5036" w:rsidR="0064340F" w:rsidP="00893277" w:rsidRDefault="0064340F" w14:paraId="61A3E50E" w14:textId="77777777">
      <w:pPr>
        <w:pStyle w:val="Compact"/>
        <w:numPr>
          <w:ilvl w:val="0"/>
          <w:numId w:val="1"/>
        </w:numPr>
      </w:pPr>
      <w:r w:rsidRPr="00AD5036">
        <w:t>UC Ghi nhận kết quả đào tạo cho cán bộ giảng viên</w:t>
      </w:r>
    </w:p>
    <w:p w:rsidRPr="00AD5036" w:rsidR="0064340F" w:rsidP="0064340F" w:rsidRDefault="0064340F" w14:paraId="6797365B" w14:textId="77777777">
      <w:pPr>
        <w:pStyle w:val="FirstParagraph"/>
      </w:pPr>
      <w:r w:rsidRPr="00AD5036">
        <w:rPr>
          <w:b/>
          <w:bCs/>
        </w:rPr>
        <w:t>► Nhóm UC Cá nhân (Self-service):</w:t>
      </w:r>
    </w:p>
    <w:p w:rsidRPr="00AD5036" w:rsidR="0064340F" w:rsidP="00893277" w:rsidRDefault="0064340F" w14:paraId="2F0D2CF5" w14:textId="77777777">
      <w:pPr>
        <w:pStyle w:val="Compact"/>
        <w:numPr>
          <w:ilvl w:val="0"/>
          <w:numId w:val="1"/>
        </w:numPr>
      </w:pPr>
      <w:r w:rsidRPr="00AD5036">
        <w:t>UC Xem thông tin trong hồ sơ cá nhân</w:t>
      </w:r>
    </w:p>
    <w:p w:rsidRPr="00AD5036" w:rsidR="0064340F" w:rsidP="00893277" w:rsidRDefault="0064340F" w14:paraId="27827C10" w14:textId="77777777">
      <w:pPr>
        <w:pStyle w:val="Compact"/>
        <w:numPr>
          <w:ilvl w:val="0"/>
          <w:numId w:val="1"/>
        </w:numPr>
      </w:pPr>
      <w:r w:rsidRPr="00AD5036">
        <w:t>UC Xem thông tin chi tiết đơn vị đang công tác</w:t>
      </w:r>
    </w:p>
    <w:p w:rsidRPr="00AD5036" w:rsidR="0064340F" w:rsidP="00893277" w:rsidRDefault="0064340F" w14:paraId="53DE291C" w14:textId="77777777">
      <w:pPr>
        <w:pStyle w:val="Compact"/>
        <w:numPr>
          <w:ilvl w:val="0"/>
          <w:numId w:val="1"/>
        </w:numPr>
      </w:pPr>
      <w:r w:rsidRPr="00AD5036">
        <w:t>UC Đăng ký tham gia khóa đào tạo</w:t>
      </w:r>
    </w:p>
    <w:p w:rsidRPr="00AD5036" w:rsidR="0064340F" w:rsidP="00893277" w:rsidRDefault="0064340F" w14:paraId="0CDBF2F6" w14:textId="77777777">
      <w:pPr>
        <w:pStyle w:val="Compact"/>
        <w:numPr>
          <w:ilvl w:val="0"/>
          <w:numId w:val="1"/>
        </w:numPr>
      </w:pPr>
      <w:r w:rsidRPr="00AD5036">
        <w:t>UC Xem danh sách các khóa đào tạo đã đăng ký</w:t>
      </w:r>
    </w:p>
    <w:p w:rsidRPr="00AD5036" w:rsidR="0064340F" w:rsidP="0064340F" w:rsidRDefault="0064340F" w14:paraId="6D048E66" w14:textId="77777777">
      <w:pPr>
        <w:pStyle w:val="FirstParagraph"/>
      </w:pPr>
      <w:r w:rsidRPr="00AD5036">
        <w:rPr>
          <w:b/>
          <w:bCs/>
        </w:rPr>
        <w:t>► Nhóm UC Báo cáo &amp; Thống kê:</w:t>
      </w:r>
    </w:p>
    <w:p w:rsidRPr="00AD5036" w:rsidR="0064340F" w:rsidP="00893277" w:rsidRDefault="0064340F" w14:paraId="62D7C062" w14:textId="77777777">
      <w:pPr>
        <w:pStyle w:val="Compact"/>
        <w:numPr>
          <w:ilvl w:val="0"/>
          <w:numId w:val="1"/>
        </w:numPr>
      </w:pPr>
      <w:r w:rsidRPr="00AD5036">
        <w:t>UC Xem chi tiết các thống kê nhân sự và báo cáo</w:t>
      </w:r>
    </w:p>
    <w:p w:rsidRPr="00AD5036" w:rsidR="0064340F" w:rsidP="0064340F" w:rsidRDefault="65321137" w14:paraId="09FC6E02" w14:textId="77777777">
      <w:pPr>
        <w:pStyle w:val="Heading2"/>
        <w:rPr>
          <w:lang w:val="en-US"/>
        </w:rPr>
      </w:pPr>
      <w:bookmarkStart w:name="_Toc223525284" w:id="35"/>
      <w:bookmarkStart w:name="X2de87eddf285efef2356e91a11f6df8dc5ec147" w:id="36"/>
      <w:bookmarkEnd w:id="33"/>
      <w:r w:rsidRPr="65321137">
        <w:rPr>
          <w:lang w:val="en-US"/>
        </w:rPr>
        <w:t>3.3. Vẽ biểu đồ UCs (UC tổng quát, UC phân rã theo các tác nhân)</w:t>
      </w:r>
      <w:bookmarkEnd w:id="35"/>
    </w:p>
    <w:p w:rsidRPr="00AD5036" w:rsidR="0064340F" w:rsidP="0064340F" w:rsidRDefault="65321137" w14:paraId="25AB7E3E" w14:textId="33359C71">
      <w:pPr>
        <w:pStyle w:val="Heading3"/>
        <w:rPr>
          <w:lang w:val="en-US"/>
        </w:rPr>
      </w:pPr>
      <w:bookmarkStart w:name="_Toc223525285" w:id="37"/>
      <w:bookmarkStart w:name="biểu-đồ-use-case-tổng-quát" w:id="38"/>
      <w:r w:rsidRPr="65321137">
        <w:rPr>
          <w:lang w:val="en-US"/>
        </w:rPr>
        <w:t>3.3.1. Biểu đồ Use Case tổng quát</w:t>
      </w:r>
      <w:bookmarkEnd w:id="37"/>
      <w:r w:rsidRPr="3B174301" w:rsidR="3B174301">
        <w:rPr>
          <w:lang w:val="en-US"/>
        </w:rPr>
        <w:t xml:space="preserve"> </w:t>
      </w:r>
      <w:r w:rsidRPr="2DCDA204" w:rsidR="2DCDA204">
        <w:rPr>
          <w:lang w:val="en-US"/>
        </w:rPr>
        <w:t>(Nguyễn Hồng Phúc)</w:t>
      </w:r>
    </w:p>
    <w:p w:rsidR="4DA51A9A" w:rsidP="4DA51A9A" w:rsidRDefault="441AF4BC" w14:paraId="254A7D6B" w14:textId="1AAD80F1">
      <w:r>
        <w:drawing>
          <wp:inline distT="0" distB="0" distL="0" distR="0" wp14:anchorId="73E62A99" wp14:editId="77ABFC32">
            <wp:extent cx="5581650" cy="4638675"/>
            <wp:effectExtent l="0" t="0" r="0" b="0"/>
            <wp:docPr id="891466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6008" name="Picture 891466008"/>
                    <pic:cNvPicPr/>
                  </pic:nvPicPr>
                  <pic:blipFill>
                    <a:blip r:embed="rId9">
                      <a:extLst>
                        <a:ext uri="{28A0092B-C50C-407E-A947-70E740481C1C}">
                          <a14:useLocalDpi xmlns:a14="http://schemas.microsoft.com/office/drawing/2010/main"/>
                        </a:ext>
                      </a:extLst>
                    </a:blip>
                    <a:stretch>
                      <a:fillRect/>
                    </a:stretch>
                  </pic:blipFill>
                  <pic:spPr>
                    <a:xfrm>
                      <a:off x="0" y="0"/>
                      <a:ext cx="5581650" cy="4638675"/>
                    </a:xfrm>
                    <a:prstGeom prst="rect">
                      <a:avLst/>
                    </a:prstGeom>
                  </pic:spPr>
                </pic:pic>
              </a:graphicData>
            </a:graphic>
          </wp:inline>
        </w:drawing>
      </w:r>
    </w:p>
    <w:p w:rsidRPr="00AD5036" w:rsidR="0064340F" w:rsidP="0064340F" w:rsidRDefault="4429CE0A" w14:paraId="6A134705" w14:textId="614B0435">
      <w:pPr>
        <w:pStyle w:val="Heading3"/>
        <w:rPr>
          <w:lang w:val="en-US"/>
        </w:rPr>
      </w:pPr>
      <w:bookmarkStart w:name="_Toc223525286" w:id="39"/>
      <w:bookmarkStart w:name="biểu-đồ-use-case-phân-rã-theo-tác-nhân" w:id="40"/>
      <w:bookmarkEnd w:id="38"/>
      <w:r w:rsidRPr="4429CE0A">
        <w:rPr>
          <w:lang w:val="en-US"/>
        </w:rPr>
        <w:t>3.3.2. Biểu đồ Use Case phân rã theo tác nhân</w:t>
      </w:r>
      <w:bookmarkEnd w:id="39"/>
    </w:p>
    <w:p w:rsidRPr="00AD5036" w:rsidR="0064340F" w:rsidP="0064340F" w:rsidRDefault="0064340F" w14:paraId="009878F7" w14:textId="77777777">
      <w:pPr>
        <w:pStyle w:val="FirstParagraph"/>
      </w:pPr>
      <w:r w:rsidRPr="00AD5036">
        <w:rPr>
          <w:b/>
          <w:bCs/>
        </w:rPr>
        <w:t>a. Phân rã cho Quản trị viên (Admin)</w:t>
      </w:r>
    </w:p>
    <w:p w:rsidRPr="00AD5036" w:rsidR="0064340F" w:rsidP="00893277" w:rsidRDefault="0064340F" w14:paraId="74654FA7" w14:textId="77777777">
      <w:pPr>
        <w:pStyle w:val="Compact"/>
        <w:numPr>
          <w:ilvl w:val="0"/>
          <w:numId w:val="1"/>
        </w:numPr>
      </w:pPr>
      <w:r w:rsidRPr="00AD5036">
        <w:rPr>
          <w:b/>
          <w:bCs/>
        </w:rPr>
        <w:t>Tác nhân</w:t>
      </w:r>
      <w:r w:rsidRPr="00AD5036">
        <w:t>: Quản trị viên</w:t>
      </w:r>
    </w:p>
    <w:p w:rsidRPr="00AD5036" w:rsidR="0064340F" w:rsidP="00893277" w:rsidRDefault="0064340F" w14:paraId="6DADB526" w14:textId="77777777">
      <w:pPr>
        <w:pStyle w:val="Compact"/>
        <w:numPr>
          <w:ilvl w:val="0"/>
          <w:numId w:val="1"/>
        </w:numPr>
      </w:pPr>
      <w:r w:rsidRPr="00AD5036">
        <w:rPr>
          <w:b/>
          <w:bCs/>
        </w:rPr>
        <w:t>Các Use Case liên kết</w:t>
      </w:r>
      <w:r w:rsidRPr="00AD5036">
        <w:t>:</w:t>
      </w:r>
    </w:p>
    <w:p w:rsidRPr="00AD5036" w:rsidR="0064340F" w:rsidP="00893277" w:rsidRDefault="0064340F" w14:paraId="3C0B655F" w14:textId="77777777">
      <w:pPr>
        <w:pStyle w:val="Compact"/>
        <w:numPr>
          <w:ilvl w:val="1"/>
          <w:numId w:val="1"/>
        </w:numPr>
      </w:pPr>
      <w:r w:rsidRPr="00AD5036">
        <w:t>Đăng nhập / Đăng xuất / Đổi mật khẩu</w:t>
      </w:r>
    </w:p>
    <w:p w:rsidRPr="00AD5036" w:rsidR="0064340F" w:rsidP="00893277" w:rsidRDefault="0064340F" w14:paraId="1C3CBD03" w14:textId="77777777">
      <w:pPr>
        <w:pStyle w:val="Compact"/>
        <w:numPr>
          <w:ilvl w:val="1"/>
          <w:numId w:val="1"/>
        </w:numPr>
      </w:pPr>
      <w:r w:rsidRPr="00AD5036">
        <w:t>Quản lý tài khoản người dùng</w:t>
      </w:r>
    </w:p>
    <w:p w:rsidRPr="00AD5036" w:rsidR="0064340F" w:rsidP="00893277" w:rsidRDefault="0064340F" w14:paraId="612BEB36" w14:textId="77777777">
      <w:pPr>
        <w:pStyle w:val="Compact"/>
        <w:numPr>
          <w:ilvl w:val="1"/>
          <w:numId w:val="1"/>
        </w:numPr>
      </w:pPr>
      <w:r w:rsidRPr="00AD5036">
        <w:t>Phân quyền tài khoản</w:t>
      </w:r>
    </w:p>
    <w:p w:rsidRPr="00AD5036" w:rsidR="0064340F" w:rsidP="00893277" w:rsidRDefault="0064340F" w14:paraId="6CEB6FA0" w14:textId="77777777">
      <w:pPr>
        <w:pStyle w:val="Compact"/>
        <w:numPr>
          <w:ilvl w:val="1"/>
          <w:numId w:val="1"/>
        </w:numPr>
      </w:pPr>
      <w:r w:rsidRPr="00AD5036">
        <w:t>Thay đổi trạng thái tài khoản</w:t>
      </w:r>
    </w:p>
    <w:p w:rsidRPr="00AD5036" w:rsidR="0064340F" w:rsidP="00893277" w:rsidRDefault="0064340F" w14:paraId="1F263461" w14:textId="77777777">
      <w:pPr>
        <w:pStyle w:val="Compact"/>
        <w:numPr>
          <w:ilvl w:val="1"/>
          <w:numId w:val="1"/>
        </w:numPr>
      </w:pPr>
      <w:r w:rsidRPr="00AD5036">
        <w:t>Nhóm UC Quản lý Đơn vị tổ chức</w:t>
      </w:r>
    </w:p>
    <w:p w:rsidR="0064340F" w:rsidP="00893277" w:rsidRDefault="4429CE0A" w14:paraId="17B42C68" w14:textId="77777777">
      <w:pPr>
        <w:pStyle w:val="Compact"/>
        <w:numPr>
          <w:ilvl w:val="1"/>
          <w:numId w:val="1"/>
        </w:numPr>
      </w:pPr>
      <w:r>
        <w:t>Xem nhật ký hệ thống (Audit Log)</w:t>
      </w:r>
    </w:p>
    <w:p w:rsidRPr="00AD5036" w:rsidR="00AC6E81" w:rsidP="4429CE0A" w:rsidRDefault="00AC6E81" w14:paraId="0295386F" w14:textId="5B2F0468">
      <w:pPr>
        <w:pStyle w:val="Compact"/>
      </w:pPr>
      <w:r>
        <w:drawing>
          <wp:inline distT="0" distB="0" distL="0" distR="0" wp14:anchorId="2D3FAFD5" wp14:editId="6212080C">
            <wp:extent cx="5578323" cy="3517697"/>
            <wp:effectExtent l="0" t="0" r="0" b="0"/>
            <wp:docPr id="438094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1096" name="Picture 1928231096"/>
                    <pic:cNvPicPr/>
                  </pic:nvPicPr>
                  <pic:blipFill>
                    <a:blip r:embed="rId10">
                      <a:extLst>
                        <a:ext uri="{28A0092B-C50C-407E-A947-70E740481C1C}">
                          <a14:useLocalDpi xmlns:a14="http://schemas.microsoft.com/office/drawing/2010/main"/>
                        </a:ext>
                      </a:extLst>
                    </a:blip>
                    <a:stretch>
                      <a:fillRect/>
                    </a:stretch>
                  </pic:blipFill>
                  <pic:spPr>
                    <a:xfrm>
                      <a:off x="0" y="0"/>
                      <a:ext cx="5578323" cy="3517697"/>
                    </a:xfrm>
                    <a:prstGeom prst="rect">
                      <a:avLst/>
                    </a:prstGeom>
                  </pic:spPr>
                </pic:pic>
              </a:graphicData>
            </a:graphic>
          </wp:inline>
        </w:drawing>
      </w:r>
    </w:p>
    <w:p w:rsidRPr="00AD5036" w:rsidR="0064340F" w:rsidP="0064340F" w:rsidRDefault="0064340F" w14:paraId="761849F9" w14:textId="77777777">
      <w:pPr>
        <w:pStyle w:val="FirstParagraph"/>
      </w:pPr>
      <w:r w:rsidRPr="00AD5036">
        <w:rPr>
          <w:b/>
          <w:bCs/>
        </w:rPr>
        <w:t>b. Phân rã cho Phòng Tổ chức - Cán bộ</w:t>
      </w:r>
    </w:p>
    <w:p w:rsidRPr="00AD5036" w:rsidR="0064340F" w:rsidP="00893277" w:rsidRDefault="0064340F" w14:paraId="1CDADE81" w14:textId="77777777">
      <w:pPr>
        <w:pStyle w:val="Compact"/>
        <w:numPr>
          <w:ilvl w:val="0"/>
          <w:numId w:val="1"/>
        </w:numPr>
      </w:pPr>
      <w:r w:rsidRPr="00AD5036">
        <w:rPr>
          <w:b/>
          <w:bCs/>
        </w:rPr>
        <w:t>Tác nhân</w:t>
      </w:r>
      <w:r w:rsidRPr="00AD5036">
        <w:t>: Phòng Tổ chức - Cán bộ</w:t>
      </w:r>
    </w:p>
    <w:p w:rsidRPr="00AD5036" w:rsidR="0064340F" w:rsidP="00893277" w:rsidRDefault="0064340F" w14:paraId="1396B6E2" w14:textId="77777777">
      <w:pPr>
        <w:pStyle w:val="Compact"/>
        <w:numPr>
          <w:ilvl w:val="0"/>
          <w:numId w:val="1"/>
        </w:numPr>
      </w:pPr>
      <w:r w:rsidRPr="00AD5036">
        <w:rPr>
          <w:b/>
          <w:bCs/>
        </w:rPr>
        <w:t>Các Use Case liên kết</w:t>
      </w:r>
      <w:r w:rsidRPr="00AD5036">
        <w:t>:</w:t>
      </w:r>
    </w:p>
    <w:p w:rsidRPr="00AD5036" w:rsidR="0064340F" w:rsidP="00893277" w:rsidRDefault="0064340F" w14:paraId="17F2C289" w14:textId="77777777">
      <w:pPr>
        <w:pStyle w:val="Compact"/>
        <w:numPr>
          <w:ilvl w:val="1"/>
          <w:numId w:val="1"/>
        </w:numPr>
      </w:pPr>
      <w:r w:rsidRPr="00AD5036">
        <w:t>Đăng nhập / Đăng xuất / Đổi mật khẩu</w:t>
      </w:r>
    </w:p>
    <w:p w:rsidRPr="00AD5036" w:rsidR="0064340F" w:rsidP="00893277" w:rsidRDefault="0064340F" w14:paraId="571DD1B8" w14:textId="77777777">
      <w:pPr>
        <w:pStyle w:val="Compact"/>
        <w:numPr>
          <w:ilvl w:val="1"/>
          <w:numId w:val="1"/>
        </w:numPr>
      </w:pPr>
      <w:r w:rsidRPr="00AD5036">
        <w:t>Nhóm UC Quản lý hồ sơ nhân sự (Thêm/Sửa/Đánh dấu thôi việc/Lọc tìm)</w:t>
      </w:r>
    </w:p>
    <w:p w:rsidRPr="00AD5036" w:rsidR="0064340F" w:rsidP="00893277" w:rsidRDefault="0064340F" w14:paraId="2E03526B" w14:textId="77777777">
      <w:pPr>
        <w:pStyle w:val="Compact"/>
        <w:numPr>
          <w:ilvl w:val="1"/>
          <w:numId w:val="1"/>
        </w:numPr>
      </w:pPr>
      <w:r w:rsidRPr="00AD5036">
        <w:t>Nhóm UC Quản lý hợp đồng (Thêm)</w:t>
      </w:r>
    </w:p>
    <w:p w:rsidRPr="00AD5036" w:rsidR="0064340F" w:rsidP="00893277" w:rsidRDefault="0064340F" w14:paraId="507D8CCA" w14:textId="77777777">
      <w:pPr>
        <w:pStyle w:val="Compact"/>
        <w:numPr>
          <w:ilvl w:val="1"/>
          <w:numId w:val="1"/>
        </w:numPr>
      </w:pPr>
      <w:r w:rsidRPr="00AD5036">
        <w:t>Điều chuyển nhân sự (Bổ nhiệm/Bãi nhiệm)</w:t>
      </w:r>
    </w:p>
    <w:p w:rsidRPr="00AD5036" w:rsidR="0064340F" w:rsidP="00893277" w:rsidRDefault="0064340F" w14:paraId="7B8F0AE1" w14:textId="77777777">
      <w:pPr>
        <w:pStyle w:val="Compact"/>
        <w:numPr>
          <w:ilvl w:val="1"/>
          <w:numId w:val="1"/>
        </w:numPr>
      </w:pPr>
      <w:r w:rsidRPr="00AD5036">
        <w:t>Ghi nhận đánh giá (Khen thưởng / Kỷ luật)</w:t>
      </w:r>
    </w:p>
    <w:p w:rsidRPr="00AD5036" w:rsidR="0064340F" w:rsidP="00893277" w:rsidRDefault="0064340F" w14:paraId="39A1505A" w14:textId="77777777">
      <w:pPr>
        <w:pStyle w:val="Compact"/>
        <w:numPr>
          <w:ilvl w:val="1"/>
          <w:numId w:val="1"/>
        </w:numPr>
      </w:pPr>
      <w:r w:rsidRPr="00AD5036">
        <w:t>Nhóm UC Quản lý khóa đào tạo &amp; kết quả</w:t>
      </w:r>
    </w:p>
    <w:p w:rsidRPr="00AD5036" w:rsidR="0064340F" w:rsidP="00893277" w:rsidRDefault="0064340F" w14:paraId="7C9454D9" w14:textId="77777777">
      <w:pPr>
        <w:pStyle w:val="Compact"/>
        <w:numPr>
          <w:ilvl w:val="1"/>
          <w:numId w:val="1"/>
        </w:numPr>
      </w:pPr>
      <w:r w:rsidRPr="00AD5036">
        <w:t>Nhóm UC Cấu hình danh mục (lương, phụ cấp, HD)</w:t>
      </w:r>
    </w:p>
    <w:p w:rsidR="0064340F" w:rsidP="00893277" w:rsidRDefault="0064340F" w14:paraId="618805F6" w14:textId="77777777">
      <w:pPr>
        <w:pStyle w:val="Compact"/>
        <w:numPr>
          <w:ilvl w:val="1"/>
          <w:numId w:val="1"/>
        </w:numPr>
      </w:pPr>
      <w:r w:rsidRPr="00AD5036">
        <w:t>Xem báo cáo thống kê, xem chi tiết đơn vị</w:t>
      </w:r>
    </w:p>
    <w:p w:rsidRPr="004B1AC4" w:rsidR="004B1AC4" w:rsidP="004B1AC4" w:rsidRDefault="004B1AC4" w14:paraId="5EB208ED" w14:textId="0833B2A1">
      <w:pPr>
        <w:spacing w:after="0" w:line="240" w:lineRule="auto"/>
        <w:rPr>
          <w:rFonts w:ascii="Times New Roman" w:hAnsi="Times New Roman" w:eastAsia="Times New Roman" w:cs="Times New Roman"/>
          <w:noProof w:val="0"/>
          <w:sz w:val="24"/>
          <w:szCs w:val="24"/>
          <w:lang w:val="en-US" w:eastAsia="ja-JP"/>
        </w:rPr>
      </w:pPr>
      <w:r w:rsidRPr="004B1AC4">
        <w:rPr>
          <w:lang w:val="en-US" w:eastAsia="ja-JP"/>
        </w:rPr>
        <w:drawing>
          <wp:inline distT="0" distB="0" distL="0" distR="0" wp14:anchorId="79CD93F5" wp14:editId="0B7AFC74">
            <wp:extent cx="5579745" cy="8537575"/>
            <wp:effectExtent l="0" t="0" r="1905" b="0"/>
            <wp:docPr id="1449754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8537575"/>
                    </a:xfrm>
                    <a:prstGeom prst="rect">
                      <a:avLst/>
                    </a:prstGeom>
                    <a:noFill/>
                    <a:ln>
                      <a:noFill/>
                    </a:ln>
                  </pic:spPr>
                </pic:pic>
              </a:graphicData>
            </a:graphic>
          </wp:inline>
        </w:drawing>
      </w:r>
    </w:p>
    <w:p w:rsidR="000961A0" w:rsidP="000961A0" w:rsidRDefault="000961A0" w14:paraId="2698D6A4" w14:textId="6B1B4E3B">
      <w:pPr>
        <w:pStyle w:val="Compact"/>
      </w:pPr>
    </w:p>
    <w:p w:rsidRPr="00AD5036" w:rsidR="00AC6E81" w:rsidP="00AC6E81" w:rsidRDefault="00AC6E81" w14:paraId="4378FD7A" w14:textId="61B848D9">
      <w:pPr>
        <w:pStyle w:val="Compact"/>
      </w:pPr>
    </w:p>
    <w:p w:rsidRPr="00AD5036" w:rsidR="0064340F" w:rsidP="0064340F" w:rsidRDefault="0064340F" w14:paraId="3A599565" w14:textId="77777777">
      <w:pPr>
        <w:pStyle w:val="FirstParagraph"/>
      </w:pPr>
      <w:r w:rsidRPr="00AD5036">
        <w:rPr>
          <w:b/>
          <w:bCs/>
        </w:rPr>
        <w:t>c. Phân rã cho Phòng Tài chính - Kế toán</w:t>
      </w:r>
    </w:p>
    <w:p w:rsidRPr="00AD5036" w:rsidR="0064340F" w:rsidP="00893277" w:rsidRDefault="0064340F" w14:paraId="19C5142B" w14:textId="77777777">
      <w:pPr>
        <w:pStyle w:val="Compact"/>
        <w:numPr>
          <w:ilvl w:val="0"/>
          <w:numId w:val="1"/>
        </w:numPr>
      </w:pPr>
      <w:r w:rsidRPr="00AD5036">
        <w:rPr>
          <w:b/>
          <w:bCs/>
        </w:rPr>
        <w:t>Tác nhân</w:t>
      </w:r>
      <w:r w:rsidRPr="00AD5036">
        <w:t>: Phòng Tài chính - Kế toán</w:t>
      </w:r>
    </w:p>
    <w:p w:rsidRPr="00AD5036" w:rsidR="0064340F" w:rsidP="00893277" w:rsidRDefault="0064340F" w14:paraId="38A36C3F" w14:textId="77777777">
      <w:pPr>
        <w:pStyle w:val="Compact"/>
        <w:numPr>
          <w:ilvl w:val="0"/>
          <w:numId w:val="1"/>
        </w:numPr>
      </w:pPr>
      <w:r w:rsidRPr="00AD5036">
        <w:rPr>
          <w:b/>
          <w:bCs/>
        </w:rPr>
        <w:t>Các Use Case liên kết</w:t>
      </w:r>
      <w:r w:rsidRPr="00AD5036">
        <w:t>:</w:t>
      </w:r>
    </w:p>
    <w:p w:rsidRPr="00AD5036" w:rsidR="0064340F" w:rsidP="00893277" w:rsidRDefault="0064340F" w14:paraId="707C7052" w14:textId="77777777">
      <w:pPr>
        <w:pStyle w:val="Compact"/>
        <w:numPr>
          <w:ilvl w:val="1"/>
          <w:numId w:val="1"/>
        </w:numPr>
      </w:pPr>
      <w:r w:rsidRPr="00AD5036">
        <w:t>Đăng nhập / Đăng xuất / Đổi mật khẩu</w:t>
      </w:r>
    </w:p>
    <w:p w:rsidRPr="00AD5036" w:rsidR="0064340F" w:rsidP="00893277" w:rsidRDefault="0064340F" w14:paraId="70EDE5E8" w14:textId="155D6996">
      <w:pPr>
        <w:pStyle w:val="Compact"/>
        <w:numPr>
          <w:ilvl w:val="1"/>
          <w:numId w:val="1"/>
        </w:numPr>
      </w:pPr>
      <w:r w:rsidRPr="00AD5036">
        <w:t>Chế độ xem: Tìm kiếm</w:t>
      </w:r>
      <w:r w:rsidR="00E971F3">
        <w:t>,</w:t>
      </w:r>
      <w:r w:rsidRPr="00AD5036">
        <w:t xml:space="preserve"> Xem</w:t>
      </w:r>
      <w:r w:rsidR="00E971F3">
        <w:t xml:space="preserve"> và Lọc</w:t>
      </w:r>
      <w:r w:rsidRPr="00AD5036">
        <w:t xml:space="preserve"> chi tiết hồ sơ nhân sự</w:t>
      </w:r>
    </w:p>
    <w:p w:rsidR="0064340F" w:rsidP="00893277" w:rsidRDefault="0064340F" w14:paraId="7199F9AD" w14:textId="01DC30B0">
      <w:pPr>
        <w:pStyle w:val="Compact"/>
        <w:numPr>
          <w:ilvl w:val="1"/>
          <w:numId w:val="1"/>
        </w:numPr>
      </w:pPr>
      <w:r w:rsidRPr="00AD5036">
        <w:t xml:space="preserve">Xem </w:t>
      </w:r>
      <w:r w:rsidR="00E971F3">
        <w:t>chi tiết các thống kê</w:t>
      </w:r>
    </w:p>
    <w:p w:rsidRPr="00A94609" w:rsidR="00160171" w:rsidP="00A94609" w:rsidRDefault="00E419B0" w14:paraId="7CD51520" w14:textId="0EFA284D">
      <w:pPr>
        <w:spacing w:after="0" w:line="240" w:lineRule="auto"/>
        <w:rPr>
          <w:rFonts w:ascii="Times New Roman" w:hAnsi="Times New Roman" w:eastAsia="Times New Roman" w:cs="Times New Roman"/>
          <w:noProof w:val="0"/>
          <w:sz w:val="24"/>
          <w:szCs w:val="24"/>
          <w:lang w:val="en-US" w:eastAsia="ja-JP"/>
        </w:rPr>
      </w:pPr>
      <w:r w:rsidRPr="00E419B0">
        <w:rPr>
          <w:lang w:val="en-US" w:eastAsia="ja-JP"/>
        </w:rPr>
        <w:drawing>
          <wp:inline distT="0" distB="0" distL="0" distR="0" wp14:anchorId="78582F04" wp14:editId="7CAA8040">
            <wp:extent cx="5579745" cy="2639695"/>
            <wp:effectExtent l="0" t="0" r="1905" b="8255"/>
            <wp:docPr id="83779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2639695"/>
                    </a:xfrm>
                    <a:prstGeom prst="rect">
                      <a:avLst/>
                    </a:prstGeom>
                    <a:noFill/>
                    <a:ln>
                      <a:noFill/>
                    </a:ln>
                  </pic:spPr>
                </pic:pic>
              </a:graphicData>
            </a:graphic>
          </wp:inline>
        </w:drawing>
      </w:r>
    </w:p>
    <w:p w:rsidRPr="00160171" w:rsidR="00AC6E81" w:rsidP="00160171" w:rsidRDefault="00AC6E81" w14:paraId="39061CC6" w14:textId="140428C1">
      <w:pPr>
        <w:pStyle w:val="ListParagraph"/>
        <w:spacing w:after="0" w:line="240" w:lineRule="auto"/>
        <w:rPr>
          <w:rFonts w:ascii="Times New Roman" w:hAnsi="Times New Roman" w:eastAsia="Times New Roman" w:cs="Times New Roman"/>
          <w:noProof w:val="0"/>
          <w:sz w:val="24"/>
          <w:szCs w:val="24"/>
          <w:lang w:val="en-US" w:eastAsia="ja-JP"/>
        </w:rPr>
      </w:pPr>
    </w:p>
    <w:p w:rsidRPr="00AD5036" w:rsidR="0064340F" w:rsidP="0064340F" w:rsidRDefault="0064340F" w14:paraId="3B0C608D" w14:textId="77777777">
      <w:pPr>
        <w:pStyle w:val="FirstParagraph"/>
      </w:pPr>
      <w:r w:rsidRPr="00AD5036">
        <w:rPr>
          <w:b/>
          <w:bCs/>
        </w:rPr>
        <w:t>d. Phân rã cho Người dùng (Cán bộ/Giảng viên/Nhân viên)</w:t>
      </w:r>
    </w:p>
    <w:p w:rsidRPr="00AD5036" w:rsidR="0064340F" w:rsidP="00893277" w:rsidRDefault="0064340F" w14:paraId="64E0E10E" w14:textId="77777777">
      <w:pPr>
        <w:pStyle w:val="Compact"/>
        <w:numPr>
          <w:ilvl w:val="0"/>
          <w:numId w:val="1"/>
        </w:numPr>
      </w:pPr>
      <w:r w:rsidRPr="00AD5036">
        <w:rPr>
          <w:b/>
          <w:bCs/>
        </w:rPr>
        <w:t>Tác nhân</w:t>
      </w:r>
      <w:r w:rsidRPr="00AD5036">
        <w:t>: Người dùng</w:t>
      </w:r>
    </w:p>
    <w:p w:rsidRPr="00AD5036" w:rsidR="0064340F" w:rsidP="00893277" w:rsidRDefault="2A1A6A47" w14:paraId="2226BC24" w14:textId="77777777">
      <w:pPr>
        <w:pStyle w:val="Compact"/>
        <w:numPr>
          <w:ilvl w:val="0"/>
          <w:numId w:val="1"/>
        </w:numPr>
      </w:pPr>
      <w:r w:rsidRPr="2A1A6A47">
        <w:rPr>
          <w:b/>
          <w:bCs/>
        </w:rPr>
        <w:t>Các Use Case liên kết</w:t>
      </w:r>
      <w:r>
        <w:t>:</w:t>
      </w:r>
    </w:p>
    <w:p w:rsidR="2A1A6A47" w:rsidP="00893277" w:rsidRDefault="2A1A6A47" w14:paraId="055A149E" w14:textId="48E808F0">
      <w:pPr>
        <w:pStyle w:val="Compact"/>
        <w:numPr>
          <w:ilvl w:val="1"/>
          <w:numId w:val="1"/>
        </w:numPr>
      </w:pPr>
      <w:r>
        <w:t>Đăng nhập / Đăng xuất / Đổi mật khẩu</w:t>
      </w:r>
    </w:p>
    <w:p w:rsidRPr="00AD5036" w:rsidR="0064340F" w:rsidP="00893277" w:rsidRDefault="0064340F" w14:paraId="704DE447" w14:textId="77777777">
      <w:pPr>
        <w:pStyle w:val="Compact"/>
        <w:numPr>
          <w:ilvl w:val="1"/>
          <w:numId w:val="1"/>
        </w:numPr>
      </w:pPr>
      <w:r w:rsidRPr="00AD5036">
        <w:t>Xem hồ sơ cá nhân</w:t>
      </w:r>
    </w:p>
    <w:p w:rsidRPr="00AD5036" w:rsidR="0064340F" w:rsidP="00893277" w:rsidRDefault="0064340F" w14:paraId="773B6B54" w14:textId="77777777">
      <w:pPr>
        <w:pStyle w:val="Compact"/>
        <w:numPr>
          <w:ilvl w:val="1"/>
          <w:numId w:val="1"/>
        </w:numPr>
      </w:pPr>
      <w:r w:rsidRPr="00AD5036">
        <w:t>Xem thông tin chi tiết đơn vị công tác</w:t>
      </w:r>
    </w:p>
    <w:p w:rsidRPr="00AD5036" w:rsidR="0064340F" w:rsidP="00893277" w:rsidRDefault="0064340F" w14:paraId="3D917951" w14:textId="77777777">
      <w:pPr>
        <w:pStyle w:val="Compact"/>
        <w:numPr>
          <w:ilvl w:val="1"/>
          <w:numId w:val="1"/>
        </w:numPr>
      </w:pPr>
      <w:r w:rsidRPr="00AD5036">
        <w:t>Đăng ký tham gia đào tạo</w:t>
      </w:r>
    </w:p>
    <w:p w:rsidR="00CC34AF" w:rsidP="00893277" w:rsidRDefault="0064340F" w14:paraId="05991B41" w14:textId="0D46AADB">
      <w:pPr>
        <w:pStyle w:val="Compact"/>
        <w:numPr>
          <w:ilvl w:val="1"/>
          <w:numId w:val="1"/>
        </w:numPr>
      </w:pPr>
      <w:r w:rsidRPr="00AD5036">
        <w:t>Xem danh sách các khóa đào tạo đã đăng ký</w:t>
      </w:r>
      <w:bookmarkEnd w:id="29"/>
      <w:bookmarkEnd w:id="36"/>
      <w:bookmarkEnd w:id="40"/>
    </w:p>
    <w:p w:rsidRPr="00AD5036" w:rsidR="00AC6E81" w:rsidP="00AC6E81" w:rsidRDefault="004E3F02" w14:paraId="31B47CE6" w14:textId="20BE4EE0">
      <w:pPr>
        <w:pStyle w:val="Compact"/>
      </w:pPr>
      <w:r>
        <w:drawing>
          <wp:inline distT="0" distB="0" distL="0" distR="0" wp14:anchorId="14093AD0" wp14:editId="2201C3EB">
            <wp:extent cx="5579745" cy="490156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4901565"/>
                    </a:xfrm>
                    <a:prstGeom prst="rect">
                      <a:avLst/>
                    </a:prstGeom>
                  </pic:spPr>
                </pic:pic>
              </a:graphicData>
            </a:graphic>
          </wp:inline>
        </w:drawing>
      </w:r>
    </w:p>
    <w:p w:rsidRPr="00AD5036" w:rsidR="00CC34AF" w:rsidP="002B4A6F" w:rsidRDefault="65321137" w14:paraId="5ACC1C65" w14:textId="5CF5B32D">
      <w:pPr>
        <w:pStyle w:val="Heading1"/>
        <w:rPr>
          <w:lang w:val="en-US"/>
        </w:rPr>
      </w:pPr>
      <w:bookmarkStart w:name="_Toc223525287" w:id="41"/>
      <w:r w:rsidRPr="65321137">
        <w:rPr>
          <w:lang w:val="en-US"/>
        </w:rPr>
        <w:t>IV. Luồng sự kiện và các UCs chính</w:t>
      </w:r>
      <w:bookmarkEnd w:id="41"/>
    </w:p>
    <w:p w:rsidRPr="00CC34AF" w:rsidR="002B4A6F" w:rsidP="002B4A6F" w:rsidRDefault="002B4A6F" w14:paraId="49F2392D" w14:textId="77777777">
      <w:pPr>
        <w:rPr>
          <w:lang w:val="en-US"/>
        </w:rPr>
      </w:pPr>
    </w:p>
    <w:p w:rsidRPr="00CC34AF" w:rsidR="00CC34AF" w:rsidP="65321137" w:rsidRDefault="65321137" w14:paraId="7E5EF002" w14:textId="0ABCC825">
      <w:pPr>
        <w:pStyle w:val="Heading3"/>
        <w:rPr>
          <w:sz w:val="26"/>
          <w:szCs w:val="26"/>
          <w:lang w:val="en-US"/>
        </w:rPr>
      </w:pPr>
      <w:bookmarkStart w:name="_Toc223525288" w:id="42"/>
      <w:r w:rsidRPr="65321137">
        <w:rPr>
          <w:lang w:val="en-US"/>
        </w:rPr>
        <w:t>4.1. Use Case: Đăng nhập</w:t>
      </w:r>
      <w:bookmarkEnd w:id="42"/>
      <w:r w:rsidRPr="01E45872" w:rsidR="01E45872">
        <w:rPr>
          <w:lang w:val="en-US"/>
        </w:rPr>
        <w:t xml:space="preserve"> (Nguyễn Hồng Phúc)</w:t>
      </w:r>
    </w:p>
    <w:tbl>
      <w:tblPr>
        <w:tblW w:w="0" w:type="auto"/>
        <w:tblCellMar>
          <w:top w:w="15" w:type="dxa"/>
          <w:left w:w="15" w:type="dxa"/>
          <w:bottom w:w="15" w:type="dxa"/>
          <w:right w:w="15" w:type="dxa"/>
        </w:tblCellMar>
        <w:tblLook w:val="04A0" w:firstRow="1" w:lastRow="0" w:firstColumn="1" w:lastColumn="0" w:noHBand="0" w:noVBand="1"/>
      </w:tblPr>
      <w:tblGrid>
        <w:gridCol w:w="2179"/>
        <w:gridCol w:w="6588"/>
      </w:tblGrid>
      <w:tr w:rsidRPr="00CC34AF" w:rsidR="00CC34AF" w:rsidTr="60F31A95" w14:paraId="348C0359"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CC34AF" w:rsidR="00CC34AF" w:rsidP="00CC34AF" w:rsidRDefault="00CC34AF" w14:paraId="1B2A854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CC34AF" w:rsidR="00CC34AF" w:rsidP="00CC34AF" w:rsidRDefault="00CC34AF" w14:paraId="494699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Đăng nhập</w:t>
            </w:r>
          </w:p>
        </w:tc>
      </w:tr>
      <w:tr w:rsidRPr="00CC34AF" w:rsidR="00CC34AF" w:rsidTr="60F31A95" w14:paraId="56EC727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A69368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15E115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Cán bộ TCCB, Cán bộ TCKT, Cán bộ nhân sự</w:t>
            </w:r>
          </w:p>
          <w:p w:rsidRPr="00CC34AF" w:rsidR="00CC34AF" w:rsidP="00CC34AF" w:rsidRDefault="00CC34AF" w14:paraId="00CD16B3" w14:textId="77777777">
            <w:pPr>
              <w:rPr>
                <w:rFonts w:asciiTheme="majorHAnsi" w:hAnsiTheme="majorHAnsi" w:cstheme="majorHAnsi"/>
                <w:sz w:val="26"/>
                <w:szCs w:val="26"/>
                <w:shd w:val="clear" w:color="auto" w:fill="FFFFFF"/>
                <w:lang w:val="en-US"/>
              </w:rPr>
            </w:pPr>
          </w:p>
        </w:tc>
      </w:tr>
      <w:tr w:rsidRPr="00CC34AF" w:rsidR="00CC34AF" w:rsidTr="60F31A95" w14:paraId="5406EC5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7EF59B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4512EF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người dùng xác thực và truy cập vào hệ thống dựa trên thông tin tài khoản được cấp.</w:t>
            </w:r>
          </w:p>
          <w:p w:rsidRPr="00CC34AF" w:rsidR="00CC34AF" w:rsidP="00CC34AF" w:rsidRDefault="00CC34AF" w14:paraId="7983E577" w14:textId="77777777">
            <w:pPr>
              <w:rPr>
                <w:rFonts w:asciiTheme="majorHAnsi" w:hAnsiTheme="majorHAnsi" w:cstheme="majorHAnsi"/>
                <w:sz w:val="26"/>
                <w:szCs w:val="26"/>
                <w:shd w:val="clear" w:color="auto" w:fill="FFFFFF"/>
                <w:lang w:val="en-US"/>
              </w:rPr>
            </w:pPr>
          </w:p>
        </w:tc>
      </w:tr>
      <w:tr w:rsidRPr="00CC34AF" w:rsidR="00CC34AF" w:rsidTr="60F31A95" w14:paraId="7BAEC41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8A64F1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0F347AF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B5D771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60F31A95" w14:paraId="7C8B0D4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AA651B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5998E65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9C8845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Ấn “Đăng nhập”</w:t>
            </w:r>
          </w:p>
        </w:tc>
      </w:tr>
      <w:tr w:rsidRPr="00CC34AF" w:rsidR="00CC34AF" w:rsidTr="60F31A95" w14:paraId="30A898A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D890B5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0D84415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5CBD73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đã được cấp tài khoản.</w:t>
            </w:r>
          </w:p>
          <w:p w:rsidRPr="00CC34AF" w:rsidR="00CC34AF" w:rsidP="00CC34AF" w:rsidRDefault="00CC34AF" w14:paraId="180C11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đang hoạt động bình thường.</w:t>
            </w:r>
          </w:p>
          <w:p w:rsidRPr="00CC34AF" w:rsidR="00CC34AF" w:rsidP="00CC34AF" w:rsidRDefault="00CC34AF" w14:paraId="22018DC6" w14:textId="77777777">
            <w:pPr>
              <w:rPr>
                <w:rFonts w:asciiTheme="majorHAnsi" w:hAnsiTheme="majorHAnsi" w:cstheme="majorHAnsi"/>
                <w:sz w:val="26"/>
                <w:szCs w:val="26"/>
                <w:shd w:val="clear" w:color="auto" w:fill="FFFFFF"/>
                <w:lang w:val="en-US"/>
              </w:rPr>
            </w:pPr>
          </w:p>
        </w:tc>
      </w:tr>
      <w:tr w:rsidRPr="00CC34AF" w:rsidR="00CC34AF" w:rsidTr="60F31A95" w14:paraId="1140360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EF43F1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0B243C3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826663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được chuyển đến trang chủ (Dashboard) tương ứng với vai trò của mình.</w:t>
            </w:r>
          </w:p>
          <w:p w:rsidRPr="00CC34AF" w:rsidR="00CC34AF" w:rsidP="00CC34AF" w:rsidRDefault="00CC34AF" w14:paraId="442D19B6" w14:textId="77777777">
            <w:pPr>
              <w:rPr>
                <w:rFonts w:asciiTheme="majorHAnsi" w:hAnsiTheme="majorHAnsi" w:cstheme="majorHAnsi"/>
                <w:sz w:val="26"/>
                <w:szCs w:val="26"/>
                <w:shd w:val="clear" w:color="auto" w:fill="FFFFFF"/>
                <w:lang w:val="en-US"/>
              </w:rPr>
            </w:pPr>
          </w:p>
        </w:tc>
      </w:tr>
      <w:tr w:rsidRPr="00CC34AF" w:rsidR="00CC34AF" w:rsidTr="60F31A95" w14:paraId="25E90F3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764AAD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BFBCCB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đăng nhập vào tài khoản thất bại</w:t>
            </w:r>
          </w:p>
        </w:tc>
      </w:tr>
      <w:tr w:rsidRPr="00CC34AF" w:rsidR="00CC34AF" w:rsidTr="60F31A95" w14:paraId="32B4D9C6"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8F9E4E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25CE908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008AC657" w14:textId="333C354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Người dùng truy cập vào địa chỉ web của hệ thống.</w:t>
            </w:r>
          </w:p>
          <w:p w:rsidRPr="00CC34AF" w:rsidR="00CC34AF" w:rsidP="00CC34AF" w:rsidRDefault="00FE74AF" w14:paraId="66E7956D" w14:textId="01A8931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màn hình Đăng nhập.</w:t>
            </w:r>
          </w:p>
          <w:p w:rsidRPr="00CC34AF" w:rsidR="00CC34AF" w:rsidP="00CC34AF" w:rsidRDefault="00F70D98" w14:paraId="5D5C5BAD" w14:textId="3B1F857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3. </w:t>
            </w:r>
            <w:r w:rsidRPr="60F31A95" w:rsidR="00CC34AF">
              <w:rPr>
                <w:rFonts w:asciiTheme="majorHAnsi" w:hAnsiTheme="majorHAnsi" w:cstheme="majorBidi"/>
                <w:sz w:val="26"/>
                <w:szCs w:val="26"/>
                <w:shd w:val="clear" w:color="auto" w:fill="FFFFFF"/>
                <w:lang w:val="en-US"/>
              </w:rPr>
              <w:t> Người dùng nhập `Tên đăng nhập` (Mã nhân viên) và `Mật khẩu`.</w:t>
            </w:r>
          </w:p>
          <w:p w:rsidRPr="00CC34AF" w:rsidR="00CC34AF" w:rsidP="00CC34AF" w:rsidRDefault="00FE74AF" w14:paraId="3B35E26D" w14:textId="4350E5B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Người dùng nhấn nút "Đăng nhập".</w:t>
            </w:r>
          </w:p>
          <w:p w:rsidRPr="00CC34AF" w:rsidR="00CC34AF" w:rsidP="00CC34AF" w:rsidRDefault="00F70D98" w14:paraId="1D3C3CA0" w14:textId="1189E34B">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 Hệ thống kiểm tra tính hợp lệ của dữ liệu nhập (không được để trống).</w:t>
            </w:r>
          </w:p>
          <w:p w:rsidRPr="00CC34AF" w:rsidR="00CC34AF" w:rsidP="00CC34AF" w:rsidRDefault="00FE74AF" w14:paraId="2AEE957A" w14:textId="71E17C1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xác thực thông tin tài khoản với cơ sở dữ liệu.</w:t>
            </w:r>
          </w:p>
          <w:p w:rsidRPr="00CC34AF" w:rsidR="00CC34AF" w:rsidP="00CC34AF" w:rsidRDefault="00FE74AF" w14:paraId="1DE92A83" w14:textId="2D78F82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kiểm tra trạng thái tài khoản (Active/ Lock).</w:t>
            </w:r>
          </w:p>
          <w:p w:rsidRPr="00CC34AF" w:rsidR="00CC34AF" w:rsidP="00CC34AF" w:rsidRDefault="00FE74AF" w14:paraId="1510981E" w14:textId="14D3A24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8</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xác định vai trò của người dùng.</w:t>
            </w:r>
          </w:p>
          <w:p w:rsidRPr="00CC34AF" w:rsidR="00CC34AF" w:rsidP="00CC34AF" w:rsidRDefault="00FE74AF" w14:paraId="38A8770A" w14:textId="5D0EAE06">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9</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chuyển hướng người dùng đến Dashboard tương ứng.</w:t>
            </w:r>
          </w:p>
          <w:p w:rsidRPr="00CC34AF" w:rsidR="00CC34AF" w:rsidP="00CC34AF" w:rsidRDefault="00CC34AF" w14:paraId="31EB80B1" w14:textId="77777777">
            <w:pPr>
              <w:rPr>
                <w:rFonts w:asciiTheme="majorHAnsi" w:hAnsiTheme="majorHAnsi" w:cstheme="majorHAnsi"/>
                <w:sz w:val="26"/>
                <w:szCs w:val="26"/>
                <w:shd w:val="clear" w:color="auto" w:fill="FFFFFF"/>
                <w:lang w:val="en-US"/>
              </w:rPr>
            </w:pPr>
          </w:p>
        </w:tc>
      </w:tr>
      <w:tr w:rsidRPr="00CC34AF" w:rsidR="00CC34AF" w:rsidTr="60F31A95" w14:paraId="1418F50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1341B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00CDF47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8271B1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Đăng nhập khi đã có session</w:t>
            </w:r>
          </w:p>
          <w:p w:rsidRPr="00CC34AF" w:rsidR="00CC34AF" w:rsidP="00893277" w:rsidRDefault="00CC34AF" w14:paraId="0F4645BA" w14:textId="77777777">
            <w:pPr>
              <w:numPr>
                <w:ilvl w:val="0"/>
                <w:numId w:val="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1, Người dùng truy cập trang đăng nhập khi đã có session hợp lệ, </w:t>
            </w:r>
          </w:p>
          <w:p w:rsidRPr="00CC34AF" w:rsidR="00CC34AF" w:rsidP="00893277" w:rsidRDefault="00CC34AF" w14:paraId="15EDBAD4" w14:textId="77777777">
            <w:pPr>
              <w:numPr>
                <w:ilvl w:val="0"/>
                <w:numId w:val="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tự động chuyển hướng vào Dashboard.</w:t>
            </w:r>
          </w:p>
          <w:p w:rsidRPr="00CC34AF" w:rsidR="00CC34AF" w:rsidP="00CC34AF" w:rsidRDefault="00CC34AF" w14:paraId="5C250AB7" w14:textId="77777777">
            <w:pPr>
              <w:rPr>
                <w:rFonts w:asciiTheme="majorHAnsi" w:hAnsiTheme="majorHAnsi" w:cstheme="majorHAnsi"/>
                <w:sz w:val="26"/>
                <w:szCs w:val="26"/>
                <w:shd w:val="clear" w:color="auto" w:fill="FFFFFF"/>
                <w:lang w:val="en-US"/>
              </w:rPr>
            </w:pPr>
          </w:p>
        </w:tc>
      </w:tr>
      <w:tr w:rsidRPr="00CC34AF" w:rsidR="00CC34AF" w:rsidTr="60F31A95" w14:paraId="3A7A11CA"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C7E0D7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AD7D0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6D17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Sai Tên đăng nhập hoặc Mật khẩu</w:t>
            </w:r>
          </w:p>
          <w:p w:rsidRPr="00CC34AF" w:rsidR="00CC34AF" w:rsidP="00893277" w:rsidRDefault="00CC34AF" w14:paraId="5831FC5F" w14:textId="77777777">
            <w:pPr>
              <w:numPr>
                <w:ilvl w:val="0"/>
                <w:numId w:val="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6, hệ thống kiểm tra thông tin không khớp.</w:t>
            </w:r>
          </w:p>
          <w:p w:rsidRPr="00CC34AF" w:rsidR="00CC34AF" w:rsidP="00893277" w:rsidRDefault="00CC34AF" w14:paraId="10ABAF04" w14:textId="77777777">
            <w:pPr>
              <w:numPr>
                <w:ilvl w:val="0"/>
                <w:numId w:val="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"Tên đăng nhập hoặc mật khẩu không đúng".</w:t>
            </w:r>
          </w:p>
          <w:p w:rsidRPr="00CC34AF" w:rsidR="00CC34AF" w:rsidP="00893277" w:rsidRDefault="00CC34AF" w14:paraId="2565F283" w14:textId="77777777">
            <w:pPr>
              <w:numPr>
                <w:ilvl w:val="0"/>
                <w:numId w:val="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về bước 3</w:t>
            </w:r>
          </w:p>
          <w:p w:rsidRPr="00CC34AF" w:rsidR="00CC34AF" w:rsidP="00CC34AF" w:rsidRDefault="00CC34AF" w14:paraId="53155F0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Tài khoản bị khóa</w:t>
            </w:r>
          </w:p>
          <w:p w:rsidRPr="00CC34AF" w:rsidR="00CC34AF" w:rsidP="00893277" w:rsidRDefault="00CC34AF" w14:paraId="75ECA99F" w14:textId="77777777">
            <w:pPr>
              <w:numPr>
                <w:ilvl w:val="0"/>
                <w:numId w:val="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7, nếu tài khoản bị khóa, </w:t>
            </w:r>
          </w:p>
          <w:p w:rsidRPr="00CC34AF" w:rsidR="00CC34AF" w:rsidP="00893277" w:rsidRDefault="00CC34AF" w14:paraId="13343D8A" w14:textId="77777777">
            <w:pPr>
              <w:numPr>
                <w:ilvl w:val="0"/>
                <w:numId w:val="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"Tài khoản của bạn đã bị khóa. Vui lòng liên hệ Quản trị viên".</w:t>
            </w:r>
          </w:p>
          <w:p w:rsidRPr="00CC34AF" w:rsidR="00CC34AF" w:rsidP="00CC34AF" w:rsidRDefault="00CC34AF" w14:paraId="5629858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E3: Không hợp lệ Tên đăng nhập hoặc Mật khẩu</w:t>
            </w:r>
          </w:p>
          <w:p w:rsidRPr="00CC34AF" w:rsidR="00CC34AF" w:rsidP="00893277" w:rsidRDefault="00CC34AF" w14:paraId="11F3DD24" w14:textId="77777777">
            <w:pPr>
              <w:numPr>
                <w:ilvl w:val="0"/>
                <w:numId w:val="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kiểm tra không hợp lệ</w:t>
            </w:r>
          </w:p>
          <w:p w:rsidRPr="00CC34AF" w:rsidR="00CC34AF" w:rsidP="00893277" w:rsidRDefault="00CC34AF" w14:paraId="53776CCB" w14:textId="77777777">
            <w:pPr>
              <w:numPr>
                <w:ilvl w:val="0"/>
                <w:numId w:val="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“Vui lòng nhập tên đăng nhập và mật khẩu hợp lệ”</w:t>
            </w:r>
          </w:p>
          <w:p w:rsidRPr="00CC34AF" w:rsidR="00CC34AF" w:rsidP="00893277" w:rsidRDefault="00CC34AF" w14:paraId="279582DC" w14:textId="77777777">
            <w:pPr>
              <w:numPr>
                <w:ilvl w:val="0"/>
                <w:numId w:val="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bước 3</w:t>
            </w:r>
          </w:p>
          <w:p w:rsidRPr="00CC34AF" w:rsidR="00CC34AF" w:rsidP="00CC34AF" w:rsidRDefault="00CC34AF" w14:paraId="2DCA06F8" w14:textId="77777777">
            <w:pPr>
              <w:rPr>
                <w:rFonts w:asciiTheme="majorHAnsi" w:hAnsiTheme="majorHAnsi" w:cstheme="majorHAnsi"/>
                <w:sz w:val="26"/>
                <w:szCs w:val="26"/>
                <w:shd w:val="clear" w:color="auto" w:fill="FFFFFF"/>
                <w:lang w:val="en-US"/>
              </w:rPr>
            </w:pPr>
          </w:p>
        </w:tc>
      </w:tr>
    </w:tbl>
    <w:p w:rsidRPr="00CC34AF" w:rsidR="00CC34AF" w:rsidP="00CC34AF" w:rsidRDefault="00CC34AF" w14:paraId="780946F9" w14:textId="77777777">
      <w:pPr>
        <w:rPr>
          <w:rFonts w:asciiTheme="majorHAnsi" w:hAnsiTheme="majorHAnsi" w:cstheme="majorHAnsi"/>
          <w:sz w:val="26"/>
          <w:szCs w:val="26"/>
          <w:shd w:val="clear" w:color="auto" w:fill="FFFFFF"/>
          <w:lang w:val="en-US"/>
        </w:rPr>
      </w:pPr>
    </w:p>
    <w:p w:rsidRPr="00CC34AF" w:rsidR="00CC34AF" w:rsidP="3FEEB204" w:rsidRDefault="65321137" w14:paraId="46AD8648" w14:textId="369CA643">
      <w:pPr>
        <w:pStyle w:val="Heading3"/>
        <w:rPr>
          <w:sz w:val="26"/>
          <w:szCs w:val="26"/>
          <w:lang w:val="en-US"/>
        </w:rPr>
      </w:pPr>
      <w:bookmarkStart w:name="_Toc223525289" w:id="43"/>
      <w:r w:rsidRPr="65321137">
        <w:rPr>
          <w:lang w:val="en-US"/>
        </w:rPr>
        <w:t>4.2. Use Case: Đăng xuất</w:t>
      </w:r>
      <w:bookmarkEnd w:id="43"/>
    </w:p>
    <w:tbl>
      <w:tblPr>
        <w:tblW w:w="0" w:type="auto"/>
        <w:tblCellMar>
          <w:top w:w="15" w:type="dxa"/>
          <w:left w:w="15" w:type="dxa"/>
          <w:bottom w:w="15" w:type="dxa"/>
          <w:right w:w="15" w:type="dxa"/>
        </w:tblCellMar>
        <w:tblLook w:val="04A0" w:firstRow="1" w:lastRow="0" w:firstColumn="1" w:lastColumn="0" w:noHBand="0" w:noVBand="1"/>
      </w:tblPr>
      <w:tblGrid>
        <w:gridCol w:w="2266"/>
        <w:gridCol w:w="6501"/>
      </w:tblGrid>
      <w:tr w:rsidRPr="00CC34AF" w:rsidR="00CC34AF" w:rsidTr="4DDEC854" w14:paraId="4DB91653"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0A055286" w14:textId="77777777">
            <w:pPr>
              <w:rPr>
                <w:rFonts w:asciiTheme="majorHAnsi" w:hAnsiTheme="majorHAnsi" w:cstheme="majorBidi"/>
                <w:b/>
                <w:sz w:val="26"/>
                <w:szCs w:val="26"/>
                <w:highlight w:val="lightGray"/>
                <w:shd w:val="clear" w:color="auto" w:fill="FFFFFF"/>
              </w:rPr>
            </w:pPr>
            <w:r w:rsidRPr="00F84D6C">
              <w:rPr>
                <w:rFonts w:asciiTheme="majorHAnsi" w:hAnsiTheme="majorHAnsi" w:cstheme="majorBidi"/>
                <w:b/>
                <w:sz w:val="26"/>
                <w:szCs w:val="26"/>
                <w:highlight w:val="lightGray"/>
                <w:shd w:val="clear" w:color="auto" w:fill="FFFFFF"/>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093B9468" w14:textId="77777777">
            <w:pPr>
              <w:rPr>
                <w:rFonts w:asciiTheme="majorHAnsi" w:hAnsiTheme="majorHAnsi" w:cstheme="majorBidi"/>
                <w:b/>
                <w:sz w:val="26"/>
                <w:szCs w:val="26"/>
                <w:highlight w:val="lightGray"/>
                <w:shd w:val="clear" w:color="auto" w:fill="FFFFFF"/>
              </w:rPr>
            </w:pPr>
            <w:r w:rsidRPr="00F84D6C">
              <w:rPr>
                <w:rFonts w:asciiTheme="majorHAnsi" w:hAnsiTheme="majorHAnsi" w:cstheme="majorBidi"/>
                <w:b/>
                <w:sz w:val="26"/>
                <w:szCs w:val="26"/>
                <w:highlight w:val="lightGray"/>
                <w:shd w:val="clear" w:color="auto" w:fill="FFFFFF"/>
              </w:rPr>
              <w:t>Đăng xuất</w:t>
            </w:r>
          </w:p>
        </w:tc>
      </w:tr>
      <w:tr w:rsidRPr="00CC34AF" w:rsidR="00CC34AF" w:rsidTr="4E8E965E" w14:paraId="24037B3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9A3F00"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6FBC77"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Quản trị viên, Cán bộ TCCB, Cán bộ TCKT, Cán bộ nhân sự</w:t>
            </w:r>
          </w:p>
          <w:p w:rsidRPr="00CC34AF" w:rsidR="00CC34AF" w:rsidP="00CC34AF" w:rsidRDefault="00CC34AF" w14:paraId="019DF66E" w14:textId="77777777">
            <w:pPr>
              <w:rPr>
                <w:rFonts w:asciiTheme="majorHAnsi" w:hAnsiTheme="majorHAnsi" w:cstheme="majorHAnsi"/>
                <w:sz w:val="26"/>
                <w:szCs w:val="26"/>
                <w:shd w:val="clear" w:color="auto" w:fill="FFFFFF"/>
              </w:rPr>
            </w:pPr>
          </w:p>
        </w:tc>
      </w:tr>
      <w:tr w:rsidRPr="00CC34AF" w:rsidR="00CC34AF" w:rsidTr="4E8E965E" w14:paraId="2FAEE6B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9B52CA"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5C3D1E2"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Cho phép người dùng thoát khỏi phiên làm việc hiện tại một cách an toàn. </w:t>
            </w:r>
          </w:p>
          <w:p w:rsidRPr="00CC34AF" w:rsidR="00CC34AF" w:rsidP="00CC34AF" w:rsidRDefault="00CC34AF" w14:paraId="045799AB" w14:textId="77777777">
            <w:pPr>
              <w:rPr>
                <w:rFonts w:asciiTheme="majorHAnsi" w:hAnsiTheme="majorHAnsi" w:cstheme="majorHAnsi"/>
                <w:sz w:val="26"/>
                <w:szCs w:val="26"/>
                <w:shd w:val="clear" w:color="auto" w:fill="FFFFFF"/>
              </w:rPr>
            </w:pPr>
          </w:p>
        </w:tc>
      </w:tr>
      <w:tr w:rsidRPr="00CC34AF" w:rsidR="00CC34AF" w:rsidTr="4E8E965E" w14:paraId="7FA0BA6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3D62A7C"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Mức độ ưu tiên</w:t>
            </w:r>
          </w:p>
          <w:p w:rsidRPr="00CC34AF" w:rsidR="00CC34AF" w:rsidP="00CC34AF" w:rsidRDefault="00CC34AF" w14:paraId="2A28CABD"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9F67984"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Bắt buộc</w:t>
            </w:r>
          </w:p>
        </w:tc>
      </w:tr>
      <w:tr w:rsidRPr="00CC34AF" w:rsidR="00CC34AF" w:rsidTr="4E8E965E" w14:paraId="7749BDF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41B1E23"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Điều kiện kích hoạt</w:t>
            </w:r>
          </w:p>
          <w:p w:rsidRPr="00CC34AF" w:rsidR="00CC34AF" w:rsidP="00CC34AF" w:rsidRDefault="00CC34AF" w14:paraId="2F600B25"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984989"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Ấn “Đăng xuất”</w:t>
            </w:r>
          </w:p>
        </w:tc>
      </w:tr>
      <w:tr w:rsidRPr="00CC34AF" w:rsidR="00CC34AF" w:rsidTr="4E8E965E" w14:paraId="23A75C2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30AC670"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Điều kiện tiên quyết</w:t>
            </w:r>
          </w:p>
          <w:p w:rsidRPr="00CC34AF" w:rsidR="00CC34AF" w:rsidP="00CC34AF" w:rsidRDefault="00CC34AF" w14:paraId="2F6B989F"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DCACEBF"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Người dùng đang trong phiên đăng nhập hợp lệ.</w:t>
            </w:r>
          </w:p>
          <w:p w:rsidRPr="00CC34AF" w:rsidR="00CC34AF" w:rsidP="00CC34AF" w:rsidRDefault="00CC34AF" w14:paraId="786A5E0F" w14:textId="77777777">
            <w:pPr>
              <w:rPr>
                <w:rFonts w:asciiTheme="majorHAnsi" w:hAnsiTheme="majorHAnsi" w:cstheme="majorHAnsi"/>
                <w:sz w:val="26"/>
                <w:szCs w:val="26"/>
                <w:shd w:val="clear" w:color="auto" w:fill="FFFFFF"/>
              </w:rPr>
            </w:pPr>
          </w:p>
        </w:tc>
      </w:tr>
      <w:tr w:rsidRPr="00CC34AF" w:rsidR="00CC34AF" w:rsidTr="4E8E965E" w14:paraId="7E3B520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68679C3"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Điều kiện thành công</w:t>
            </w:r>
          </w:p>
          <w:p w:rsidRPr="00CC34AF" w:rsidR="00CC34AF" w:rsidP="00CC34AF" w:rsidRDefault="00CC34AF" w14:paraId="4FFA1FE1"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A5E61C"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Phiên làm việc bị hủy bỏ.</w:t>
            </w:r>
          </w:p>
          <w:p w:rsidRPr="00CC34AF" w:rsidR="00CC34AF" w:rsidP="00CC34AF" w:rsidRDefault="00CC34AF" w14:paraId="7C79A52C"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Người dùng được chuyển về màn hình Đăng nhập.</w:t>
            </w:r>
          </w:p>
          <w:p w:rsidRPr="00CC34AF" w:rsidR="00CC34AF" w:rsidP="00CC34AF" w:rsidRDefault="00CC34AF" w14:paraId="61C2837E" w14:textId="77777777">
            <w:pPr>
              <w:rPr>
                <w:rFonts w:asciiTheme="majorHAnsi" w:hAnsiTheme="majorHAnsi" w:cstheme="majorHAnsi"/>
                <w:sz w:val="26"/>
                <w:szCs w:val="26"/>
                <w:shd w:val="clear" w:color="auto" w:fill="FFFFFF"/>
              </w:rPr>
            </w:pPr>
          </w:p>
        </w:tc>
      </w:tr>
      <w:tr w:rsidRPr="00CC34AF" w:rsidR="00CC34AF" w:rsidTr="4E8E965E" w14:paraId="0EA604B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4C623BE"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056042C"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Không có</w:t>
            </w:r>
          </w:p>
          <w:p w:rsidRPr="00CC34AF" w:rsidR="00CC34AF" w:rsidP="00CC34AF" w:rsidRDefault="00CC34AF" w14:paraId="7EEABEC8" w14:textId="77777777">
            <w:pPr>
              <w:rPr>
                <w:rFonts w:asciiTheme="majorHAnsi" w:hAnsiTheme="majorHAnsi" w:cstheme="majorHAnsi"/>
                <w:sz w:val="26"/>
                <w:szCs w:val="26"/>
                <w:shd w:val="clear" w:color="auto" w:fill="FFFFFF"/>
              </w:rPr>
            </w:pPr>
          </w:p>
        </w:tc>
      </w:tr>
      <w:tr w:rsidRPr="00CC34AF" w:rsidR="00CC34AF" w:rsidTr="4E8E965E" w14:paraId="7BB8C669"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0F53F8"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Luồng sự kiện chính</w:t>
            </w:r>
          </w:p>
          <w:p w:rsidRPr="00CC34AF" w:rsidR="00CC34AF" w:rsidP="00CC34AF" w:rsidRDefault="00CC34AF" w14:paraId="71151E1E"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52315A9C" w14:textId="2B3F690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 xml:space="preserve">1. </w:t>
            </w:r>
            <w:r w:rsidRPr="60F31A95" w:rsidR="00CC34AF">
              <w:rPr>
                <w:rFonts w:asciiTheme="majorHAnsi" w:hAnsiTheme="majorHAnsi" w:cstheme="majorBidi"/>
                <w:sz w:val="26"/>
                <w:szCs w:val="26"/>
                <w:shd w:val="clear" w:color="auto" w:fill="FFFFFF"/>
              </w:rPr>
              <w:t>Người dùng chọn "Đăng xuất".</w:t>
            </w:r>
          </w:p>
          <w:p w:rsidRPr="00CC34AF" w:rsidR="00CC34AF" w:rsidP="00CC34AF" w:rsidRDefault="00FE74AF" w14:paraId="4A6DFA4C" w14:textId="40E39052">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2</w:t>
            </w:r>
            <w:r w:rsidRPr="60F31A95" w:rsidR="00F70D98">
              <w:rPr>
                <w:rFonts w:asciiTheme="majorHAnsi" w:hAnsiTheme="majorHAnsi" w:cstheme="majorBidi"/>
                <w:sz w:val="26"/>
                <w:szCs w:val="26"/>
                <w:shd w:val="clear" w:color="auto" w:fill="FFFFFF"/>
              </w:rPr>
              <w:t xml:space="preserve">. </w:t>
            </w:r>
            <w:r w:rsidRPr="60F31A95" w:rsidR="00CC34AF">
              <w:rPr>
                <w:rFonts w:asciiTheme="majorHAnsi" w:hAnsiTheme="majorHAnsi" w:cstheme="majorBidi"/>
                <w:sz w:val="26"/>
                <w:szCs w:val="26"/>
                <w:shd w:val="clear" w:color="auto" w:fill="FFFFFF"/>
              </w:rPr>
              <w:t>Hệ thống yêu cầu xác nhận đăng xuất</w:t>
            </w:r>
          </w:p>
          <w:p w:rsidRPr="00CC34AF" w:rsidR="00CC34AF" w:rsidP="00CC34AF" w:rsidRDefault="00FE74AF" w14:paraId="78281776" w14:textId="75247D9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3</w:t>
            </w:r>
            <w:r w:rsidRPr="60F31A95" w:rsidR="00F70D98">
              <w:rPr>
                <w:rFonts w:asciiTheme="majorHAnsi" w:hAnsiTheme="majorHAnsi" w:cstheme="majorBidi"/>
                <w:sz w:val="26"/>
                <w:szCs w:val="26"/>
                <w:shd w:val="clear" w:color="auto" w:fill="FFFFFF"/>
              </w:rPr>
              <w:t xml:space="preserve">. </w:t>
            </w:r>
            <w:r w:rsidRPr="60F31A95" w:rsidR="00CC34AF">
              <w:rPr>
                <w:rFonts w:asciiTheme="majorHAnsi" w:hAnsiTheme="majorHAnsi" w:cstheme="majorBidi"/>
                <w:sz w:val="26"/>
                <w:szCs w:val="26"/>
                <w:shd w:val="clear" w:color="auto" w:fill="FFFFFF"/>
              </w:rPr>
              <w:t>Người dùng xác nhận đăng xuất.</w:t>
            </w:r>
          </w:p>
          <w:p w:rsidRPr="00CC34AF" w:rsidR="00CC34AF" w:rsidP="00CC34AF" w:rsidRDefault="00FE74AF" w14:paraId="3519129D" w14:textId="13F307F6">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rPr>
              <w:t xml:space="preserve">. </w:t>
            </w:r>
            <w:r w:rsidRPr="60F31A95" w:rsidR="00CC34AF">
              <w:rPr>
                <w:rFonts w:asciiTheme="majorHAnsi" w:hAnsiTheme="majorHAnsi" w:cstheme="majorBidi"/>
                <w:sz w:val="26"/>
                <w:szCs w:val="26"/>
                <w:shd w:val="clear" w:color="auto" w:fill="FFFFFF"/>
              </w:rPr>
              <w:t>Hệ thống hủy session hiện tại.</w:t>
            </w:r>
          </w:p>
          <w:p w:rsidRPr="00CC34AF" w:rsidR="00CC34AF" w:rsidP="00CC34AF" w:rsidRDefault="00CC34AF" w14:paraId="1DEBD78C" w14:textId="6D8536D1">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5. Hệ thống chuyển hướng về trang Đăng nhập.</w:t>
            </w:r>
          </w:p>
        </w:tc>
      </w:tr>
      <w:tr w:rsidRPr="00CC34AF" w:rsidR="00CC34AF" w:rsidTr="4E8E965E" w14:paraId="23FCCBD4" w14:textId="77777777">
        <w:trPr>
          <w:trHeight w:val="160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AA09EF4"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Luồng sự kiện thay thế</w:t>
            </w:r>
          </w:p>
          <w:p w:rsidRPr="00CC34AF" w:rsidR="00CC34AF" w:rsidP="00CC34AF" w:rsidRDefault="00CC34AF" w14:paraId="7EFEFDBC"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7590252" w14:textId="77777777">
            <w:pPr>
              <w:rPr>
                <w:rFonts w:asciiTheme="majorHAnsi" w:hAnsiTheme="majorHAnsi" w:cstheme="majorBidi"/>
                <w:sz w:val="26"/>
                <w:szCs w:val="26"/>
                <w:shd w:val="clear" w:color="auto" w:fill="FFFFFF"/>
              </w:rPr>
            </w:pPr>
            <w:r w:rsidRPr="60F31A95">
              <w:rPr>
                <w:rFonts w:asciiTheme="majorHAnsi" w:hAnsiTheme="majorHAnsi" w:cstheme="majorBidi"/>
                <w:b/>
                <w:sz w:val="26"/>
                <w:szCs w:val="26"/>
                <w:shd w:val="clear" w:color="auto" w:fill="FFFFFF"/>
              </w:rPr>
              <w:t>A1: Đăng xuất tự động</w:t>
            </w:r>
          </w:p>
          <w:p w:rsidRPr="00CC34AF" w:rsidR="00CC34AF" w:rsidP="00CC34AF" w:rsidRDefault="00F70D98" w14:paraId="4CBAC25B" w14:textId="1DD5705F">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lang w:val="en-US"/>
              </w:rPr>
              <w:t>1</w:t>
            </w:r>
            <w:r w:rsidRPr="60F31A95">
              <w:rPr>
                <w:rFonts w:asciiTheme="majorHAnsi" w:hAnsiTheme="majorHAnsi" w:cstheme="majorBidi"/>
                <w:sz w:val="26"/>
                <w:szCs w:val="26"/>
                <w:shd w:val="clear" w:color="auto" w:fill="FFFFFF"/>
              </w:rPr>
              <w:t xml:space="preserve">. </w:t>
            </w:r>
            <w:r w:rsidRPr="60F31A95" w:rsidR="00CC34AF">
              <w:rPr>
                <w:rFonts w:asciiTheme="majorHAnsi" w:hAnsiTheme="majorHAnsi" w:cstheme="majorBidi"/>
                <w:sz w:val="26"/>
                <w:szCs w:val="26"/>
                <w:shd w:val="clear" w:color="auto" w:fill="FFFFFF"/>
              </w:rPr>
              <w:t> Hệ thống giám sát thời gian không hoạt động của người dùng.</w:t>
            </w:r>
          </w:p>
          <w:p w:rsidRPr="00CC34AF" w:rsidR="00CC34AF" w:rsidP="00CC34AF" w:rsidRDefault="003934C4" w14:paraId="33BEEA3C" w14:textId="2044B5FB">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rPr>
              <w:t xml:space="preserve">. </w:t>
            </w:r>
            <w:r w:rsidRPr="60F31A95" w:rsidR="00CC34AF">
              <w:rPr>
                <w:rFonts w:asciiTheme="majorHAnsi" w:hAnsiTheme="majorHAnsi" w:cstheme="majorBidi"/>
                <w:sz w:val="26"/>
                <w:szCs w:val="26"/>
                <w:shd w:val="clear" w:color="auto" w:fill="FFFFFF"/>
              </w:rPr>
              <w:t xml:space="preserve"> Nếu thời gian idle vượt quá </w:t>
            </w:r>
            <w:r w:rsidRPr="60F31A95" w:rsidR="00CC34AF">
              <w:rPr>
                <w:rFonts w:asciiTheme="majorHAnsi" w:hAnsiTheme="majorHAnsi" w:cstheme="majorBidi"/>
                <w:b/>
                <w:sz w:val="26"/>
                <w:szCs w:val="26"/>
                <w:shd w:val="clear" w:color="auto" w:fill="FFFFFF"/>
              </w:rPr>
              <w:t>30 phút</w:t>
            </w:r>
          </w:p>
          <w:p w:rsidRPr="00CC34AF" w:rsidR="00CC34AF" w:rsidP="00CC34AF" w:rsidRDefault="003934C4" w14:paraId="3E2CDD15" w14:textId="070628A1">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rPr>
              <w:t xml:space="preserve">. </w:t>
            </w:r>
            <w:r w:rsidRPr="60F31A95" w:rsidR="00CC34AF">
              <w:rPr>
                <w:rFonts w:asciiTheme="majorHAnsi" w:hAnsiTheme="majorHAnsi" w:cstheme="majorBidi"/>
                <w:sz w:val="26"/>
                <w:szCs w:val="26"/>
                <w:shd w:val="clear" w:color="auto" w:fill="FFFFFF"/>
              </w:rPr>
              <w:t> Hệ thống tự động hủy session.</w:t>
            </w:r>
          </w:p>
          <w:p w:rsidRPr="00CC34AF" w:rsidR="00CC34AF" w:rsidP="00CC34AF" w:rsidRDefault="003934C4" w14:paraId="5A2A4DF0" w14:textId="2B535761">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4</w:t>
            </w:r>
            <w:r w:rsidRPr="60F31A95" w:rsidR="00F70D98">
              <w:rPr>
                <w:rFonts w:asciiTheme="majorHAnsi" w:hAnsiTheme="majorHAnsi" w:cstheme="majorBidi"/>
                <w:sz w:val="26"/>
                <w:szCs w:val="26"/>
                <w:shd w:val="clear" w:color="auto" w:fill="FFFFFF"/>
              </w:rPr>
              <w:t xml:space="preserve">. </w:t>
            </w:r>
            <w:r w:rsidRPr="60F31A95" w:rsidR="00CC34AF">
              <w:rPr>
                <w:rFonts w:asciiTheme="majorHAnsi" w:hAnsiTheme="majorHAnsi" w:cstheme="majorBidi"/>
                <w:sz w:val="26"/>
                <w:szCs w:val="26"/>
                <w:shd w:val="clear" w:color="auto" w:fill="FFFFFF"/>
              </w:rPr>
              <w:t> Hệ thống hiển thị thông báo "Phiên làm việc đã hết hạn" và chuyển về trang Đăng nhập.</w:t>
            </w:r>
          </w:p>
        </w:tc>
      </w:tr>
      <w:tr w:rsidRPr="00CC34AF" w:rsidR="00CC34AF" w:rsidTr="4E8E965E" w14:paraId="42724045"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243D1D"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Luồng sự kiện ngoại lệ</w:t>
            </w:r>
          </w:p>
          <w:p w:rsidRPr="00CC34AF" w:rsidR="00CC34AF" w:rsidP="00CC34AF" w:rsidRDefault="00CC34AF" w14:paraId="6D4944BE"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DF2A9B" w14:textId="77777777">
            <w:pPr>
              <w:rPr>
                <w:rFonts w:asciiTheme="majorHAnsi" w:hAnsiTheme="majorHAnsi" w:cstheme="majorBidi"/>
                <w:sz w:val="26"/>
                <w:szCs w:val="26"/>
                <w:shd w:val="clear" w:color="auto" w:fill="FFFFFF"/>
              </w:rPr>
            </w:pPr>
            <w:r w:rsidRPr="60F31A95">
              <w:rPr>
                <w:rFonts w:asciiTheme="majorHAnsi" w:hAnsiTheme="majorHAnsi" w:cstheme="majorBidi"/>
                <w:sz w:val="26"/>
                <w:szCs w:val="26"/>
                <w:shd w:val="clear" w:color="auto" w:fill="FFFFFF"/>
              </w:rPr>
              <w:t>Không có</w:t>
            </w:r>
          </w:p>
        </w:tc>
      </w:tr>
    </w:tbl>
    <w:p w:rsidRPr="00CC34AF" w:rsidR="00CC34AF" w:rsidP="00CC34AF" w:rsidRDefault="00CC34AF" w14:paraId="3418673E" w14:textId="77777777">
      <w:pPr>
        <w:rPr>
          <w:rFonts w:asciiTheme="majorHAnsi" w:hAnsiTheme="majorHAnsi" w:cstheme="majorHAnsi"/>
          <w:sz w:val="26"/>
          <w:szCs w:val="26"/>
          <w:shd w:val="clear" w:color="auto" w:fill="FFFFFF"/>
          <w:lang w:val="en-US"/>
        </w:rPr>
      </w:pPr>
    </w:p>
    <w:p w:rsidRPr="00CC34AF" w:rsidR="00CC34AF" w:rsidP="3FEEB204" w:rsidRDefault="65321137" w14:paraId="7BFD1F22" w14:textId="707B5D47">
      <w:pPr>
        <w:pStyle w:val="Heading3"/>
        <w:rPr>
          <w:sz w:val="26"/>
          <w:szCs w:val="26"/>
          <w:lang w:val="en-US"/>
        </w:rPr>
      </w:pPr>
      <w:bookmarkStart w:name="_Toc223525290" w:id="44"/>
      <w:r w:rsidRPr="65321137">
        <w:rPr>
          <w:lang w:val="en-US"/>
        </w:rPr>
        <w:t xml:space="preserve">4.3. Use Case: Đổi mật </w:t>
      </w:r>
      <w:r w:rsidRPr="004B75A7">
        <w:t>khẩu</w:t>
      </w:r>
      <w:bookmarkEnd w:id="44"/>
    </w:p>
    <w:tbl>
      <w:tblPr>
        <w:tblW w:w="0" w:type="auto"/>
        <w:tblCellMar>
          <w:top w:w="15" w:type="dxa"/>
          <w:left w:w="15" w:type="dxa"/>
          <w:bottom w:w="15" w:type="dxa"/>
          <w:right w:w="15" w:type="dxa"/>
        </w:tblCellMar>
        <w:tblLook w:val="04A0" w:firstRow="1" w:lastRow="0" w:firstColumn="1" w:lastColumn="0" w:noHBand="0" w:noVBand="1"/>
      </w:tblPr>
      <w:tblGrid>
        <w:gridCol w:w="2145"/>
        <w:gridCol w:w="6622"/>
      </w:tblGrid>
      <w:tr w:rsidRPr="00CC34AF" w:rsidR="00CC34AF" w:rsidTr="734AF542" w14:paraId="351204BA"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38A045FA" w14:textId="77777777">
            <w:pPr>
              <w:rPr>
                <w:rFonts w:asciiTheme="majorHAnsi" w:hAnsiTheme="majorHAnsi" w:cstheme="majorBidi"/>
                <w:b/>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77A94D93" w14:textId="77777777">
            <w:pPr>
              <w:rPr>
                <w:rFonts w:asciiTheme="majorHAnsi" w:hAnsiTheme="majorHAnsi" w:cstheme="majorBidi"/>
                <w:b/>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Đổi mật khẩu</w:t>
            </w:r>
          </w:p>
        </w:tc>
      </w:tr>
      <w:tr w:rsidRPr="00CC34AF" w:rsidR="00CC34AF" w:rsidTr="734AF542" w14:paraId="0E4C100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F4C250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734F54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Cán bộ TCCB, Cán bộ TCKT, Cán bộ nhân sự</w:t>
            </w:r>
          </w:p>
          <w:p w:rsidRPr="00CC34AF" w:rsidR="00CC34AF" w:rsidP="00CC34AF" w:rsidRDefault="00CC34AF" w14:paraId="45B36590" w14:textId="77777777">
            <w:pPr>
              <w:rPr>
                <w:rFonts w:asciiTheme="majorHAnsi" w:hAnsiTheme="majorHAnsi" w:cstheme="majorHAnsi"/>
                <w:sz w:val="26"/>
                <w:szCs w:val="26"/>
                <w:shd w:val="clear" w:color="auto" w:fill="FFFFFF"/>
                <w:lang w:val="en-US"/>
              </w:rPr>
            </w:pPr>
          </w:p>
        </w:tc>
      </w:tr>
      <w:tr w:rsidRPr="00CC34AF" w:rsidR="00CC34AF" w:rsidTr="734AF542" w14:paraId="7CEE066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70F46F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0223F9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người dùng đã đăng nhập thay đổi mật khẩu hiện tại sang một mật khẩu mới để tăng cường bảo mật.</w:t>
            </w:r>
          </w:p>
        </w:tc>
      </w:tr>
      <w:tr w:rsidRPr="00CC34AF" w:rsidR="00CC34AF" w:rsidTr="734AF542" w14:paraId="0A33BC0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2787E0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7386A5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F7803B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734AF542" w14:paraId="5C39BEF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DC140F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79E7320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5781E9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Ấn “Đổi mật khẩu”</w:t>
            </w:r>
          </w:p>
        </w:tc>
      </w:tr>
      <w:tr w:rsidRPr="00CC34AF" w:rsidR="00CC34AF" w:rsidTr="734AF542" w14:paraId="3B5E31C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61356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24B429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C46198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đang đăng nhập hệ thống.</w:t>
            </w:r>
          </w:p>
          <w:p w:rsidRPr="00CC34AF" w:rsidR="00CC34AF" w:rsidP="00CC34AF" w:rsidRDefault="00CC34AF" w14:paraId="284D5FBA" w14:textId="77777777">
            <w:pPr>
              <w:rPr>
                <w:rFonts w:asciiTheme="majorHAnsi" w:hAnsiTheme="majorHAnsi" w:cstheme="majorHAnsi"/>
                <w:sz w:val="26"/>
                <w:szCs w:val="26"/>
                <w:shd w:val="clear" w:color="auto" w:fill="FFFFFF"/>
                <w:lang w:val="en-US"/>
              </w:rPr>
            </w:pPr>
          </w:p>
        </w:tc>
      </w:tr>
      <w:tr w:rsidRPr="00CC34AF" w:rsidR="00CC34AF" w:rsidTr="734AF542" w14:paraId="17A1A13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7A82C2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79B3C3D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06CF4D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Mật khẩu được đổi thành công</w:t>
            </w:r>
          </w:p>
          <w:p w:rsidRPr="00CC34AF" w:rsidR="00CC34AF" w:rsidP="00CC34AF" w:rsidRDefault="00CC34AF" w14:paraId="6EFA692C" w14:textId="77777777">
            <w:pPr>
              <w:rPr>
                <w:rFonts w:asciiTheme="majorHAnsi" w:hAnsiTheme="majorHAnsi" w:cstheme="majorHAnsi"/>
                <w:sz w:val="26"/>
                <w:szCs w:val="26"/>
                <w:shd w:val="clear" w:color="auto" w:fill="FFFFFF"/>
                <w:lang w:val="en-US"/>
              </w:rPr>
            </w:pPr>
          </w:p>
        </w:tc>
      </w:tr>
      <w:tr w:rsidRPr="00CC34AF" w:rsidR="00CC34AF" w:rsidTr="734AF542" w14:paraId="100C857B" w14:textId="77777777">
        <w:trPr>
          <w:trHeight w:val="63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B387E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870EA6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Đổi mật khẩu thất bại</w:t>
            </w:r>
          </w:p>
          <w:p w:rsidRPr="00CC34AF" w:rsidR="00CC34AF" w:rsidP="00CC34AF" w:rsidRDefault="00CC34AF" w14:paraId="5EDE4511" w14:textId="77777777">
            <w:pPr>
              <w:rPr>
                <w:rFonts w:asciiTheme="majorHAnsi" w:hAnsiTheme="majorHAnsi" w:cstheme="majorHAnsi"/>
                <w:sz w:val="26"/>
                <w:szCs w:val="26"/>
                <w:shd w:val="clear" w:color="auto" w:fill="FFFFFF"/>
                <w:lang w:val="en-US"/>
              </w:rPr>
            </w:pPr>
          </w:p>
        </w:tc>
      </w:tr>
      <w:tr w:rsidRPr="00CC34AF" w:rsidR="00CC34AF" w:rsidTr="734AF542" w14:paraId="19AFFE76"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696D2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268DC7E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283B25D0" w14:textId="01A7B1CF">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Người dùng chọn "Đổi mật khẩu".</w:t>
            </w:r>
          </w:p>
          <w:p w:rsidRPr="00CC34AF" w:rsidR="00CC34AF" w:rsidP="00CC34AF" w:rsidRDefault="003859AE" w14:paraId="0026732F" w14:textId="58F6730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các trường thông tin: Mật khẩu cũ, mật khẩu mới, xác nhận mật khẩu mới</w:t>
            </w:r>
          </w:p>
          <w:p w:rsidRPr="00CC34AF" w:rsidR="00CC34AF" w:rsidP="00CC34AF" w:rsidRDefault="003859AE" w14:paraId="5E1D84A6" w14:textId="308427C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Người dùng nhập dữ liệu.</w:t>
            </w:r>
          </w:p>
          <w:p w:rsidRPr="00CC34AF" w:rsidR="00CC34AF" w:rsidP="00CC34AF" w:rsidRDefault="003859AE" w14:paraId="2D76C573" w14:textId="4F5FFD4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yêu cầu xác nhận.</w:t>
            </w:r>
          </w:p>
          <w:p w:rsidRPr="00CC34AF" w:rsidR="00CC34AF" w:rsidP="00CC34AF" w:rsidRDefault="00F70D98" w14:paraId="40819948" w14:textId="195CF2A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Người dùng xác nhận đổi mật khẩu.</w:t>
            </w:r>
          </w:p>
          <w:p w:rsidRPr="00CC34AF" w:rsidR="00CC34AF" w:rsidP="00CC34AF" w:rsidRDefault="00A72C34" w14:paraId="46E22417" w14:textId="08FF90BB">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kiểm tra dữ liệu</w:t>
            </w:r>
          </w:p>
          <w:p w:rsidRPr="00CC34AF" w:rsidR="00CC34AF" w:rsidP="00CC34AF" w:rsidRDefault="00CC34AF" w14:paraId="6C8F646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Kiểm tra "Mật khẩu hiện tại" có khớp với mật khẩu trong CSDL không.</w:t>
            </w:r>
          </w:p>
          <w:p w:rsidRPr="00CC34AF" w:rsidR="00CC34AF" w:rsidP="00CC34AF" w:rsidRDefault="00CC34AF" w14:paraId="540B289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Kiểm tra "Mật khẩu mới" có đúng quy tắc bảo mật (Độ dài, ký tự đặc biệt) không.</w:t>
            </w:r>
          </w:p>
          <w:p w:rsidRPr="00CC34AF" w:rsidR="00CC34AF" w:rsidP="00CC34AF" w:rsidRDefault="00CC34AF" w14:paraId="4B21282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Kiểm tra "Mật khẩu mới" và "Xác nhận mật khẩu" có khớp nhau không.</w:t>
            </w:r>
          </w:p>
          <w:p w:rsidRPr="00CC34AF" w:rsidR="00CC34AF" w:rsidP="00CC34AF" w:rsidRDefault="00CC34AF" w14:paraId="520E77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Kiểm tra "Mật khẩu mới" có khác "Mật khẩu hiện tại" không.</w:t>
            </w:r>
          </w:p>
          <w:p w:rsidRPr="00CC34AF" w:rsidR="00CC34AF" w:rsidP="00CC34AF" w:rsidRDefault="00CC34AF" w14:paraId="1011E5F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 Hệ thống thay đổi thông tin về mật khẩu của tài khoản đang đăng nhập</w:t>
            </w:r>
          </w:p>
        </w:tc>
      </w:tr>
      <w:tr w:rsidRPr="00CC34AF" w:rsidR="00CC34AF" w:rsidTr="734AF542" w14:paraId="29181190" w14:textId="77777777">
        <w:trPr>
          <w:trHeight w:val="6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FC1C48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179CD90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73E38D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734AF542" w14:paraId="68D00F33" w14:textId="77777777">
        <w:trPr>
          <w:trHeight w:val="172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B66794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4547B34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AB632E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Sai thông tin trường dữ liệu</w:t>
            </w:r>
          </w:p>
          <w:p w:rsidRPr="00CC34AF" w:rsidR="00CC34AF" w:rsidP="00CC34AF" w:rsidRDefault="00F70D98" w14:paraId="6ACC1FB6" w14:textId="53E696E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Tại bước 7, hệ thống phát hiện các lỗi tại các trường thông tin</w:t>
            </w:r>
          </w:p>
          <w:p w:rsidRPr="00CC34AF" w:rsidR="00CC34AF" w:rsidP="00CC34AF" w:rsidRDefault="00E61335" w14:paraId="33E967C1" w14:textId="0F964CC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thông báo lỗi</w:t>
            </w:r>
          </w:p>
          <w:p w:rsidRPr="00CC34AF" w:rsidR="00CC34AF" w:rsidP="00CC34AF" w:rsidRDefault="00E61335" w14:paraId="1C3E1A7A" w14:textId="184350D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từ chối lưu dữ liệu.</w:t>
            </w:r>
          </w:p>
          <w:p w:rsidRPr="00CC34AF" w:rsidR="00CC34AF" w:rsidP="00CC34AF" w:rsidRDefault="00CC34AF" w14:paraId="158A791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Hủy thao tác</w:t>
            </w:r>
          </w:p>
          <w:p w:rsidRPr="00CC34AF" w:rsidR="00CC34AF" w:rsidP="00893277" w:rsidRDefault="00CC34AF" w14:paraId="7C550940" w14:textId="77777777">
            <w:pPr>
              <w:numPr>
                <w:ilvl w:val="0"/>
                <w:numId w:val="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người dùng nhấn “Hủy”</w:t>
            </w:r>
          </w:p>
          <w:p w:rsidRPr="00CC34AF" w:rsidR="00CC34AF" w:rsidP="00893277" w:rsidRDefault="00CC34AF" w14:paraId="6550D389" w14:textId="77777777">
            <w:pPr>
              <w:numPr>
                <w:ilvl w:val="0"/>
                <w:numId w:val="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quay lại màn hình chính.</w:t>
            </w:r>
          </w:p>
        </w:tc>
      </w:tr>
    </w:tbl>
    <w:p w:rsidRPr="00CC34AF" w:rsidR="00CC34AF" w:rsidP="00CC34AF" w:rsidRDefault="00CC34AF" w14:paraId="10E40EF7" w14:textId="77777777">
      <w:pPr>
        <w:rPr>
          <w:rFonts w:asciiTheme="majorHAnsi" w:hAnsiTheme="majorHAnsi" w:cstheme="majorHAnsi"/>
          <w:sz w:val="26"/>
          <w:szCs w:val="26"/>
          <w:shd w:val="clear" w:color="auto" w:fill="FFFFFF"/>
          <w:lang w:val="en-US"/>
        </w:rPr>
      </w:pPr>
    </w:p>
    <w:p w:rsidRPr="00CC34AF" w:rsidR="00CC34AF" w:rsidP="3FEEB204" w:rsidRDefault="65321137" w14:paraId="73C6D87D" w14:textId="3C141FCC">
      <w:pPr>
        <w:pStyle w:val="Heading3"/>
        <w:rPr>
          <w:sz w:val="26"/>
          <w:szCs w:val="26"/>
          <w:lang w:val="en-US"/>
        </w:rPr>
      </w:pPr>
      <w:bookmarkStart w:name="_Toc223525291" w:id="45"/>
      <w:r w:rsidRPr="65321137">
        <w:rPr>
          <w:lang w:val="en-US"/>
        </w:rPr>
        <w:t>4.4. Use Case: Tìm kiếm tài khoản người dùng</w:t>
      </w:r>
      <w:bookmarkEnd w:id="45"/>
    </w:p>
    <w:tbl>
      <w:tblPr>
        <w:tblW w:w="0" w:type="auto"/>
        <w:tblCellMar>
          <w:top w:w="15" w:type="dxa"/>
          <w:left w:w="15" w:type="dxa"/>
          <w:bottom w:w="15" w:type="dxa"/>
          <w:right w:w="15" w:type="dxa"/>
        </w:tblCellMar>
        <w:tblLook w:val="04A0" w:firstRow="1" w:lastRow="0" w:firstColumn="1" w:lastColumn="0" w:noHBand="0" w:noVBand="1"/>
      </w:tblPr>
      <w:tblGrid>
        <w:gridCol w:w="2170"/>
        <w:gridCol w:w="6597"/>
      </w:tblGrid>
      <w:tr w:rsidRPr="00CC34AF" w:rsidR="00CC34AF" w:rsidTr="187E02DA" w14:paraId="07538CF2"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2E6C2288"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05757D4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Tìm kiếm tài khoản người dùng</w:t>
            </w:r>
          </w:p>
        </w:tc>
      </w:tr>
      <w:tr w:rsidRPr="00CC34AF" w:rsidR="00CC34AF" w:rsidTr="187E02DA" w14:paraId="34CFC24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B52E1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59B1CF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w:t>
            </w:r>
          </w:p>
          <w:p w:rsidRPr="00CC34AF" w:rsidR="00CC34AF" w:rsidP="00CC34AF" w:rsidRDefault="00CC34AF" w14:paraId="4AB24A0D" w14:textId="77777777">
            <w:pPr>
              <w:rPr>
                <w:rFonts w:asciiTheme="majorHAnsi" w:hAnsiTheme="majorHAnsi" w:cstheme="majorHAnsi"/>
                <w:sz w:val="26"/>
                <w:szCs w:val="26"/>
                <w:shd w:val="clear" w:color="auto" w:fill="FFFFFF"/>
                <w:lang w:val="en-US"/>
              </w:rPr>
            </w:pPr>
          </w:p>
        </w:tc>
      </w:tr>
      <w:tr w:rsidRPr="00CC34AF" w:rsidR="00CC34AF" w:rsidTr="187E02DA" w14:paraId="22B289B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15C99F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88BB52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admin tìm kiếm tài khoản người dùng</w:t>
            </w:r>
          </w:p>
        </w:tc>
      </w:tr>
      <w:tr w:rsidRPr="00CC34AF" w:rsidR="00CC34AF" w:rsidTr="187E02DA" w14:paraId="3E3EE63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65B046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CC3EC9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357E6D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187E02DA" w14:paraId="035AB58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E11F93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629164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ED9C4A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nhập từ khóa tìm kiếm và thực hiện tìm kiếm trong menu “Quản lý tài khoản người dùng”</w:t>
            </w:r>
          </w:p>
        </w:tc>
      </w:tr>
      <w:tr w:rsidRPr="00CC34AF" w:rsidR="00CC34AF" w:rsidTr="187E02DA" w14:paraId="539C0F4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F2DAF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04C787F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5B875E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đã đăng nhập với vai trò Quản trị viên hệ thống.</w:t>
            </w:r>
          </w:p>
          <w:p w:rsidRPr="00CC34AF" w:rsidR="00CC34AF" w:rsidP="00CC34AF" w:rsidRDefault="00CC34AF" w14:paraId="408F46CD" w14:textId="77777777">
            <w:pPr>
              <w:rPr>
                <w:rFonts w:asciiTheme="majorHAnsi" w:hAnsiTheme="majorHAnsi" w:cstheme="majorHAnsi"/>
                <w:sz w:val="26"/>
                <w:szCs w:val="26"/>
                <w:shd w:val="clear" w:color="auto" w:fill="FFFFFF"/>
                <w:lang w:val="en-US"/>
              </w:rPr>
            </w:pPr>
          </w:p>
        </w:tc>
      </w:tr>
      <w:tr w:rsidRPr="00CC34AF" w:rsidR="00CC34AF" w:rsidTr="187E02DA" w14:paraId="6B47446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503B4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1A3E95D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E0665B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sách tài khoản người dùng thỏa điều kiện tìm kiếm được hiển thị.</w:t>
            </w:r>
          </w:p>
          <w:p w:rsidRPr="00CC34AF" w:rsidR="00CC34AF" w:rsidP="00CC34AF" w:rsidRDefault="00CC34AF" w14:paraId="067901D0" w14:textId="77777777">
            <w:pPr>
              <w:rPr>
                <w:rFonts w:asciiTheme="majorHAnsi" w:hAnsiTheme="majorHAnsi" w:cstheme="majorHAnsi"/>
                <w:sz w:val="26"/>
                <w:szCs w:val="26"/>
                <w:shd w:val="clear" w:color="auto" w:fill="FFFFFF"/>
                <w:lang w:val="en-US"/>
              </w:rPr>
            </w:pPr>
          </w:p>
        </w:tc>
      </w:tr>
      <w:tr w:rsidRPr="00CC34AF" w:rsidR="00CC34AF" w:rsidTr="187E02DA" w14:paraId="7B200E3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8190ED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45A66A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không xử lý được yêu cầu tìm kiếm</w:t>
            </w:r>
          </w:p>
        </w:tc>
      </w:tr>
      <w:tr w:rsidRPr="00CC34AF" w:rsidR="00CC34AF" w:rsidTr="187E02DA" w14:paraId="77B370C6"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7CF65F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0A87C84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161AA522" w14:textId="702DB05E">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Admin chọn menu "Quản lý tài khoản người dùng".</w:t>
            </w:r>
          </w:p>
          <w:p w:rsidRPr="00CC34AF" w:rsidR="00CC34AF" w:rsidP="00CC34AF" w:rsidRDefault="00B559C2" w14:paraId="173DC752" w14:textId="14A9030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danh sách người dùng (phân trang).</w:t>
            </w:r>
          </w:p>
          <w:p w:rsidRPr="00CC34AF" w:rsidR="00CC34AF" w:rsidP="00CC34AF" w:rsidRDefault="00B559C2" w14:paraId="38145095" w14:textId="343658D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Admin nhập từ khóa vào ô tìm kiếm (Mã nhân sự, Họ tên, Email).</w:t>
            </w:r>
          </w:p>
          <w:p w:rsidRPr="00CC34AF" w:rsidR="00CC34AF" w:rsidP="00CC34AF" w:rsidRDefault="00B559C2" w14:paraId="7E643C04" w14:textId="498ADBF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Admin chọn lọc các thông tin theo dropdown:</w:t>
            </w:r>
          </w:p>
          <w:p w:rsidRPr="00CC34AF" w:rsidR="00CC34AF" w:rsidP="00CC34AF" w:rsidRDefault="00CC34AF" w14:paraId="665F682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b/>
                <w:sz w:val="26"/>
                <w:szCs w:val="26"/>
                <w:shd w:val="clear" w:color="auto" w:fill="FFFFFF"/>
                <w:lang w:val="en-US"/>
              </w:rPr>
              <w:t>Vai trò</w:t>
            </w:r>
            <w:r w:rsidRPr="60F31A95">
              <w:rPr>
                <w:rFonts w:asciiTheme="majorHAnsi" w:hAnsiTheme="majorHAnsi" w:cstheme="majorBidi"/>
                <w:sz w:val="26"/>
                <w:szCs w:val="26"/>
                <w:shd w:val="clear" w:color="auto" w:fill="FFFFFF"/>
                <w:lang w:val="en-US"/>
              </w:rPr>
              <w:t>: Tất cả (Mặc định), Quản trị viên, Cán bộ TCCB, Cán bộ TCKT</w:t>
            </w:r>
          </w:p>
          <w:p w:rsidRPr="00CC34AF" w:rsidR="00CC34AF" w:rsidP="00CC34AF" w:rsidRDefault="00CC34AF" w14:paraId="752A8B6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b/>
                <w:sz w:val="26"/>
                <w:szCs w:val="26"/>
                <w:shd w:val="clear" w:color="auto" w:fill="FFFFFF"/>
                <w:lang w:val="en-US"/>
              </w:rPr>
              <w:t>Trạng thái</w:t>
            </w:r>
            <w:r w:rsidRPr="60F31A95">
              <w:rPr>
                <w:rFonts w:asciiTheme="majorHAnsi" w:hAnsiTheme="majorHAnsi" w:cstheme="majorBidi"/>
                <w:sz w:val="26"/>
                <w:szCs w:val="26"/>
                <w:shd w:val="clear" w:color="auto" w:fill="FFFFFF"/>
                <w:lang w:val="en-US"/>
              </w:rPr>
              <w:t>: Tất cả, Hoạt động (Mặc định), Không hoạt động</w:t>
            </w:r>
          </w:p>
          <w:p w:rsidRPr="00CC34AF" w:rsidR="00CC34AF" w:rsidP="00CC34AF" w:rsidRDefault="00CC34AF" w14:paraId="7C340C2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5.  Admin nhấn nút tìm kiếm.</w:t>
            </w:r>
          </w:p>
          <w:p w:rsidRPr="00CC34AF" w:rsidR="00CC34AF" w:rsidP="00CC34AF" w:rsidRDefault="00CC34AF" w14:paraId="73C3CEB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  Hệ thống lọc và hiển thị danh sách kết quả tương ứng bao gồm các cột:</w:t>
            </w:r>
          </w:p>
          <w:p w:rsidRPr="00CC34AF" w:rsidR="00CC34AF" w:rsidP="00CC34AF" w:rsidRDefault="00CC34AF" w14:paraId="39DE67D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STT</w:t>
            </w:r>
          </w:p>
          <w:p w:rsidRPr="00CC34AF" w:rsidR="00CC34AF" w:rsidP="00CC34AF" w:rsidRDefault="00CC34AF" w14:paraId="2442C52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Mã nhân sự</w:t>
            </w:r>
          </w:p>
          <w:p w:rsidRPr="00CC34AF" w:rsidR="00CC34AF" w:rsidP="00CC34AF" w:rsidRDefault="00CC34AF" w14:paraId="309324E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Họ tên</w:t>
            </w:r>
          </w:p>
          <w:p w:rsidRPr="00CC34AF" w:rsidR="00CC34AF" w:rsidP="00CC34AF" w:rsidRDefault="00CC34AF" w14:paraId="17FC0F7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Email</w:t>
            </w:r>
          </w:p>
          <w:p w:rsidRPr="00CC34AF" w:rsidR="00CC34AF" w:rsidP="00CC34AF" w:rsidRDefault="00CC34AF" w14:paraId="3BEABFC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Vai trò</w:t>
            </w:r>
          </w:p>
          <w:p w:rsidRPr="00CC34AF" w:rsidR="00CC34AF" w:rsidP="00CC34AF" w:rsidRDefault="00CC34AF" w14:paraId="37CCADF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Trạng thái</w:t>
            </w:r>
          </w:p>
          <w:p w:rsidRPr="00CC34AF" w:rsidR="00CC34AF" w:rsidP="00CC34AF" w:rsidRDefault="00CC34AF" w14:paraId="423B4ADA" w14:textId="77777777">
            <w:pPr>
              <w:rPr>
                <w:rFonts w:asciiTheme="majorHAnsi" w:hAnsiTheme="majorHAnsi" w:cstheme="majorHAnsi"/>
                <w:sz w:val="26"/>
                <w:szCs w:val="26"/>
                <w:shd w:val="clear" w:color="auto" w:fill="FFFFFF"/>
                <w:lang w:val="en-US"/>
              </w:rPr>
            </w:pPr>
          </w:p>
        </w:tc>
      </w:tr>
      <w:tr w:rsidRPr="00CC34AF" w:rsidR="00CC34AF" w:rsidTr="187E02DA" w14:paraId="1BE9382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9FA45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513ADDB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59012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Không nhập từ khóa</w:t>
            </w:r>
          </w:p>
          <w:p w:rsidRPr="00CC34AF" w:rsidR="00CC34AF" w:rsidP="00893277" w:rsidRDefault="00CC34AF" w14:paraId="238D6A04" w14:textId="77777777">
            <w:pPr>
              <w:numPr>
                <w:ilvl w:val="0"/>
                <w:numId w:val="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Admin không nhập từ khóa</w:t>
            </w:r>
          </w:p>
          <w:p w:rsidRPr="00CC34AF" w:rsidR="00CC34AF" w:rsidP="00893277" w:rsidRDefault="00CC34AF" w14:paraId="0328EE2E" w14:textId="77777777">
            <w:pPr>
              <w:numPr>
                <w:ilvl w:val="0"/>
                <w:numId w:val="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toàn bộ danh sách người dùng</w:t>
            </w:r>
          </w:p>
          <w:p w:rsidRPr="00CC34AF" w:rsidR="00CC34AF" w:rsidP="00CC34AF" w:rsidRDefault="00CC34AF" w14:paraId="5445FC34" w14:textId="77777777">
            <w:pPr>
              <w:rPr>
                <w:rFonts w:asciiTheme="majorHAnsi" w:hAnsiTheme="majorHAnsi" w:cstheme="majorHAnsi"/>
                <w:sz w:val="26"/>
                <w:szCs w:val="26"/>
                <w:shd w:val="clear" w:color="auto" w:fill="FFFFFF"/>
                <w:lang w:val="en-US"/>
              </w:rPr>
            </w:pPr>
          </w:p>
        </w:tc>
      </w:tr>
      <w:tr w:rsidRPr="00CC34AF" w:rsidR="00CC34AF" w:rsidTr="187E02DA" w14:paraId="0EFFA8DA"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D1BF1C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4184A2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E247C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Không tìm thấy kết quả</w:t>
            </w:r>
          </w:p>
          <w:p w:rsidRPr="00CC34AF" w:rsidR="00CC34AF" w:rsidP="00893277" w:rsidRDefault="00CC34AF" w14:paraId="3DE7CC25" w14:textId="77777777">
            <w:pPr>
              <w:numPr>
                <w:ilvl w:val="0"/>
                <w:numId w:val="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6, Hệ thống không tìm thấy người dùng phù hợp</w:t>
            </w:r>
          </w:p>
          <w:p w:rsidRPr="00CC34AF" w:rsidR="00CC34AF" w:rsidP="00893277" w:rsidRDefault="00CC34AF" w14:paraId="008F8C27" w14:textId="77777777">
            <w:pPr>
              <w:numPr>
                <w:ilvl w:val="0"/>
                <w:numId w:val="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“Không có người dùng”</w:t>
            </w:r>
          </w:p>
          <w:p w:rsidRPr="00CC34AF" w:rsidR="00CC34AF" w:rsidP="00CC34AF" w:rsidRDefault="00CC34AF" w14:paraId="1E005D15" w14:textId="77777777">
            <w:pPr>
              <w:rPr>
                <w:rFonts w:asciiTheme="majorHAnsi" w:hAnsiTheme="majorHAnsi" w:cstheme="majorHAnsi"/>
                <w:sz w:val="26"/>
                <w:szCs w:val="26"/>
                <w:shd w:val="clear" w:color="auto" w:fill="FFFFFF"/>
                <w:lang w:val="en-US"/>
              </w:rPr>
            </w:pPr>
          </w:p>
        </w:tc>
      </w:tr>
    </w:tbl>
    <w:p w:rsidRPr="00CC34AF" w:rsidR="00CC34AF" w:rsidP="00CC34AF" w:rsidRDefault="00CC34AF" w14:paraId="00FD7759" w14:textId="77777777">
      <w:pPr>
        <w:rPr>
          <w:rFonts w:asciiTheme="majorHAnsi" w:hAnsiTheme="majorHAnsi" w:cstheme="majorHAnsi"/>
          <w:sz w:val="26"/>
          <w:szCs w:val="26"/>
          <w:shd w:val="clear" w:color="auto" w:fill="FFFFFF"/>
          <w:lang w:val="en-US"/>
        </w:rPr>
      </w:pPr>
    </w:p>
    <w:p w:rsidRPr="00CC34AF" w:rsidR="00CC34AF" w:rsidP="3FEEB204" w:rsidRDefault="65321137" w14:paraId="16D83962" w14:textId="439FA37F">
      <w:pPr>
        <w:pStyle w:val="Heading3"/>
        <w:rPr>
          <w:sz w:val="26"/>
          <w:szCs w:val="26"/>
          <w:lang w:val="en-US"/>
        </w:rPr>
      </w:pPr>
      <w:bookmarkStart w:name="_Toc223525292" w:id="46"/>
      <w:r w:rsidRPr="65321137">
        <w:rPr>
          <w:lang w:val="en-US"/>
        </w:rPr>
        <w:t xml:space="preserve">4.5. Use Case: </w:t>
      </w:r>
      <w:r w:rsidRPr="4DA51A9A">
        <w:rPr>
          <w:sz w:val="26"/>
          <w:szCs w:val="26"/>
          <w:lang w:val="en-US"/>
        </w:rPr>
        <w:t>Thêm mới tài khoản người dùng</w:t>
      </w:r>
      <w:bookmarkEnd w:id="46"/>
    </w:p>
    <w:p w:rsidRPr="00CC34AF" w:rsidR="00CC34AF" w:rsidP="00CC34AF" w:rsidRDefault="00CC34AF" w14:paraId="001E2E99"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07"/>
        <w:gridCol w:w="6760"/>
      </w:tblGrid>
      <w:tr w:rsidRPr="00CC34AF" w:rsidR="00CC34AF" w:rsidTr="187E02DA" w14:paraId="605C0586"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20EE5D94"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7388C0DE"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Thêm mới tài khoản người dùng</w:t>
            </w:r>
          </w:p>
        </w:tc>
      </w:tr>
      <w:tr w:rsidRPr="00CC34AF" w:rsidR="00CC34AF" w:rsidTr="187E02DA" w14:paraId="054F8D0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54CCFB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C9070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w:t>
            </w:r>
          </w:p>
          <w:p w:rsidRPr="00CC34AF" w:rsidR="00CC34AF" w:rsidP="00CC34AF" w:rsidRDefault="00CC34AF" w14:paraId="712075AE" w14:textId="77777777">
            <w:pPr>
              <w:rPr>
                <w:rFonts w:asciiTheme="majorHAnsi" w:hAnsiTheme="majorHAnsi" w:cstheme="majorHAnsi"/>
                <w:sz w:val="26"/>
                <w:szCs w:val="26"/>
                <w:shd w:val="clear" w:color="auto" w:fill="FFFFFF"/>
                <w:lang w:val="en-US"/>
              </w:rPr>
            </w:pPr>
          </w:p>
        </w:tc>
      </w:tr>
      <w:tr w:rsidRPr="00CC34AF" w:rsidR="00CC34AF" w:rsidTr="187E02DA" w14:paraId="1D0FD5B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E0E4F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BD62E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Quản trị viên thêm mới tài khoản người dùng.</w:t>
            </w:r>
          </w:p>
          <w:p w:rsidRPr="00CC34AF" w:rsidR="00CC34AF" w:rsidP="00CC34AF" w:rsidRDefault="00CC34AF" w14:paraId="2188ED99" w14:textId="77777777">
            <w:pPr>
              <w:rPr>
                <w:rFonts w:asciiTheme="majorHAnsi" w:hAnsiTheme="majorHAnsi" w:cstheme="majorHAnsi"/>
                <w:sz w:val="26"/>
                <w:szCs w:val="26"/>
                <w:shd w:val="clear" w:color="auto" w:fill="FFFFFF"/>
                <w:lang w:val="en-US"/>
              </w:rPr>
            </w:pPr>
          </w:p>
        </w:tc>
      </w:tr>
      <w:tr w:rsidRPr="00CC34AF" w:rsidR="00CC34AF" w:rsidTr="187E02DA" w14:paraId="6D3DAD1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8653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33A574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03430B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187E02DA" w14:paraId="3B22600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226A95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503C6B2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8E8196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Admin nhấn nút “Thêm mới người dùng”.</w:t>
            </w:r>
          </w:p>
        </w:tc>
      </w:tr>
      <w:tr w:rsidRPr="00CC34AF" w:rsidR="00CC34AF" w:rsidTr="187E02DA" w14:paraId="629A55A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0CAB27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B2CD1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174A2E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đã đăng nhập với vai trò Quản trị viên hệ thống.</w:t>
            </w:r>
          </w:p>
        </w:tc>
      </w:tr>
      <w:tr w:rsidRPr="00CC34AF" w:rsidR="00CC34AF" w:rsidTr="187E02DA" w14:paraId="02E5B4D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D4CA6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5F667A8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976AEE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Tài khoản người dùng mới được tạo và lưu trong cơ sở dữ liệu.</w:t>
            </w:r>
          </w:p>
          <w:p w:rsidRPr="00CC34AF" w:rsidR="00CC34AF" w:rsidP="00CC34AF" w:rsidRDefault="00CC34AF" w14:paraId="5921DB44" w14:textId="77777777">
            <w:pPr>
              <w:rPr>
                <w:rFonts w:asciiTheme="majorHAnsi" w:hAnsiTheme="majorHAnsi" w:cstheme="majorHAnsi"/>
                <w:sz w:val="26"/>
                <w:szCs w:val="26"/>
                <w:shd w:val="clear" w:color="auto" w:fill="FFFFFF"/>
                <w:lang w:val="en-US"/>
              </w:rPr>
            </w:pPr>
          </w:p>
        </w:tc>
      </w:tr>
      <w:tr w:rsidRPr="00CC34AF" w:rsidR="00CC34AF" w:rsidTr="187E02DA" w14:paraId="06B0F42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1568C1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0494A3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Tài khoản người dùng không được tạo do dữ liệu không hợp lệ hoặc trùng lặp</w:t>
            </w:r>
          </w:p>
        </w:tc>
      </w:tr>
      <w:tr w:rsidRPr="00CC34AF" w:rsidR="00CC34AF" w:rsidTr="187E02DA" w14:paraId="76FFD859"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D9248C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FFF4D1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003C5D4C" w14:textId="797DB87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Tại màn hình danh sách, Admin nhấn nút "Thêm mới".</w:t>
            </w:r>
          </w:p>
          <w:p w:rsidRPr="00CC34AF" w:rsidR="00CC34AF" w:rsidP="00CC34AF" w:rsidRDefault="00B559C2" w14:paraId="26D3D11A" w14:textId="12C1F436">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form thêm người dùng.</w:t>
            </w:r>
          </w:p>
          <w:p w:rsidRPr="00CC34AF" w:rsidR="00CC34AF" w:rsidP="00CC34AF" w:rsidRDefault="00CC34AF" w14:paraId="27099788" w14:textId="358A730B">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sz w:val="26"/>
                <w:szCs w:val="26"/>
                <w:shd w:val="clear" w:color="auto" w:fill="FFFFFF"/>
                <w:lang w:val="en-US"/>
              </w:rPr>
              <w:t xml:space="preserve"> Admin nhập thông tin: Email, Nhân sự, Vai trò (UC </w:t>
            </w:r>
            <w:r w:rsidRPr="60F31A95" w:rsidR="00185B37">
              <w:rPr>
                <w:rFonts w:asciiTheme="majorHAnsi" w:hAnsiTheme="majorHAnsi" w:cstheme="majorBidi"/>
                <w:sz w:val="26"/>
                <w:szCs w:val="26"/>
                <w:shd w:val="clear" w:color="auto" w:fill="FFFFFF"/>
                <w:lang w:val="en-US"/>
              </w:rPr>
              <w:t>4</w:t>
            </w:r>
            <w:r w:rsidRPr="60F31A95">
              <w:rPr>
                <w:rFonts w:asciiTheme="majorHAnsi" w:hAnsiTheme="majorHAnsi" w:cstheme="majorBidi"/>
                <w:sz w:val="26"/>
                <w:szCs w:val="26"/>
                <w:shd w:val="clear" w:color="auto" w:fill="FFFFFF"/>
                <w:lang w:val="en-US"/>
              </w:rPr>
              <w:t>.7).</w:t>
            </w:r>
          </w:p>
          <w:p w:rsidRPr="00CC34AF" w:rsidR="00CC34AF" w:rsidP="00CC34AF" w:rsidRDefault="00B559C2" w14:paraId="36071067" w14:textId="448AFA3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Admin nhấn "Lưu".</w:t>
            </w:r>
          </w:p>
          <w:p w:rsidRPr="00CC34AF" w:rsidR="00CC34AF" w:rsidP="00CC34AF" w:rsidRDefault="00F70D98" w14:paraId="480D0AA5" w14:textId="61C7E3E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 Hệ thống validate dữ liệu (Đầy đủ các trường thông tin, Email đúng định dạng và duy nhất, Nhân sự tồn tại và chưa có tài khoản liên kết, Vai trò tồn tại)</w:t>
            </w:r>
          </w:p>
          <w:p w:rsidRPr="00CC34AF" w:rsidR="00CC34AF" w:rsidP="00CC34AF" w:rsidRDefault="00B559C2" w14:paraId="375E43DE" w14:textId="1BFBF1D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tự động tạo mật khẩu ngẫu nhiên và gửi mật khẩu đã tạo cho email tương ứng.</w:t>
            </w:r>
          </w:p>
          <w:p w:rsidRPr="00CC34AF" w:rsidR="00CC34AF" w:rsidP="00CC34AF" w:rsidRDefault="00B559C2" w14:paraId="365E7304" w14:textId="56B32F7C">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lưu thông tin.</w:t>
            </w:r>
          </w:p>
          <w:p w:rsidRPr="00CC34AF" w:rsidR="00CC34AF" w:rsidP="00CC34AF" w:rsidRDefault="00CC34AF" w14:paraId="606F32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8.  Hệ thống lưu lịch sử thay đổi và thông báo thêm thành công.</w:t>
            </w:r>
          </w:p>
          <w:p w:rsidRPr="00CC34AF" w:rsidR="00CC34AF" w:rsidP="00CC34AF" w:rsidRDefault="00CC34AF" w14:paraId="24EB6EA1" w14:textId="77777777">
            <w:pPr>
              <w:rPr>
                <w:rFonts w:asciiTheme="majorHAnsi" w:hAnsiTheme="majorHAnsi" w:cstheme="majorHAnsi"/>
                <w:sz w:val="26"/>
                <w:szCs w:val="26"/>
                <w:shd w:val="clear" w:color="auto" w:fill="FFFFFF"/>
                <w:lang w:val="en-US"/>
              </w:rPr>
            </w:pPr>
          </w:p>
        </w:tc>
      </w:tr>
      <w:tr w:rsidRPr="00CC34AF" w:rsidR="00CC34AF" w:rsidTr="187E02DA" w14:paraId="68F8ECF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1BC19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53DDE5F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CC0C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187E02DA" w14:paraId="45C6E6CE"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0A8211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3D0B54C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6BFA70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CC34AF" w:rsidR="00CC34AF" w:rsidP="00893277" w:rsidRDefault="00CC34AF" w14:paraId="317706B1" w14:textId="77777777">
            <w:pPr>
              <w:numPr>
                <w:ilvl w:val="0"/>
                <w:numId w:val="1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6, Hệ thống validate phát hiện các trường thông tin không hợp lệ.</w:t>
            </w:r>
          </w:p>
          <w:p w:rsidRPr="00CC34AF" w:rsidR="00CC34AF" w:rsidP="00893277" w:rsidRDefault="00CC34AF" w14:paraId="3E487DA8" w14:textId="77777777">
            <w:pPr>
              <w:numPr>
                <w:ilvl w:val="0"/>
                <w:numId w:val="1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thông báo lỗi tương ứng</w:t>
            </w:r>
          </w:p>
          <w:p w:rsidRPr="00CC34AF" w:rsidR="00CC34AF" w:rsidP="00893277" w:rsidRDefault="00CC34AF" w14:paraId="7E096933" w14:textId="77777777">
            <w:pPr>
              <w:numPr>
                <w:ilvl w:val="0"/>
                <w:numId w:val="1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không được lưu</w:t>
            </w:r>
          </w:p>
          <w:p w:rsidRPr="00CC34AF" w:rsidR="00CC34AF" w:rsidP="00CC34AF" w:rsidRDefault="00CC34AF" w14:paraId="4A15BB3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Admin hủy thao tác</w:t>
            </w:r>
          </w:p>
          <w:p w:rsidRPr="00CC34AF" w:rsidR="00CC34AF" w:rsidP="00893277" w:rsidRDefault="00CC34AF" w14:paraId="3EBB35C5" w14:textId="77777777">
            <w:pPr>
              <w:numPr>
                <w:ilvl w:val="0"/>
                <w:numId w:val="1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Admin nhấn “Hủy”</w:t>
            </w:r>
          </w:p>
          <w:p w:rsidRPr="00CC34AF" w:rsidR="00CC34AF" w:rsidP="00893277" w:rsidRDefault="00CC34AF" w14:paraId="2F0AA0C8" w14:textId="77777777">
            <w:pPr>
              <w:numPr>
                <w:ilvl w:val="0"/>
                <w:numId w:val="1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quay lại màn hình danh sách người dùng</w:t>
            </w:r>
          </w:p>
        </w:tc>
      </w:tr>
    </w:tbl>
    <w:p w:rsidRPr="00CC34AF" w:rsidR="00CC34AF" w:rsidP="00CC34AF" w:rsidRDefault="00CC34AF" w14:paraId="7A9157FB" w14:textId="77777777">
      <w:pPr>
        <w:rPr>
          <w:rFonts w:asciiTheme="majorHAnsi" w:hAnsiTheme="majorHAnsi" w:cstheme="majorHAnsi"/>
          <w:sz w:val="26"/>
          <w:szCs w:val="26"/>
          <w:shd w:val="clear" w:color="auto" w:fill="FFFFFF"/>
          <w:lang w:val="en-US"/>
        </w:rPr>
      </w:pPr>
    </w:p>
    <w:p w:rsidRPr="00CC34AF" w:rsidR="00CC34AF" w:rsidP="3FEEB204" w:rsidRDefault="65321137" w14:paraId="70AF5085" w14:textId="072BAD6B">
      <w:pPr>
        <w:pStyle w:val="Heading3"/>
        <w:rPr>
          <w:sz w:val="26"/>
          <w:szCs w:val="26"/>
          <w:lang w:val="en-US"/>
        </w:rPr>
      </w:pPr>
      <w:bookmarkStart w:name="_Toc223525293" w:id="47"/>
      <w:r w:rsidRPr="65321137">
        <w:rPr>
          <w:lang w:val="en-US"/>
        </w:rPr>
        <w:t>4.6. Use Case: Sửa thông tin tài khoản người dùng</w:t>
      </w:r>
      <w:bookmarkEnd w:id="47"/>
    </w:p>
    <w:tbl>
      <w:tblPr>
        <w:tblW w:w="0" w:type="auto"/>
        <w:tblCellMar>
          <w:top w:w="15" w:type="dxa"/>
          <w:left w:w="15" w:type="dxa"/>
          <w:bottom w:w="15" w:type="dxa"/>
          <w:right w:w="15" w:type="dxa"/>
        </w:tblCellMar>
        <w:tblLook w:val="04A0" w:firstRow="1" w:lastRow="0" w:firstColumn="1" w:lastColumn="0" w:noHBand="0" w:noVBand="1"/>
      </w:tblPr>
      <w:tblGrid>
        <w:gridCol w:w="2140"/>
        <w:gridCol w:w="6627"/>
      </w:tblGrid>
      <w:tr w:rsidRPr="00CC34AF" w:rsidR="00CC34AF" w:rsidTr="4DA51A9A" w14:paraId="53EA1EC1"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10B103B1"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71E75D1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Sửa thông tin tài khoản người dùng</w:t>
            </w:r>
          </w:p>
        </w:tc>
      </w:tr>
      <w:tr w:rsidRPr="00CC34AF" w:rsidR="00CC34AF" w:rsidTr="4DA51A9A" w14:paraId="6FA41E7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AABA5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BB687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w:t>
            </w:r>
          </w:p>
        </w:tc>
      </w:tr>
      <w:tr w:rsidRPr="00CC34AF" w:rsidR="00CC34AF" w:rsidTr="4DA51A9A" w14:paraId="7C8830B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315E4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FB63C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Quản trị viên cập nhật thông tin tài khoản người dùng.</w:t>
            </w:r>
          </w:p>
          <w:p w:rsidRPr="00CC34AF" w:rsidR="00CC34AF" w:rsidP="00CC34AF" w:rsidRDefault="00CC34AF" w14:paraId="7D2E83EE" w14:textId="77777777">
            <w:pPr>
              <w:rPr>
                <w:rFonts w:asciiTheme="majorHAnsi" w:hAnsiTheme="majorHAnsi" w:cstheme="majorHAnsi"/>
                <w:sz w:val="26"/>
                <w:szCs w:val="26"/>
                <w:shd w:val="clear" w:color="auto" w:fill="FFFFFF"/>
                <w:lang w:val="en-US"/>
              </w:rPr>
            </w:pPr>
          </w:p>
        </w:tc>
      </w:tr>
      <w:tr w:rsidRPr="00CC34AF" w:rsidR="00CC34AF" w:rsidTr="4DA51A9A" w14:paraId="2FD1E93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FC245B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2AFA020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42BCFD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4DA51A9A" w14:paraId="655F0F1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2EBAE1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4683093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C0560C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Admin chọn một tài khoản và nhấn nút “Sửa”.</w:t>
            </w:r>
          </w:p>
        </w:tc>
      </w:tr>
      <w:tr w:rsidRPr="00CC34AF" w:rsidR="00CC34AF" w:rsidTr="4DA51A9A" w14:paraId="334465B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AD363F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AAEB67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9A2AB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đã đăng nhập với vai trò Quản trị viên hệ thống.</w:t>
            </w:r>
          </w:p>
          <w:p w:rsidRPr="00CC34AF" w:rsidR="00CC34AF" w:rsidP="00CC34AF" w:rsidRDefault="00CC34AF" w14:paraId="7464F57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Tài khoản cần chỉnh sửa đã tồn tại trong hệ thống.</w:t>
            </w:r>
          </w:p>
          <w:p w:rsidRPr="00CC34AF" w:rsidR="00CC34AF" w:rsidP="00CC34AF" w:rsidRDefault="00CC34AF" w14:paraId="602980F0" w14:textId="77777777">
            <w:pPr>
              <w:rPr>
                <w:rFonts w:asciiTheme="majorHAnsi" w:hAnsiTheme="majorHAnsi" w:cstheme="majorHAnsi"/>
                <w:sz w:val="26"/>
                <w:szCs w:val="26"/>
                <w:shd w:val="clear" w:color="auto" w:fill="FFFFFF"/>
                <w:lang w:val="en-US"/>
              </w:rPr>
            </w:pPr>
          </w:p>
        </w:tc>
      </w:tr>
      <w:tr w:rsidRPr="00CC34AF" w:rsidR="00CC34AF" w:rsidTr="4DA51A9A" w14:paraId="671E4A2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1FEA78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016D803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0DBC0B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tài khoản người dùng được cập nhật trong cơ sở dữ liệu.</w:t>
            </w:r>
          </w:p>
          <w:p w:rsidRPr="00CC34AF" w:rsidR="00CC34AF" w:rsidP="00CC34AF" w:rsidRDefault="00CC34AF" w14:paraId="697C7841" w14:textId="77777777">
            <w:pPr>
              <w:rPr>
                <w:rFonts w:asciiTheme="majorHAnsi" w:hAnsiTheme="majorHAnsi" w:cstheme="majorHAnsi"/>
                <w:sz w:val="26"/>
                <w:szCs w:val="26"/>
                <w:shd w:val="clear" w:color="auto" w:fill="FFFFFF"/>
                <w:lang w:val="en-US"/>
              </w:rPr>
            </w:pPr>
          </w:p>
        </w:tc>
      </w:tr>
      <w:tr w:rsidRPr="00CC34AF" w:rsidR="00CC34AF" w:rsidTr="4DA51A9A" w14:paraId="1192510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00E98C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B07B40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 thay đổi nào được lưu vào hệ thống.</w:t>
            </w:r>
          </w:p>
        </w:tc>
      </w:tr>
      <w:tr w:rsidRPr="00CC34AF" w:rsidR="00CC34AF" w:rsidTr="4DA51A9A" w14:paraId="4DAA3EC0"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53C37C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62341E1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04732190" w14:textId="4DB20863">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Tại danh sách, Quản trị viên nhấn "Sửa" trên một dòng user.</w:t>
            </w:r>
          </w:p>
          <w:p w:rsidRPr="00CC34AF" w:rsidR="00CC34AF" w:rsidP="00CC34AF" w:rsidRDefault="007E0507" w14:paraId="4FDB568C" w14:textId="180807A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form cập nhật.</w:t>
            </w:r>
          </w:p>
          <w:p w:rsidRPr="00CC34AF" w:rsidR="00CC34AF" w:rsidP="00CC34AF" w:rsidRDefault="00CC34AF" w14:paraId="2C940C68" w14:textId="1F1243D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ins w:author="Microsoft Word" w:date="2026-03-03T22:13:00Z" w:id="48">
              <w:r w:rsidRPr="60F31A95">
                <w:rPr>
                  <w:rFonts w:asciiTheme="majorHAnsi" w:hAnsiTheme="majorHAnsi" w:cstheme="majorBidi"/>
                  <w:sz w:val="26"/>
                  <w:szCs w:val="26"/>
                  <w:lang w:val="en-US"/>
                </w:rPr>
                <w:t>.</w:t>
              </w:r>
            </w:ins>
            <w:r w:rsidRPr="60F31A95" w:rsidR="00F70D98">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sz w:val="26"/>
                <w:szCs w:val="26"/>
                <w:shd w:val="clear" w:color="auto" w:fill="FFFFFF"/>
                <w:lang w:val="en-US"/>
              </w:rPr>
              <w:t xml:space="preserve"> Admin thay đổi Email, Vai trò (UC </w:t>
            </w:r>
            <w:r w:rsidRPr="60F31A95" w:rsidR="00185B37">
              <w:rPr>
                <w:rFonts w:asciiTheme="majorHAnsi" w:hAnsiTheme="majorHAnsi" w:cstheme="majorBidi"/>
                <w:sz w:val="26"/>
                <w:szCs w:val="26"/>
                <w:shd w:val="clear" w:color="auto" w:fill="FFFFFF"/>
                <w:lang w:val="en-US"/>
              </w:rPr>
              <w:t>4</w:t>
            </w:r>
            <w:r w:rsidRPr="60F31A95">
              <w:rPr>
                <w:rFonts w:asciiTheme="majorHAnsi" w:hAnsiTheme="majorHAnsi" w:cstheme="majorBidi"/>
                <w:sz w:val="26"/>
                <w:szCs w:val="26"/>
                <w:shd w:val="clear" w:color="auto" w:fill="FFFFFF"/>
                <w:lang w:val="en-US"/>
              </w:rPr>
              <w:t>.7).</w:t>
            </w:r>
          </w:p>
          <w:p w:rsidRPr="00CC34AF" w:rsidR="00CC34AF" w:rsidP="00CC34AF" w:rsidRDefault="007E0507" w14:paraId="46ACB990" w14:textId="09E46BF3">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Admin nhấn "Lưu".</w:t>
            </w:r>
          </w:p>
          <w:p w:rsidRPr="00CC34AF" w:rsidR="00CC34AF" w:rsidP="00CC34AF" w:rsidRDefault="00F70D98" w14:paraId="6B57A399" w14:textId="02C3087F">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 Hệ thống validate dữ liệu (Đầy đủ các trường thông tin, Email đúng định dạng và duy nhất, Vai trò tồn tại).</w:t>
            </w:r>
          </w:p>
          <w:p w:rsidRPr="00CC34AF" w:rsidR="00CC34AF" w:rsidP="00CC34AF" w:rsidRDefault="007E0507" w14:paraId="1C2C2011" w14:textId="0FB667B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lưu thay đổi.</w:t>
            </w:r>
          </w:p>
          <w:p w:rsidRPr="00CC34AF" w:rsidR="00CC34AF" w:rsidP="00CC34AF" w:rsidRDefault="00CC34AF" w14:paraId="63D6ECD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  Hệ thống lưu lịch sử thay đổi và thông báo cập nhật thành công.</w:t>
            </w:r>
          </w:p>
          <w:p w:rsidRPr="00CC34AF" w:rsidR="00CC34AF" w:rsidP="00CC34AF" w:rsidRDefault="00CC34AF" w14:paraId="4748C494" w14:textId="77777777">
            <w:pPr>
              <w:rPr>
                <w:rFonts w:asciiTheme="majorHAnsi" w:hAnsiTheme="majorHAnsi" w:cstheme="majorHAnsi"/>
                <w:sz w:val="26"/>
                <w:szCs w:val="26"/>
                <w:shd w:val="clear" w:color="auto" w:fill="FFFFFF"/>
                <w:lang w:val="en-US"/>
              </w:rPr>
            </w:pPr>
          </w:p>
        </w:tc>
      </w:tr>
      <w:tr w:rsidRPr="00CC34AF" w:rsidR="00CC34AF" w:rsidTr="4DA51A9A" w14:paraId="658DAAB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736358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15B127F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57A62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4DA51A9A" w14:paraId="575E5C73"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DBF19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3ECF50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25E44E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CC34AF" w:rsidR="00CC34AF" w:rsidP="00893277" w:rsidRDefault="00CC34AF" w14:paraId="6585BC69" w14:textId="77777777">
            <w:pPr>
              <w:numPr>
                <w:ilvl w:val="0"/>
                <w:numId w:val="1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validate phát hiện trường dữ liệu không hợp lệ.</w:t>
            </w:r>
          </w:p>
          <w:p w:rsidRPr="00CC34AF" w:rsidR="00CC34AF" w:rsidP="00893277" w:rsidRDefault="00CC34AF" w14:paraId="569A0353" w14:textId="77777777">
            <w:pPr>
              <w:numPr>
                <w:ilvl w:val="0"/>
                <w:numId w:val="1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thông báo lỗi</w:t>
            </w:r>
          </w:p>
          <w:p w:rsidRPr="00CC34AF" w:rsidR="00CC34AF" w:rsidP="00893277" w:rsidRDefault="00CC34AF" w14:paraId="6D7E78AB" w14:textId="77777777">
            <w:pPr>
              <w:numPr>
                <w:ilvl w:val="0"/>
                <w:numId w:val="1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không được lưu</w:t>
            </w:r>
          </w:p>
          <w:p w:rsidRPr="00CC34AF" w:rsidR="00CC34AF" w:rsidP="00CC34AF" w:rsidRDefault="00CC34AF" w14:paraId="27E819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Quản trị viên</w:t>
            </w:r>
            <w:r w:rsidRPr="60F31A95">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b/>
                <w:sz w:val="26"/>
                <w:szCs w:val="26"/>
                <w:shd w:val="clear" w:color="auto" w:fill="FFFFFF"/>
                <w:lang w:val="en-US"/>
              </w:rPr>
              <w:t>hủy thao tác</w:t>
            </w:r>
          </w:p>
          <w:p w:rsidRPr="00CC34AF" w:rsidR="00CC34AF" w:rsidP="00893277" w:rsidRDefault="00CC34AF" w14:paraId="0E16EFE8" w14:textId="77777777">
            <w:pPr>
              <w:numPr>
                <w:ilvl w:val="0"/>
                <w:numId w:val="1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Quản trị viên nhấn “Hủy”</w:t>
            </w:r>
          </w:p>
          <w:p w:rsidRPr="00CC34AF" w:rsidR="00CC34AF" w:rsidP="00893277" w:rsidRDefault="00CC34AF" w14:paraId="20FE5061" w14:textId="77777777">
            <w:pPr>
              <w:numPr>
                <w:ilvl w:val="0"/>
                <w:numId w:val="1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quay lại màn hình danh sách người dùng</w:t>
            </w:r>
          </w:p>
        </w:tc>
      </w:tr>
    </w:tbl>
    <w:p w:rsidRPr="00CC34AF" w:rsidR="00CC34AF" w:rsidP="00CC34AF" w:rsidRDefault="00CC34AF" w14:paraId="5A0D7EFE" w14:textId="77777777">
      <w:pPr>
        <w:rPr>
          <w:rFonts w:asciiTheme="majorHAnsi" w:hAnsiTheme="majorHAnsi" w:cstheme="majorHAnsi"/>
          <w:sz w:val="26"/>
          <w:szCs w:val="26"/>
          <w:shd w:val="clear" w:color="auto" w:fill="FFFFFF"/>
          <w:lang w:val="en-US"/>
        </w:rPr>
      </w:pPr>
    </w:p>
    <w:p w:rsidRPr="00CC34AF" w:rsidR="00CC34AF" w:rsidP="3FEEB204" w:rsidRDefault="65321137" w14:paraId="3A627DC2" w14:textId="599E4F88">
      <w:pPr>
        <w:pStyle w:val="Heading3"/>
        <w:rPr>
          <w:sz w:val="26"/>
          <w:szCs w:val="26"/>
          <w:lang w:val="en-US"/>
        </w:rPr>
      </w:pPr>
      <w:bookmarkStart w:name="_Toc223525294" w:id="49"/>
      <w:r w:rsidRPr="65321137">
        <w:rPr>
          <w:lang w:val="en-US"/>
        </w:rPr>
        <w:t>4.7. Use Case: Phân quyền tài khoản người dùng</w:t>
      </w:r>
      <w:bookmarkEnd w:id="49"/>
    </w:p>
    <w:tbl>
      <w:tblPr>
        <w:tblW w:w="0" w:type="auto"/>
        <w:tblCellMar>
          <w:top w:w="15" w:type="dxa"/>
          <w:left w:w="15" w:type="dxa"/>
          <w:bottom w:w="15" w:type="dxa"/>
          <w:right w:w="15" w:type="dxa"/>
        </w:tblCellMar>
        <w:tblLook w:val="04A0" w:firstRow="1" w:lastRow="0" w:firstColumn="1" w:lastColumn="0" w:noHBand="0" w:noVBand="1"/>
      </w:tblPr>
      <w:tblGrid>
        <w:gridCol w:w="2076"/>
        <w:gridCol w:w="6691"/>
      </w:tblGrid>
      <w:tr w:rsidRPr="00CC34AF" w:rsidR="00CC34AF" w:rsidTr="4DA51A9A" w14:paraId="7875D68D"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6F7F3C9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7F4440C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Phân quyền tài khoản người dùng</w:t>
            </w:r>
          </w:p>
        </w:tc>
      </w:tr>
      <w:tr w:rsidRPr="00CC34AF" w:rsidR="00CC34AF" w:rsidTr="4DA51A9A" w14:paraId="2C7C344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B4CB5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1E9CD0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w:t>
            </w:r>
          </w:p>
          <w:p w:rsidRPr="00CC34AF" w:rsidR="00CC34AF" w:rsidP="00CC34AF" w:rsidRDefault="00CC34AF" w14:paraId="416A77A1" w14:textId="77777777">
            <w:pPr>
              <w:rPr>
                <w:rFonts w:asciiTheme="majorHAnsi" w:hAnsiTheme="majorHAnsi" w:cstheme="majorHAnsi"/>
                <w:sz w:val="26"/>
                <w:szCs w:val="26"/>
                <w:shd w:val="clear" w:color="auto" w:fill="FFFFFF"/>
                <w:lang w:val="en-US"/>
              </w:rPr>
            </w:pPr>
          </w:p>
        </w:tc>
      </w:tr>
      <w:tr w:rsidRPr="00CC34AF" w:rsidR="00CC34AF" w:rsidTr="4DA51A9A" w14:paraId="42E4DD1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EE6B0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C8BA5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Quản trị viên phân quyền tài khoản người dùng.</w:t>
            </w:r>
          </w:p>
          <w:p w:rsidRPr="00CC34AF" w:rsidR="00CC34AF" w:rsidP="00CC34AF" w:rsidRDefault="00CC34AF" w14:paraId="74538366" w14:textId="77777777">
            <w:pPr>
              <w:rPr>
                <w:rFonts w:asciiTheme="majorHAnsi" w:hAnsiTheme="majorHAnsi" w:cstheme="majorHAnsi"/>
                <w:sz w:val="26"/>
                <w:szCs w:val="26"/>
                <w:shd w:val="clear" w:color="auto" w:fill="FFFFFF"/>
                <w:lang w:val="en-US"/>
              </w:rPr>
            </w:pPr>
          </w:p>
        </w:tc>
      </w:tr>
      <w:tr w:rsidRPr="00CC34AF" w:rsidR="00CC34AF" w:rsidTr="4DA51A9A" w14:paraId="1992ED4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1035B2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8CCDB2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6006E4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4DA51A9A" w14:paraId="5DF7775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A5E76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5BAB4B1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6D523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nhấn “Phân quyền người dùng”.</w:t>
            </w:r>
          </w:p>
        </w:tc>
      </w:tr>
      <w:tr w:rsidRPr="00CC34AF" w:rsidR="00CC34AF" w:rsidTr="4DA51A9A" w14:paraId="54C8DA8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9AA5E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18011E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DED849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đã đăng nhập với vai trò Quản trị viên hệ thống.</w:t>
            </w:r>
          </w:p>
          <w:p w:rsidRPr="00CC34AF" w:rsidR="00CC34AF" w:rsidP="00CC34AF" w:rsidRDefault="00CC34AF" w14:paraId="1C03B1CE" w14:textId="77777777">
            <w:pPr>
              <w:rPr>
                <w:rFonts w:asciiTheme="majorHAnsi" w:hAnsiTheme="majorHAnsi" w:cstheme="majorHAnsi"/>
                <w:sz w:val="26"/>
                <w:szCs w:val="26"/>
                <w:shd w:val="clear" w:color="auto" w:fill="FFFFFF"/>
                <w:lang w:val="en-US"/>
              </w:rPr>
            </w:pPr>
          </w:p>
        </w:tc>
      </w:tr>
      <w:tr w:rsidRPr="00CC34AF" w:rsidR="00CC34AF" w:rsidTr="4DA51A9A" w14:paraId="5E20B80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873DA0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4F7F79A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86C0B2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Tài khoản người dùng được đổi quyền thành công.</w:t>
            </w:r>
          </w:p>
          <w:p w:rsidRPr="00CC34AF" w:rsidR="00CC34AF" w:rsidP="00CC34AF" w:rsidRDefault="00CC34AF" w14:paraId="13F5F766" w14:textId="77777777">
            <w:pPr>
              <w:rPr>
                <w:rFonts w:asciiTheme="majorHAnsi" w:hAnsiTheme="majorHAnsi" w:cstheme="majorHAnsi"/>
                <w:sz w:val="26"/>
                <w:szCs w:val="26"/>
                <w:shd w:val="clear" w:color="auto" w:fill="FFFFFF"/>
                <w:lang w:val="en-US"/>
              </w:rPr>
            </w:pPr>
          </w:p>
        </w:tc>
      </w:tr>
      <w:tr w:rsidRPr="00CC34AF" w:rsidR="00CC34AF" w:rsidTr="4DA51A9A" w14:paraId="786142A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841CD2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F68F3E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Tài khoản người dùng được đổi quyền thất bại.</w:t>
            </w:r>
          </w:p>
        </w:tc>
      </w:tr>
      <w:tr w:rsidRPr="00CC34AF" w:rsidR="00CC34AF" w:rsidTr="4DA51A9A" w14:paraId="1F575799"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647C06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49AC723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77A5FF5E" w14:textId="197AE35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Admin bấm dropdown chọn vai trò.</w:t>
            </w:r>
          </w:p>
          <w:p w:rsidRPr="00CC34AF" w:rsidR="00CC34AF" w:rsidP="00CC34AF" w:rsidRDefault="006C7C80" w14:paraId="3642A81E" w14:textId="7E9B8A8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các Vai trò cho người dùng kèm các chi tiết quyền hạn cho vai trò được chọn.</w:t>
            </w:r>
          </w:p>
          <w:p w:rsidRPr="00CC34AF" w:rsidR="00CC34AF" w:rsidP="00CC34AF" w:rsidRDefault="00CC34AF" w14:paraId="3638613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Quản trị viên</w:t>
            </w:r>
            <w:r w:rsidRPr="60F31A95">
              <w:rPr>
                <w:rFonts w:asciiTheme="majorHAnsi" w:hAnsiTheme="majorHAnsi" w:cstheme="majorBidi"/>
                <w:sz w:val="26"/>
                <w:szCs w:val="26"/>
                <w:shd w:val="clear" w:color="auto" w:fill="FFFFFF"/>
                <w:lang w:val="en-US"/>
              </w:rPr>
              <w:t xml:space="preserve"> (Admin)</w:t>
            </w:r>
          </w:p>
          <w:p w:rsidRPr="00CC34AF" w:rsidR="00CC34AF" w:rsidP="00893277" w:rsidRDefault="00CC34AF" w14:paraId="2BF5438F" w14:textId="77777777">
            <w:pPr>
              <w:numPr>
                <w:ilvl w:val="0"/>
                <w:numId w:val="1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lý đơn vị nhân sự.</w:t>
            </w:r>
          </w:p>
          <w:p w:rsidRPr="00CC34AF" w:rsidR="00CC34AF" w:rsidP="00893277" w:rsidRDefault="00CC34AF" w14:paraId="7B2D859C" w14:textId="77777777">
            <w:pPr>
              <w:numPr>
                <w:ilvl w:val="0"/>
                <w:numId w:val="1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lý tài khoản người dùng.</w:t>
            </w:r>
          </w:p>
          <w:p w:rsidRPr="00CC34AF" w:rsidR="00CC34AF" w:rsidP="00CC34AF" w:rsidRDefault="00CC34AF" w14:paraId="1C6BA88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Nhân sự phòng Tổ chức Cán bộ</w:t>
            </w:r>
            <w:r w:rsidRPr="60F31A95">
              <w:rPr>
                <w:rFonts w:asciiTheme="majorHAnsi" w:hAnsiTheme="majorHAnsi" w:cstheme="majorBidi"/>
                <w:sz w:val="26"/>
                <w:szCs w:val="26"/>
                <w:shd w:val="clear" w:color="auto" w:fill="FFFFFF"/>
                <w:lang w:val="en-US"/>
              </w:rPr>
              <w:t xml:space="preserve"> (TCCB)</w:t>
            </w:r>
          </w:p>
          <w:p w:rsidRPr="00CC34AF" w:rsidR="00CC34AF" w:rsidP="00893277" w:rsidRDefault="00CC34AF" w14:paraId="692C605C" w14:textId="77777777">
            <w:pPr>
              <w:numPr>
                <w:ilvl w:val="0"/>
                <w:numId w:val="1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Cấu hình một số danh mục: hệ số lương, loại phụ cấp và một số danh mục có thể được cấu hình trong tương lai.</w:t>
            </w:r>
          </w:p>
          <w:p w:rsidRPr="00CC34AF" w:rsidR="00CC34AF" w:rsidP="00893277" w:rsidRDefault="00CC34AF" w14:paraId="6679A128" w14:textId="77777777">
            <w:pPr>
              <w:numPr>
                <w:ilvl w:val="0"/>
                <w:numId w:val="1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lý lưu trữ hợp đồng lao động của nhân sự</w:t>
            </w:r>
          </w:p>
          <w:p w:rsidRPr="00CC34AF" w:rsidR="00CC34AF" w:rsidP="00893277" w:rsidRDefault="00CC34AF" w14:paraId="63285F69" w14:textId="77777777">
            <w:pPr>
              <w:numPr>
                <w:ilvl w:val="0"/>
                <w:numId w:val="1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lý hồ sơ nhân sự (thông tin cơ bản nhân sự, thông tin lương, thông tin khen thưởng/kỷ luật, thông tin, hợp đồng)</w:t>
            </w:r>
          </w:p>
          <w:p w:rsidRPr="00CC34AF" w:rsidR="00CC34AF" w:rsidP="00893277" w:rsidRDefault="00CC34AF" w14:paraId="1EE11DDB" w14:textId="77777777">
            <w:pPr>
              <w:numPr>
                <w:ilvl w:val="0"/>
                <w:numId w:val="1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lý các thông tin về đơn vị nhân sự</w:t>
            </w:r>
          </w:p>
          <w:p w:rsidRPr="00CC34AF" w:rsidR="00CC34AF" w:rsidP="00893277" w:rsidRDefault="00CC34AF" w14:paraId="3D4324D0" w14:textId="77777777">
            <w:pPr>
              <w:numPr>
                <w:ilvl w:val="0"/>
                <w:numId w:val="1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lý các khóa đào tạo.</w:t>
            </w:r>
          </w:p>
          <w:p w:rsidRPr="00CC34AF" w:rsidR="00CC34AF" w:rsidP="00CC34AF" w:rsidRDefault="00CC34AF" w14:paraId="53E819A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Nhân sự phòng Tài chính kế toán</w:t>
            </w:r>
            <w:r w:rsidRPr="60F31A95">
              <w:rPr>
                <w:rFonts w:asciiTheme="majorHAnsi" w:hAnsiTheme="majorHAnsi" w:cstheme="majorBidi"/>
                <w:sz w:val="26"/>
                <w:szCs w:val="26"/>
                <w:shd w:val="clear" w:color="auto" w:fill="FFFFFF"/>
                <w:lang w:val="en-US"/>
              </w:rPr>
              <w:t>(TCKT)</w:t>
            </w:r>
          </w:p>
          <w:p w:rsidRPr="00CC34AF" w:rsidR="00CC34AF" w:rsidP="00893277" w:rsidRDefault="00CC34AF" w14:paraId="0A2BF5B5" w14:textId="77777777">
            <w:pPr>
              <w:numPr>
                <w:ilvl w:val="0"/>
                <w:numId w:val="1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Xem hồ sơ nhân sự (thông tin nhân sự - thông tin hồ sơ, hợp đồng, đánh giá)</w:t>
            </w:r>
          </w:p>
          <w:p w:rsidRPr="00CC34AF" w:rsidR="00CC34AF" w:rsidP="00CC34AF" w:rsidRDefault="00CC34AF" w14:paraId="537DC76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Cán bộ</w:t>
            </w:r>
            <w:r w:rsidRPr="60F31A95">
              <w:rPr>
                <w:rFonts w:asciiTheme="majorHAnsi" w:hAnsiTheme="majorHAnsi" w:cstheme="majorBidi"/>
                <w:sz w:val="26"/>
                <w:szCs w:val="26"/>
                <w:shd w:val="clear" w:color="auto" w:fill="FFFFFF"/>
                <w:lang w:val="en-US"/>
              </w:rPr>
              <w:t xml:space="preserve"> (Employee)</w:t>
            </w:r>
          </w:p>
          <w:p w:rsidRPr="00CC34AF" w:rsidR="00CC34AF" w:rsidP="00893277" w:rsidRDefault="00CC34AF" w14:paraId="1B582339" w14:textId="77777777">
            <w:pPr>
              <w:numPr>
                <w:ilvl w:val="0"/>
                <w:numId w:val="1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Xem thông tin hồ sơ</w:t>
            </w:r>
          </w:p>
          <w:p w:rsidRPr="00CC34AF" w:rsidR="00CC34AF" w:rsidP="00893277" w:rsidRDefault="00CC34AF" w14:paraId="1F4C02E6" w14:textId="77777777">
            <w:pPr>
              <w:numPr>
                <w:ilvl w:val="0"/>
                <w:numId w:val="1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Xem thông tin đơn vị đang công tác</w:t>
            </w:r>
          </w:p>
          <w:p w:rsidRPr="00CC34AF" w:rsidR="00CC34AF" w:rsidP="00893277" w:rsidRDefault="00CC34AF" w14:paraId="4217E614" w14:textId="77777777">
            <w:pPr>
              <w:numPr>
                <w:ilvl w:val="0"/>
                <w:numId w:val="1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Đăng ký các khóa đào tạo và xem thông tin khóa đào tạo đã đăng ký.</w:t>
            </w:r>
          </w:p>
          <w:p w:rsidRPr="00CC34AF" w:rsidR="00CC34AF" w:rsidP="00CC34AF" w:rsidRDefault="00011371" w14:paraId="29E273C5" w14:textId="74CD19E2">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Quản trị viên chọn vai trò.</w:t>
            </w:r>
          </w:p>
          <w:p w:rsidRPr="00CC34AF" w:rsidR="00CC34AF" w:rsidP="00CC34AF" w:rsidRDefault="00CC34AF" w14:paraId="6F80129F" w14:textId="77777777">
            <w:pPr>
              <w:rPr>
                <w:rFonts w:asciiTheme="majorHAnsi" w:hAnsiTheme="majorHAnsi" w:cstheme="majorHAnsi"/>
                <w:sz w:val="26"/>
                <w:szCs w:val="26"/>
                <w:shd w:val="clear" w:color="auto" w:fill="FFFFFF"/>
                <w:lang w:val="en-US"/>
              </w:rPr>
            </w:pPr>
          </w:p>
        </w:tc>
      </w:tr>
      <w:tr w:rsidRPr="00CC34AF" w:rsidR="00CC34AF" w:rsidTr="4DA51A9A" w14:paraId="130D442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4C8498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42BA45D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F163C1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4DA51A9A" w14:paraId="05D637C2"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EFBA24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68DFE3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05DB42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bl>
    <w:p w:rsidRPr="00CC34AF" w:rsidR="00CC34AF" w:rsidP="00CC34AF" w:rsidRDefault="00CC34AF" w14:paraId="0625C84D" w14:textId="77777777">
      <w:pPr>
        <w:rPr>
          <w:rFonts w:asciiTheme="majorHAnsi" w:hAnsiTheme="majorHAnsi" w:cstheme="majorHAnsi"/>
          <w:sz w:val="26"/>
          <w:szCs w:val="26"/>
          <w:shd w:val="clear" w:color="auto" w:fill="FFFFFF"/>
          <w:lang w:val="en-US"/>
        </w:rPr>
      </w:pPr>
    </w:p>
    <w:p w:rsidRPr="00CC34AF" w:rsidR="00CC34AF" w:rsidP="3FEEB204" w:rsidRDefault="65321137" w14:paraId="79EDB9BC" w14:textId="3D57BA64">
      <w:pPr>
        <w:pStyle w:val="Heading3"/>
        <w:rPr>
          <w:sz w:val="26"/>
          <w:szCs w:val="26"/>
          <w:lang w:val="en-US"/>
        </w:rPr>
      </w:pPr>
      <w:bookmarkStart w:name="_Toc223525295" w:id="50"/>
      <w:r w:rsidRPr="65321137">
        <w:rPr>
          <w:lang w:val="en-US"/>
        </w:rPr>
        <w:t>4.8. Use Case: Thay đổi trạng thái cho tài khoản người dùng</w:t>
      </w:r>
      <w:bookmarkEnd w:id="50"/>
    </w:p>
    <w:tbl>
      <w:tblPr>
        <w:tblW w:w="0" w:type="auto"/>
        <w:tblCellMar>
          <w:top w:w="15" w:type="dxa"/>
          <w:left w:w="15" w:type="dxa"/>
          <w:bottom w:w="15" w:type="dxa"/>
          <w:right w:w="15" w:type="dxa"/>
        </w:tblCellMar>
        <w:tblLook w:val="04A0" w:firstRow="1" w:lastRow="0" w:firstColumn="1" w:lastColumn="0" w:noHBand="0" w:noVBand="1"/>
      </w:tblPr>
      <w:tblGrid>
        <w:gridCol w:w="2178"/>
        <w:gridCol w:w="6589"/>
      </w:tblGrid>
      <w:tr w:rsidRPr="00CC34AF" w:rsidR="00CC34AF" w:rsidTr="441AF4BC" w14:paraId="0749AD7E"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2FFB545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57DE5402"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Thay đổi trạng thái cho tài khoản người dùng</w:t>
            </w:r>
          </w:p>
        </w:tc>
      </w:tr>
      <w:tr w:rsidRPr="00CC34AF" w:rsidR="00CC34AF" w:rsidTr="441AF4BC" w14:paraId="6C39B57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091694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81A77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w:t>
            </w:r>
          </w:p>
          <w:p w:rsidRPr="00CC34AF" w:rsidR="00CC34AF" w:rsidP="00CC34AF" w:rsidRDefault="00CC34AF" w14:paraId="6A021056" w14:textId="77777777">
            <w:pPr>
              <w:rPr>
                <w:rFonts w:asciiTheme="majorHAnsi" w:hAnsiTheme="majorHAnsi" w:cstheme="majorHAnsi"/>
                <w:sz w:val="26"/>
                <w:szCs w:val="26"/>
                <w:shd w:val="clear" w:color="auto" w:fill="FFFFFF"/>
                <w:lang w:val="en-US"/>
              </w:rPr>
            </w:pPr>
          </w:p>
        </w:tc>
      </w:tr>
      <w:tr w:rsidRPr="00CC34AF" w:rsidR="00CC34AF" w:rsidTr="441AF4BC" w14:paraId="2B22AD7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CF38A9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618C68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Quản trị viên thay đổi tài khoản người dùng sang trạng thái hoạt động hoặc bị khóa</w:t>
            </w:r>
          </w:p>
          <w:p w:rsidRPr="00CC34AF" w:rsidR="00CC34AF" w:rsidP="00CC34AF" w:rsidRDefault="00CC34AF" w14:paraId="1F842240" w14:textId="77777777">
            <w:pPr>
              <w:rPr>
                <w:rFonts w:asciiTheme="majorHAnsi" w:hAnsiTheme="majorHAnsi" w:cstheme="majorHAnsi"/>
                <w:sz w:val="26"/>
                <w:szCs w:val="26"/>
                <w:shd w:val="clear" w:color="auto" w:fill="FFFFFF"/>
                <w:lang w:val="en-US"/>
              </w:rPr>
            </w:pPr>
          </w:p>
        </w:tc>
      </w:tr>
      <w:tr w:rsidRPr="00CC34AF" w:rsidR="00CC34AF" w:rsidTr="441AF4BC" w14:paraId="33ABCE7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66961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36999A1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DBA6B1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441AF4BC" w14:paraId="47BCD98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11C750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1BC2B0E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708CD6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Admin chọn chức năng thay đổi trạng thái khóa tài khoản người dùng.</w:t>
            </w:r>
          </w:p>
        </w:tc>
      </w:tr>
      <w:tr w:rsidRPr="00CC34AF" w:rsidR="00CC34AF" w:rsidTr="441AF4BC" w14:paraId="24DB8C0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2F3276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353C70B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ABC05F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đã đăng nhập với vai trò Quản trị viên hệ thống.</w:t>
            </w:r>
          </w:p>
          <w:p w:rsidRPr="00CC34AF" w:rsidR="00CC34AF" w:rsidP="00CC34AF" w:rsidRDefault="00CC34AF" w14:paraId="4A3D1857" w14:textId="77777777">
            <w:pPr>
              <w:rPr>
                <w:rFonts w:asciiTheme="majorHAnsi" w:hAnsiTheme="majorHAnsi" w:cstheme="majorHAnsi"/>
                <w:sz w:val="26"/>
                <w:szCs w:val="26"/>
                <w:shd w:val="clear" w:color="auto" w:fill="FFFFFF"/>
                <w:lang w:val="en-US"/>
              </w:rPr>
            </w:pPr>
          </w:p>
        </w:tc>
      </w:tr>
      <w:tr w:rsidRPr="00CC34AF" w:rsidR="00CC34AF" w:rsidTr="441AF4BC" w14:paraId="1A04BEE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59710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5F698DE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F75CB0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tài khoản người dùng được cập nhật thành Hoạt động hoặc Bị khóa</w:t>
            </w:r>
          </w:p>
          <w:p w:rsidRPr="00CC34AF" w:rsidR="00CC34AF" w:rsidP="00CC34AF" w:rsidRDefault="00CC34AF" w14:paraId="14FBC6C2" w14:textId="77777777">
            <w:pPr>
              <w:rPr>
                <w:rFonts w:asciiTheme="majorHAnsi" w:hAnsiTheme="majorHAnsi" w:cstheme="majorHAnsi"/>
                <w:sz w:val="26"/>
                <w:szCs w:val="26"/>
                <w:shd w:val="clear" w:color="auto" w:fill="FFFFFF"/>
                <w:lang w:val="en-US"/>
              </w:rPr>
            </w:pPr>
          </w:p>
        </w:tc>
      </w:tr>
      <w:tr w:rsidRPr="00CC34AF" w:rsidR="00CC34AF" w:rsidTr="441AF4BC" w14:paraId="287D1CF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31C166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7955F7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tài khoản người dùng không thay đổi.</w:t>
            </w:r>
          </w:p>
        </w:tc>
      </w:tr>
      <w:tr w:rsidRPr="00CC34AF" w:rsidR="00CC34AF" w:rsidTr="441AF4BC" w14:paraId="24EA694F"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2CD38C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607E63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281871A0" w14:textId="2CA95084">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Tại danh sách, Admin nhấn icon "Khóa" trên dòng user có trạng thái ‘Đang hoạt động’(mặc định) .</w:t>
            </w:r>
          </w:p>
          <w:p w:rsidRPr="00CC34AF" w:rsidR="00CC34AF" w:rsidP="00CC34AF" w:rsidRDefault="00F010F6" w14:paraId="4CCBDB45" w14:textId="1A42F043">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xác nhận.</w:t>
            </w:r>
          </w:p>
          <w:p w:rsidRPr="00CC34AF" w:rsidR="00CC34AF" w:rsidP="00CC34AF" w:rsidRDefault="00F010F6" w14:paraId="43A7BF3B" w14:textId="0792AD9C">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Admin xác nhận.</w:t>
            </w:r>
          </w:p>
          <w:p w:rsidRPr="00CC34AF" w:rsidR="00CC34AF" w:rsidP="00CC34AF" w:rsidRDefault="00F010F6" w14:paraId="15601A1F" w14:textId="23BD5D5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cập nhật trạng thái ‘Bị khóa’ cho tài khoản.</w:t>
            </w:r>
          </w:p>
          <w:p w:rsidRPr="00CC34AF" w:rsidR="00CC34AF" w:rsidP="00CC34AF" w:rsidRDefault="00CC34AF" w14:paraId="22D6C90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5.  Hệ thống lưu lịch sử thay đổi và thông báo cập nhật thành công.</w:t>
            </w:r>
          </w:p>
        </w:tc>
      </w:tr>
      <w:tr w:rsidRPr="00CC34AF" w:rsidR="00CC34AF" w:rsidTr="441AF4BC" w14:paraId="1474674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FD6C0C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7CAEA4A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2EE848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Mở khóa tài khoản</w:t>
            </w:r>
          </w:p>
          <w:p w:rsidRPr="00CC34AF" w:rsidR="00CC34AF" w:rsidP="00893277" w:rsidRDefault="00CC34AF" w14:paraId="235E6F22" w14:textId="77777777">
            <w:pPr>
              <w:numPr>
                <w:ilvl w:val="0"/>
                <w:numId w:val="1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1, Admin nhấn icon "Mở khóa" trên dòng user tại danh sách.</w:t>
            </w:r>
          </w:p>
          <w:p w:rsidRPr="00CC34AF" w:rsidR="00CC34AF" w:rsidP="00893277" w:rsidRDefault="00CC34AF" w14:paraId="78DA2126" w14:textId="77777777">
            <w:pPr>
              <w:numPr>
                <w:ilvl w:val="0"/>
                <w:numId w:val="1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xác nhận.</w:t>
            </w:r>
          </w:p>
          <w:p w:rsidRPr="00CC34AF" w:rsidR="00CC34AF" w:rsidP="00893277" w:rsidRDefault="00CC34AF" w14:paraId="633698AD" w14:textId="77777777">
            <w:pPr>
              <w:numPr>
                <w:ilvl w:val="0"/>
                <w:numId w:val="1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Admin xác nhận</w:t>
            </w:r>
          </w:p>
          <w:p w:rsidRPr="00CC34AF" w:rsidR="00CC34AF" w:rsidP="00893277" w:rsidRDefault="00CC34AF" w14:paraId="408C1803" w14:textId="77777777">
            <w:pPr>
              <w:numPr>
                <w:ilvl w:val="0"/>
                <w:numId w:val="1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cập nhật trạng thái ‘Đang hoạt động’ cho tài khoản.</w:t>
            </w:r>
          </w:p>
          <w:p w:rsidRPr="00CC34AF" w:rsidR="00CC34AF" w:rsidP="00CC34AF" w:rsidRDefault="00CC34AF" w14:paraId="59820BE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A2: Tự động khóa tài khoản</w:t>
            </w:r>
          </w:p>
          <w:p w:rsidRPr="00CC34AF" w:rsidR="00CC34AF" w:rsidP="00893277" w:rsidRDefault="00CC34AF" w14:paraId="6D0F441A" w14:textId="77777777">
            <w:pPr>
              <w:numPr>
                <w:ilvl w:val="0"/>
                <w:numId w:val="2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phát hiện nhân sự liên kết với tài khoản ở trạng thái “Đã thôi việc”</w:t>
            </w:r>
          </w:p>
          <w:p w:rsidRPr="00CC34AF" w:rsidR="00CC34AF" w:rsidP="00893277" w:rsidRDefault="00CC34AF" w14:paraId="7DB49992" w14:textId="77777777">
            <w:pPr>
              <w:numPr>
                <w:ilvl w:val="0"/>
                <w:numId w:val="2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cập nhật trạng thái ‘Bị khóa’ cho tài khoản.</w:t>
            </w:r>
          </w:p>
        </w:tc>
      </w:tr>
      <w:tr w:rsidRPr="00CC34AF" w:rsidR="00CC34AF" w:rsidTr="441AF4BC" w14:paraId="6F1796C5"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AA142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7D34F4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95BC2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Không thể khóa tài khoản đang đăng nhập</w:t>
            </w:r>
          </w:p>
          <w:p w:rsidRPr="00CC34AF" w:rsidR="00CC34AF" w:rsidP="00893277" w:rsidRDefault="00CC34AF" w14:paraId="3B5FD7B8" w14:textId="77777777">
            <w:pPr>
              <w:numPr>
                <w:ilvl w:val="0"/>
                <w:numId w:val="2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1, Admin chọn khóa tài khoản đang sử dụng</w:t>
            </w:r>
          </w:p>
          <w:p w:rsidRPr="00CC34AF" w:rsidR="00CC34AF" w:rsidP="00893277" w:rsidRDefault="00CC34AF" w14:paraId="66E3867B" w14:textId="77777777">
            <w:pPr>
              <w:numPr>
                <w:ilvl w:val="0"/>
                <w:numId w:val="2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từ chối thao tác</w:t>
            </w:r>
          </w:p>
          <w:p w:rsidRPr="00CC34AF" w:rsidR="00CC34AF" w:rsidP="00893277" w:rsidRDefault="00CC34AF" w14:paraId="41AB1851" w14:textId="77777777">
            <w:pPr>
              <w:numPr>
                <w:ilvl w:val="0"/>
                <w:numId w:val="2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Hiển thị thông báo “Không thể khóa tài khoản đang sử dụng”</w:t>
            </w:r>
          </w:p>
          <w:p w:rsidRPr="00CC34AF" w:rsidR="00CC34AF" w:rsidP="00CC34AF" w:rsidRDefault="00CC34AF" w14:paraId="5BD0AA06" w14:textId="77777777">
            <w:pPr>
              <w:rPr>
                <w:rFonts w:asciiTheme="majorHAnsi" w:hAnsiTheme="majorHAnsi" w:cstheme="majorHAnsi"/>
                <w:sz w:val="26"/>
                <w:szCs w:val="26"/>
                <w:shd w:val="clear" w:color="auto" w:fill="FFFFFF"/>
                <w:lang w:val="en-US"/>
              </w:rPr>
            </w:pPr>
          </w:p>
        </w:tc>
      </w:tr>
    </w:tbl>
    <w:p w:rsidRPr="00CC34AF" w:rsidR="00CC34AF" w:rsidP="00CC34AF" w:rsidRDefault="00CC34AF" w14:paraId="770007A9" w14:textId="77777777">
      <w:pPr>
        <w:rPr>
          <w:rFonts w:asciiTheme="majorHAnsi" w:hAnsiTheme="majorHAnsi" w:cstheme="majorHAnsi"/>
          <w:sz w:val="26"/>
          <w:szCs w:val="26"/>
          <w:shd w:val="clear" w:color="auto" w:fill="FFFFFF"/>
          <w:lang w:val="en-US"/>
        </w:rPr>
      </w:pPr>
    </w:p>
    <w:p w:rsidRPr="00CC34AF" w:rsidR="00CC34AF" w:rsidP="3FEEB204" w:rsidRDefault="65321137" w14:paraId="5732E796" w14:textId="581CEDDF">
      <w:pPr>
        <w:pStyle w:val="Heading3"/>
        <w:rPr>
          <w:sz w:val="26"/>
          <w:szCs w:val="26"/>
          <w:lang w:val="en-US"/>
        </w:rPr>
      </w:pPr>
      <w:bookmarkStart w:name="_Toc223525296" w:id="51"/>
      <w:r w:rsidRPr="65321137">
        <w:rPr>
          <w:lang w:val="en-US"/>
        </w:rPr>
        <w:t>4.9. Use Case:</w:t>
      </w:r>
      <w:r w:rsidRPr="65321137">
        <w:rPr>
          <w:b w:val="0"/>
          <w:bCs w:val="0"/>
          <w:sz w:val="26"/>
          <w:szCs w:val="26"/>
          <w:lang w:val="en-US"/>
        </w:rPr>
        <w:t xml:space="preserve"> Tạo mới đơn vị tổ chức nhân sự</w:t>
      </w:r>
      <w:bookmarkEnd w:id="51"/>
    </w:p>
    <w:p w:rsidRPr="00CC34AF" w:rsidR="00CC34AF" w:rsidP="00CC34AF" w:rsidRDefault="00CC34AF" w14:paraId="56EB55CF"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85"/>
        <w:gridCol w:w="6882"/>
      </w:tblGrid>
      <w:tr w:rsidRPr="00CC34AF" w:rsidR="00CC34AF" w:rsidTr="49819D88" w14:paraId="5EBCDD17"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1D47CAC1"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663A1ECF"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Tạo mới đơn vị tổ chức nhân sự</w:t>
            </w:r>
          </w:p>
        </w:tc>
      </w:tr>
      <w:tr w:rsidRPr="00CC34AF" w:rsidR="00CC34AF" w:rsidTr="49819D88" w14:paraId="2BBB75E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E7A98C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49819D88" w:rsidRDefault="00CC34AF" w14:paraId="10446AA2" w14:textId="17D9ED2D">
            <w:pPr>
              <w:rPr>
                <w:rFonts w:asciiTheme="majorHAnsi" w:hAnsiTheme="majorHAnsi" w:cstheme="majorBidi"/>
                <w:sz w:val="26"/>
                <w:szCs w:val="26"/>
                <w:shd w:val="clear" w:color="auto" w:fill="FFFFFF"/>
                <w:lang w:val="en-US"/>
              </w:rPr>
            </w:pPr>
            <w:r w:rsidRPr="49819D88">
              <w:rPr>
                <w:rFonts w:asciiTheme="majorHAnsi" w:hAnsiTheme="majorHAnsi" w:cstheme="majorBidi"/>
                <w:sz w:val="26"/>
                <w:szCs w:val="26"/>
                <w:shd w:val="clear" w:color="auto" w:fill="FFFFFF"/>
                <w:lang w:val="en-US"/>
              </w:rPr>
              <w:t xml:space="preserve">Quản trị viên, </w:t>
            </w:r>
            <w:r w:rsidRPr="49819D88" w:rsidR="49819D88">
              <w:rPr>
                <w:rFonts w:asciiTheme="majorHAnsi" w:hAnsiTheme="majorHAnsi" w:cstheme="majorBidi"/>
                <w:sz w:val="26"/>
                <w:szCs w:val="26"/>
                <w:lang w:val="en-US"/>
              </w:rPr>
              <w:t>phòng TCCB</w:t>
            </w:r>
          </w:p>
        </w:tc>
      </w:tr>
      <w:tr w:rsidRPr="00CC34AF" w:rsidR="00CC34AF" w:rsidTr="49819D88" w14:paraId="779157C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A63F4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1D79C3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Quản trị viên tạo mới một đơn vị tổ chức trong hệ thống, xác định mối quan hệ đơn vị cha – đơn vị con, phục vụ việc xây dựng và quản lý cơ cấu tổ chức nhân sự và nhập liệu thông tin đơn vị đang công tác cho nhân sự.</w:t>
            </w:r>
          </w:p>
        </w:tc>
      </w:tr>
      <w:tr w:rsidRPr="00CC34AF" w:rsidR="00CC34AF" w:rsidTr="49819D88" w14:paraId="274A3F3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DE241B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0BFF04A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6192D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49819D88" w14:paraId="2E1899A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667A19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30AE95F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BCE1F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chọn chức năng “Thêm mới đơn vị” trong menu “Cơ cấu tổ chức”.</w:t>
            </w:r>
          </w:p>
          <w:p w:rsidRPr="00CC34AF" w:rsidR="00CC34AF" w:rsidP="00CC34AF" w:rsidRDefault="00CC34AF" w14:paraId="4D361035" w14:textId="77777777">
            <w:pPr>
              <w:rPr>
                <w:rFonts w:asciiTheme="majorHAnsi" w:hAnsiTheme="majorHAnsi" w:cstheme="majorHAnsi"/>
                <w:sz w:val="26"/>
                <w:szCs w:val="26"/>
                <w:shd w:val="clear" w:color="auto" w:fill="FFFFFF"/>
                <w:lang w:val="en-US"/>
              </w:rPr>
            </w:pPr>
          </w:p>
        </w:tc>
      </w:tr>
      <w:tr w:rsidRPr="00CC34AF" w:rsidR="00CC34AF" w:rsidTr="49819D88" w14:paraId="407B6F2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0CC1BD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31552EC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BF10F3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Quản trị viên đã đăng nhập hệ thống.</w:t>
            </w:r>
          </w:p>
          <w:p w:rsidRPr="00CC34AF" w:rsidR="00CC34AF" w:rsidP="00CC34AF" w:rsidRDefault="00CC34AF" w14:paraId="59E1A4C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đã tồn tại đơn vị gốc “Trường đại học Thủy lợi”.</w:t>
            </w:r>
          </w:p>
        </w:tc>
      </w:tr>
      <w:tr w:rsidRPr="00CC34AF" w:rsidR="00CC34AF" w:rsidTr="49819D88" w14:paraId="2A4DAB8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63E8E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45EAFFE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367D87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tổ chức mới được tạo và lưu thành công trong hệ thống.</w:t>
            </w:r>
          </w:p>
          <w:p w:rsidRPr="00CC34AF" w:rsidR="00CC34AF" w:rsidP="00CC34AF" w:rsidRDefault="00CC34AF" w14:paraId="21E768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mới được gắn đúng vào cây cơ cấu tổ chức theo quan hệ cha – con.</w:t>
            </w:r>
          </w:p>
          <w:p w:rsidRPr="00CC34AF" w:rsidR="00CC34AF" w:rsidP="00CC34AF" w:rsidRDefault="00CC34AF" w14:paraId="45A4B7F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Sơ đồ cơ cấu tổ chức được cập nhật và hiển thị ngay sau khi tạo.</w:t>
            </w:r>
          </w:p>
          <w:p w:rsidRPr="00CC34AF" w:rsidR="00CC34AF" w:rsidP="00CC34AF" w:rsidRDefault="00CC34AF" w14:paraId="5B320DF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mới có thể được sử dụng để gán thông tin đơn vị công tác cho hồ sơ nhân sự.</w:t>
            </w:r>
          </w:p>
        </w:tc>
      </w:tr>
      <w:tr w:rsidRPr="00CC34AF" w:rsidR="00CC34AF" w:rsidTr="49819D88" w14:paraId="178B706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0B9E66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6C8FC7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không được tạo do vi phạm ràng buộc dữ liệu hoặc nghiệp vụ.</w:t>
            </w:r>
          </w:p>
        </w:tc>
      </w:tr>
      <w:tr w:rsidRPr="00CC34AF" w:rsidR="00CC34AF" w:rsidTr="49819D88" w14:paraId="6C2B0027"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62E8F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C9040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450BD506" w14:textId="7B33B163">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Hệ thống hiển thị sơ đồ cây cơ cấu tổ chức hiện tại.</w:t>
            </w:r>
          </w:p>
          <w:p w:rsidRPr="00CC34AF" w:rsidR="00CC34AF" w:rsidP="00CC34AF" w:rsidRDefault="00525AEC" w14:paraId="71F8291C" w14:textId="5987BE32">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Quản trị viên chọn một đơn vị làm đơn vị cha (hoặc chọn “đơn vị gốc”).</w:t>
            </w:r>
          </w:p>
          <w:p w:rsidRPr="00CC34AF" w:rsidR="00CC34AF" w:rsidP="00CC34AF" w:rsidRDefault="00525AEC" w14:paraId="584E0085" w14:textId="421EAE1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Quản trị viên nhấn chức năng “Thêm mới đơn vị” dưới cấp của đơn vị đã chọn.</w:t>
            </w:r>
          </w:p>
          <w:p w:rsidRPr="00CC34AF" w:rsidR="00CC34AF" w:rsidP="00CC34AF" w:rsidRDefault="000E4D47" w14:paraId="4376D724" w14:textId="595D5C03">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màn hình nhập thông tin đơn vị mới.</w:t>
            </w:r>
          </w:p>
          <w:p w:rsidRPr="00CC34AF" w:rsidR="00CC34AF" w:rsidP="00CC34AF" w:rsidRDefault="00F70D98" w14:paraId="41285E57" w14:textId="6D9FB75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Quản trị viên nhập các thông tin:</w:t>
            </w:r>
          </w:p>
          <w:p w:rsidRPr="00CC34AF" w:rsidR="00CC34AF" w:rsidP="00893277" w:rsidRDefault="00CC34AF" w14:paraId="44B7F66A" w14:textId="77777777">
            <w:pPr>
              <w:numPr>
                <w:ilvl w:val="0"/>
                <w:numId w:val="2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Tên đơn vị</w:t>
            </w:r>
          </w:p>
          <w:p w:rsidRPr="00CC34AF" w:rsidR="00CC34AF" w:rsidP="00893277" w:rsidRDefault="00CC34AF" w14:paraId="60750CEF" w14:textId="77777777">
            <w:pPr>
              <w:numPr>
                <w:ilvl w:val="0"/>
                <w:numId w:val="2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Mã đơn vị</w:t>
            </w:r>
          </w:p>
          <w:p w:rsidRPr="00CC34AF" w:rsidR="00CC34AF" w:rsidP="00893277" w:rsidRDefault="00CC34AF" w14:paraId="057E1128" w14:textId="77777777">
            <w:pPr>
              <w:numPr>
                <w:ilvl w:val="0"/>
                <w:numId w:val="2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đơn vị (Hội đồng, Ban, Khoa, Phòng, Bộ môn, Phòng thí nghiệm, Trung tâm)</w:t>
            </w:r>
          </w:p>
          <w:p w:rsidRPr="00CC34AF" w:rsidR="00CC34AF" w:rsidP="00893277" w:rsidRDefault="00CC34AF" w14:paraId="5064E753" w14:textId="77777777">
            <w:pPr>
              <w:numPr>
                <w:ilvl w:val="0"/>
                <w:numId w:val="2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cha (mặc định là đơn vị đã chọn ở bước 3)</w:t>
            </w:r>
          </w:p>
          <w:p w:rsidRPr="00CC34AF" w:rsidR="00CC34AF" w:rsidP="00893277" w:rsidRDefault="00CC34AF" w14:paraId="4A0B330B" w14:textId="77777777">
            <w:pPr>
              <w:numPr>
                <w:ilvl w:val="0"/>
                <w:numId w:val="2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liên hệ (Ngày thành lập, Địa chỉ, Địa chỉ văn phòng,  Email, Số điện thoại, link website(tùy chọn))</w:t>
            </w:r>
          </w:p>
          <w:p w:rsidRPr="00CC34AF" w:rsidR="00CC34AF" w:rsidP="00893277" w:rsidRDefault="00CC34AF" w14:paraId="2AB2094F" w14:textId="77777777">
            <w:pPr>
              <w:numPr>
                <w:ilvl w:val="0"/>
                <w:numId w:val="2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Xác nhận đơn vị nút (Nếu xác nhận thì ta sẽ không thể thêm mới đơn vị con dưới đơn vị này)</w:t>
            </w:r>
          </w:p>
          <w:p w:rsidRPr="00CC34AF" w:rsidR="00CC34AF" w:rsidP="00CC34AF" w:rsidRDefault="00E477CE" w14:paraId="0B1BED26" w14:textId="24046503">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Quản trị viên nhấn “Lưu”.</w:t>
            </w:r>
          </w:p>
          <w:p w:rsidRPr="00CC34AF" w:rsidR="00CC34AF" w:rsidP="00CC34AF" w:rsidRDefault="00E477CE" w14:paraId="49658F4A" w14:textId="4909885E">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kiểm tra dữ liệu hợp lệ (Dữ liệu cần đầy đủ các trường bắt buộc).</w:t>
            </w:r>
          </w:p>
          <w:p w:rsidRPr="00CC34AF" w:rsidR="00CC34AF" w:rsidP="00CC34AF" w:rsidRDefault="00E477CE" w14:paraId="5836E478" w14:textId="4B794C2E">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8</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xác nhận lưu</w:t>
            </w:r>
          </w:p>
          <w:p w:rsidRPr="00CC34AF" w:rsidR="00CC34AF" w:rsidP="00CC34AF" w:rsidRDefault="00E477CE" w14:paraId="4CE7C096" w14:textId="3139AA0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9</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Quản trị viên xác nhận</w:t>
            </w:r>
          </w:p>
          <w:p w:rsidRPr="00CC34AF" w:rsidR="00CC34AF" w:rsidP="00CC34AF" w:rsidRDefault="00E477CE" w14:paraId="71D41108" w14:textId="3C61654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10</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đơn vị mới vào cơ sở dữ liệu và trạng thái của đơn vị mặc định là “Đang hoạt động”.</w:t>
            </w:r>
          </w:p>
          <w:p w:rsidRPr="00CC34AF" w:rsidR="00CC34AF" w:rsidP="00CC34AF" w:rsidRDefault="00FA7FC4" w14:paraId="6F9E583D" w14:textId="57AA19E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11</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lịch sử thay đổi và thông báo thêm thành công.</w:t>
            </w:r>
          </w:p>
          <w:p w:rsidRPr="00CC34AF" w:rsidR="00CC34AF" w:rsidP="00CC34AF" w:rsidRDefault="00CC34AF" w14:paraId="28AC1193" w14:textId="77777777">
            <w:pPr>
              <w:rPr>
                <w:rFonts w:asciiTheme="majorHAnsi" w:hAnsiTheme="majorHAnsi" w:cstheme="majorHAnsi"/>
                <w:sz w:val="26"/>
                <w:szCs w:val="26"/>
                <w:shd w:val="clear" w:color="auto" w:fill="FFFFFF"/>
                <w:lang w:val="en-US"/>
              </w:rPr>
            </w:pPr>
          </w:p>
        </w:tc>
      </w:tr>
      <w:tr w:rsidRPr="00CC34AF" w:rsidR="00CC34AF" w:rsidTr="49819D88" w14:paraId="77648BB9" w14:textId="77777777">
        <w:trPr>
          <w:trHeight w:val="68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B1CA8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67B2BE4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F39CC6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49819D88" w14:paraId="0F57CDEA"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7512A6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FD45E0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12702C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Trùng mã đơn vị</w:t>
            </w:r>
          </w:p>
          <w:p w:rsidRPr="00CC34AF" w:rsidR="00CC34AF" w:rsidP="00893277" w:rsidRDefault="00CC34AF" w14:paraId="50A1C7BC" w14:textId="77777777">
            <w:pPr>
              <w:numPr>
                <w:ilvl w:val="0"/>
                <w:numId w:val="2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7, hệ thống phát hiện mã đơn vị đã tồn tại.</w:t>
            </w:r>
          </w:p>
          <w:p w:rsidRPr="00CC34AF" w:rsidR="00CC34AF" w:rsidP="00893277" w:rsidRDefault="00CC34AF" w14:paraId="6978496B" w14:textId="77777777">
            <w:pPr>
              <w:numPr>
                <w:ilvl w:val="0"/>
                <w:numId w:val="2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“Mã đơn vị đã tồn tại. Vui lòng nhập mã khác.”</w:t>
            </w:r>
          </w:p>
          <w:p w:rsidRPr="00CC34AF" w:rsidR="00CC34AF" w:rsidP="00CC34AF" w:rsidRDefault="00CC34AF" w14:paraId="46A5762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Thiếu thông tin bắt buộc</w:t>
            </w:r>
          </w:p>
          <w:p w:rsidRPr="00CC34AF" w:rsidR="00CC34AF" w:rsidP="00893277" w:rsidRDefault="00CC34AF" w14:paraId="54B349D4" w14:textId="77777777">
            <w:pPr>
              <w:numPr>
                <w:ilvl w:val="0"/>
                <w:numId w:val="2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7, hệ thống phát hiện thiếu các trường bắt buộc (Tên đơn vị, Mã đơn vị, Loại đơn vị).</w:t>
            </w:r>
          </w:p>
          <w:p w:rsidRPr="00CC34AF" w:rsidR="00CC34AF" w:rsidP="00893277" w:rsidRDefault="00CC34AF" w14:paraId="7D242DAB" w14:textId="77777777">
            <w:pPr>
              <w:numPr>
                <w:ilvl w:val="0"/>
                <w:numId w:val="2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cảnh báo và yêu cầu bổ sung.</w:t>
            </w:r>
          </w:p>
          <w:p w:rsidRPr="00CC34AF" w:rsidR="00CC34AF" w:rsidP="00893277" w:rsidRDefault="00CC34AF" w14:paraId="6FF8E949" w14:textId="77777777">
            <w:pPr>
              <w:numPr>
                <w:ilvl w:val="0"/>
                <w:numId w:val="2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bước 6.</w:t>
            </w:r>
          </w:p>
          <w:p w:rsidRPr="00CC34AF" w:rsidR="00CC34AF" w:rsidP="00CC34AF" w:rsidRDefault="00CC34AF" w14:paraId="3B1A929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E3: Đơn vị cha không hợp lệ</w:t>
            </w:r>
          </w:p>
          <w:p w:rsidRPr="00CC34AF" w:rsidR="00CC34AF" w:rsidP="00893277" w:rsidRDefault="00CC34AF" w14:paraId="0575F164" w14:textId="77777777">
            <w:pPr>
              <w:numPr>
                <w:ilvl w:val="0"/>
                <w:numId w:val="2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hệ thống phát hiện người dùng muốn thêm mới tại đơn vị cha đang ở trạng thái Giải thể/Bị sáp nhập.</w:t>
            </w:r>
          </w:p>
          <w:p w:rsidRPr="00CC34AF" w:rsidR="00CC34AF" w:rsidP="00893277" w:rsidRDefault="00CC34AF" w14:paraId="18BA3098" w14:textId="77777777">
            <w:pPr>
              <w:numPr>
                <w:ilvl w:val="0"/>
                <w:numId w:val="2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“Không thể tạo đơn vị trực thuộc đơn vị đã giải thể/ bị sáp nhập”</w:t>
            </w:r>
          </w:p>
          <w:p w:rsidRPr="00CC34AF" w:rsidR="00CC34AF" w:rsidP="00CC34AF" w:rsidRDefault="00CC34AF" w14:paraId="39E6F19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E4: Hủy thao tác</w:t>
            </w:r>
          </w:p>
          <w:p w:rsidRPr="00CC34AF" w:rsidR="00CC34AF" w:rsidP="00893277" w:rsidRDefault="00CC34AF" w14:paraId="6BCEF470" w14:textId="77777777">
            <w:pPr>
              <w:numPr>
                <w:ilvl w:val="0"/>
                <w:numId w:val="2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Quản trị viên chọn “Hủy”.</w:t>
            </w:r>
          </w:p>
          <w:p w:rsidRPr="00CC34AF" w:rsidR="00CC34AF" w:rsidP="00893277" w:rsidRDefault="00CC34AF" w14:paraId="572DB3CE" w14:textId="77777777">
            <w:pPr>
              <w:numPr>
                <w:ilvl w:val="0"/>
                <w:numId w:val="26"/>
              </w:num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Quay lại màn hình danh sách nhân sự.</w:t>
            </w:r>
          </w:p>
        </w:tc>
      </w:tr>
    </w:tbl>
    <w:p w:rsidRPr="00CC34AF" w:rsidR="00CC34AF" w:rsidP="00CC34AF" w:rsidRDefault="00CC34AF" w14:paraId="368348F3" w14:textId="77777777">
      <w:pPr>
        <w:rPr>
          <w:rFonts w:asciiTheme="majorHAnsi" w:hAnsiTheme="majorHAnsi" w:cstheme="majorHAnsi"/>
          <w:sz w:val="26"/>
          <w:szCs w:val="26"/>
          <w:shd w:val="clear" w:color="auto" w:fill="FFFFFF"/>
          <w:lang w:val="en-US"/>
        </w:rPr>
      </w:pPr>
    </w:p>
    <w:p w:rsidRPr="00CC34AF" w:rsidR="00CC34AF" w:rsidP="3FEEB204" w:rsidRDefault="65321137" w14:paraId="65925BEE" w14:textId="237C7A5F">
      <w:pPr>
        <w:pStyle w:val="Heading3"/>
        <w:rPr>
          <w:sz w:val="26"/>
          <w:szCs w:val="26"/>
          <w:lang w:val="en-US"/>
        </w:rPr>
      </w:pPr>
      <w:bookmarkStart w:name="_Toc223525297" w:id="52"/>
      <w:r w:rsidRPr="65321137">
        <w:rPr>
          <w:lang w:val="en-US"/>
        </w:rPr>
        <w:t>4.10. Use Case:</w:t>
      </w:r>
      <w:r w:rsidRPr="65321137">
        <w:rPr>
          <w:b w:val="0"/>
          <w:bCs w:val="0"/>
          <w:sz w:val="26"/>
          <w:szCs w:val="26"/>
          <w:lang w:val="en-US"/>
        </w:rPr>
        <w:t xml:space="preserve"> Sửa thông tin đơn vị tổ chức nhân sự</w:t>
      </w:r>
      <w:bookmarkEnd w:id="52"/>
    </w:p>
    <w:p w:rsidRPr="00CC34AF" w:rsidR="00CC34AF" w:rsidP="00CC34AF" w:rsidRDefault="00CC34AF" w14:paraId="3ADDA881"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32"/>
        <w:gridCol w:w="6735"/>
      </w:tblGrid>
      <w:tr w:rsidRPr="00CC34AF" w:rsidR="00CC34AF" w:rsidTr="49819D88" w14:paraId="716BA10F"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64963E0B"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84D6C" w:rsidR="00CC34AF" w:rsidP="00CC34AF" w:rsidRDefault="00CC34AF" w14:paraId="4168ED7D" w14:textId="77777777">
            <w:pPr>
              <w:rPr>
                <w:rFonts w:asciiTheme="majorHAnsi" w:hAnsiTheme="majorHAnsi" w:cstheme="majorBidi"/>
                <w:sz w:val="26"/>
                <w:szCs w:val="26"/>
                <w:highlight w:val="lightGray"/>
                <w:shd w:val="clear" w:color="auto" w:fill="FFFFFF"/>
                <w:lang w:val="en-US"/>
              </w:rPr>
            </w:pPr>
            <w:r w:rsidRPr="00F84D6C">
              <w:rPr>
                <w:rFonts w:asciiTheme="majorHAnsi" w:hAnsiTheme="majorHAnsi" w:cstheme="majorBidi"/>
                <w:b/>
                <w:sz w:val="26"/>
                <w:szCs w:val="26"/>
                <w:highlight w:val="lightGray"/>
                <w:shd w:val="clear" w:color="auto" w:fill="FFFFFF"/>
                <w:lang w:val="en-US"/>
              </w:rPr>
              <w:t>Sửa thông tin đơn vị tổ chức nhân sự</w:t>
            </w:r>
          </w:p>
        </w:tc>
      </w:tr>
      <w:tr w:rsidRPr="00CC34AF" w:rsidR="00CC34AF" w:rsidTr="49819D88" w14:paraId="425213C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0EB5A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49819D88" w:rsidRDefault="00CC34AF" w14:paraId="545CD084" w14:textId="77777777">
            <w:pPr>
              <w:rPr>
                <w:rFonts w:asciiTheme="majorHAnsi" w:hAnsiTheme="majorHAnsi" w:cstheme="majorBidi"/>
                <w:sz w:val="26"/>
                <w:szCs w:val="26"/>
                <w:shd w:val="clear" w:color="auto" w:fill="FFFFFF"/>
                <w:lang w:val="en-US"/>
              </w:rPr>
            </w:pPr>
            <w:r w:rsidRPr="49819D88">
              <w:rPr>
                <w:rFonts w:asciiTheme="majorHAnsi" w:hAnsiTheme="majorHAnsi" w:cstheme="majorBidi"/>
                <w:sz w:val="26"/>
                <w:szCs w:val="26"/>
                <w:shd w:val="clear" w:color="auto" w:fill="FFFFFF"/>
                <w:lang w:val="en-US"/>
              </w:rPr>
              <w:t>Quản trị viên, phòng TCCB</w:t>
            </w:r>
          </w:p>
          <w:p w:rsidRPr="00CC34AF" w:rsidR="00CC34AF" w:rsidP="00CC34AF" w:rsidRDefault="00CC34AF" w14:paraId="07B83EE9" w14:textId="77777777">
            <w:pPr>
              <w:rPr>
                <w:rFonts w:asciiTheme="majorHAnsi" w:hAnsiTheme="majorHAnsi" w:cstheme="majorHAnsi"/>
                <w:sz w:val="26"/>
                <w:szCs w:val="26"/>
                <w:shd w:val="clear" w:color="auto" w:fill="FFFFFF"/>
                <w:lang w:val="en-US"/>
              </w:rPr>
            </w:pPr>
          </w:p>
        </w:tc>
      </w:tr>
      <w:tr w:rsidRPr="00CC34AF" w:rsidR="00CC34AF" w:rsidTr="49819D88" w14:paraId="2854DE9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1CDE72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890DC01" w14:textId="77777777">
            <w:pPr>
              <w:rPr>
                <w:rFonts w:asciiTheme="majorHAnsi" w:hAnsiTheme="majorHAnsi" w:cstheme="majorBidi"/>
                <w:sz w:val="26"/>
                <w:szCs w:val="26"/>
                <w:shd w:val="clear" w:color="auto" w:fill="FFFFFF"/>
                <w:lang w:val="en-US"/>
              </w:rPr>
            </w:pPr>
            <w:r w:rsidRPr="2BC6A272">
              <w:rPr>
                <w:rFonts w:asciiTheme="majorHAnsi" w:hAnsiTheme="majorHAnsi" w:cstheme="majorBidi"/>
                <w:sz w:val="26"/>
                <w:szCs w:val="26"/>
                <w:shd w:val="clear" w:color="auto" w:fill="FFFFFF"/>
                <w:lang w:val="en-US"/>
              </w:rPr>
              <w:t>Cho phép cán bộ Quản trị viên chỉnh sửa thông tin của đơn vị trong cơ cấu tổ chức nhằm đảm bảo dữ liệu luôn chính xác và cập nhật theo thực tế.</w:t>
            </w:r>
          </w:p>
        </w:tc>
      </w:tr>
      <w:tr w:rsidRPr="00CC34AF" w:rsidR="00CC34AF" w:rsidTr="49819D88" w14:paraId="02D8F3F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EB301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0BA11D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F973B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49819D88" w14:paraId="6D3E27F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815402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424BBD3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EA6C0A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chọn chức năng “Sửa thông tin đơn vị” tại màn hình chi tiết đơn vị trong menu “Cơ cấu tổ chức”.</w:t>
            </w:r>
          </w:p>
          <w:p w:rsidRPr="00CC34AF" w:rsidR="00CC34AF" w:rsidP="00CC34AF" w:rsidRDefault="00CC34AF" w14:paraId="0E3A4A39" w14:textId="77777777">
            <w:pPr>
              <w:rPr>
                <w:rFonts w:asciiTheme="majorHAnsi" w:hAnsiTheme="majorHAnsi" w:cstheme="majorHAnsi"/>
                <w:sz w:val="26"/>
                <w:szCs w:val="26"/>
                <w:shd w:val="clear" w:color="auto" w:fill="FFFFFF"/>
                <w:lang w:val="en-US"/>
              </w:rPr>
            </w:pPr>
          </w:p>
        </w:tc>
      </w:tr>
      <w:tr w:rsidRPr="00CC34AF" w:rsidR="00CC34AF" w:rsidTr="49819D88" w14:paraId="0B251BA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4906F4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340A898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34BE95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đã đăng nhập hệ thống.</w:t>
            </w:r>
          </w:p>
          <w:p w:rsidRPr="00CC34AF" w:rsidR="00CC34AF" w:rsidP="00CC34AF" w:rsidRDefault="00CC34AF" w14:paraId="6243D03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tổ chức cần chỉnh sửa đã tồn tại trong hệ thống.</w:t>
            </w:r>
          </w:p>
          <w:p w:rsidRPr="00CC34AF" w:rsidR="00CC34AF" w:rsidP="00CC34AF" w:rsidRDefault="00CC34AF" w14:paraId="5E981331" w14:textId="77777777">
            <w:pPr>
              <w:rPr>
                <w:rFonts w:asciiTheme="majorHAnsi" w:hAnsiTheme="majorHAnsi" w:cstheme="majorHAnsi"/>
                <w:sz w:val="26"/>
                <w:szCs w:val="26"/>
                <w:shd w:val="clear" w:color="auto" w:fill="FFFFFF"/>
                <w:lang w:val="en-US"/>
              </w:rPr>
            </w:pPr>
          </w:p>
        </w:tc>
      </w:tr>
      <w:tr w:rsidRPr="00CC34AF" w:rsidR="00CC34AF" w:rsidTr="49819D88" w14:paraId="203EA91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9A2181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4A82854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C3F5EE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đơn vị được cập nhật thành công.</w:t>
            </w:r>
          </w:p>
          <w:p w:rsidRPr="00CC34AF" w:rsidR="00CC34AF" w:rsidP="00CC34AF" w:rsidRDefault="00CC34AF" w14:paraId="76290F5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Sơ đồ cơ cấu tổ chức phản ánh dữ liệu mới.</w:t>
            </w:r>
          </w:p>
        </w:tc>
      </w:tr>
      <w:tr w:rsidRPr="00CC34AF" w:rsidR="00CC34AF" w:rsidTr="49819D88" w14:paraId="553E5F4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EE9B69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70E938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đơn vị không được cập nhật do vi phạm ràng buộc dữ liệu hoặc nghiệp vụ.</w:t>
            </w:r>
          </w:p>
        </w:tc>
      </w:tr>
      <w:tr w:rsidRPr="00CC34AF" w:rsidR="00CC34AF" w:rsidTr="49819D88" w14:paraId="6C54770E"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4D9502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2FE5A91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1894898F" w14:textId="1DBEC3BB">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Hệ thống hiển thị sơ đồ đơn vị hiện tại</w:t>
            </w:r>
          </w:p>
          <w:p w:rsidRPr="00CC34AF" w:rsidR="00CC34AF" w:rsidP="00CC34AF" w:rsidRDefault="00666677" w14:paraId="156E0141" w14:textId="32AE773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Quản trị viên chọn chức năng “Sửa thông tin đơn vị”</w:t>
            </w:r>
            <w:r w:rsidRPr="60F31A95" w:rsidR="00CC34AF">
              <w:rPr>
                <w:rFonts w:asciiTheme="majorHAnsi" w:hAnsiTheme="majorHAnsi" w:cstheme="majorBidi"/>
                <w:b/>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của một đơn vị.</w:t>
            </w:r>
          </w:p>
          <w:p w:rsidRPr="00CC34AF" w:rsidR="00CC34AF" w:rsidP="00CC34AF" w:rsidRDefault="00666677" w14:paraId="3832C6F9" w14:textId="7DC40FF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form chỉnh sửa với các thông tin hiện tại của đơn vị, bao gồm: </w:t>
            </w:r>
          </w:p>
          <w:p w:rsidRPr="00CC34AF" w:rsidR="00CC34AF" w:rsidP="00CC34AF" w:rsidRDefault="00CC34AF" w14:paraId="0F08065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Thông tin cơ bản:</w:t>
            </w:r>
            <w:r w:rsidRPr="60F31A95">
              <w:rPr>
                <w:rFonts w:asciiTheme="majorHAnsi" w:hAnsiTheme="majorHAnsi" w:cstheme="majorBidi"/>
                <w:sz w:val="26"/>
                <w:szCs w:val="26"/>
                <w:shd w:val="clear" w:color="auto" w:fill="FFFFFF"/>
                <w:lang w:val="en-US"/>
              </w:rPr>
              <w:t xml:space="preserve"> Tên đơn vị, Mã đơn vị (Không được sửa), Loại đơn vị; </w:t>
            </w:r>
          </w:p>
          <w:p w:rsidRPr="00CC34AF" w:rsidR="00CC34AF" w:rsidP="00CC34AF" w:rsidRDefault="00CC34AF" w14:paraId="41E70C5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Thông tin liên hệ:</w:t>
            </w:r>
            <w:r w:rsidRPr="60F31A95">
              <w:rPr>
                <w:rFonts w:asciiTheme="majorHAnsi" w:hAnsiTheme="majorHAnsi" w:cstheme="majorBidi"/>
                <w:sz w:val="26"/>
                <w:szCs w:val="26"/>
                <w:shd w:val="clear" w:color="auto" w:fill="FFFFFF"/>
                <w:lang w:val="en-US"/>
              </w:rPr>
              <w:t xml:space="preserve"> Địa chỉ, Địa chỉ văn phòng, Email, Số điện thoại, Website.</w:t>
            </w:r>
          </w:p>
          <w:p w:rsidRPr="00CC34AF" w:rsidR="00CC34AF" w:rsidP="00CC34AF" w:rsidRDefault="00666677" w14:paraId="57D076C9" w14:textId="3A07169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Quản trị viên chỉnh sửa các thông tin cần thiết.</w:t>
            </w:r>
          </w:p>
          <w:p w:rsidRPr="00CC34AF" w:rsidR="00CC34AF" w:rsidP="00CC34AF" w:rsidRDefault="00F70D98" w14:paraId="7369E46B" w14:textId="702BB3E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 xml:space="preserve">Quản trị viên nhấn </w:t>
            </w:r>
            <w:r w:rsidRPr="60F31A95" w:rsidR="00CC34AF">
              <w:rPr>
                <w:rFonts w:asciiTheme="majorHAnsi" w:hAnsiTheme="majorHAnsi" w:cstheme="majorBidi"/>
                <w:b/>
                <w:sz w:val="26"/>
                <w:szCs w:val="26"/>
                <w:shd w:val="clear" w:color="auto" w:fill="FFFFFF"/>
                <w:lang w:val="en-US"/>
              </w:rPr>
              <w:t>“Lưu”</w:t>
            </w:r>
            <w:r w:rsidRPr="60F31A95" w:rsidR="00CC34AF">
              <w:rPr>
                <w:rFonts w:asciiTheme="majorHAnsi" w:hAnsiTheme="majorHAnsi" w:cstheme="majorBidi"/>
                <w:sz w:val="26"/>
                <w:szCs w:val="26"/>
                <w:shd w:val="clear" w:color="auto" w:fill="FFFFFF"/>
                <w:lang w:val="en-US"/>
              </w:rPr>
              <w:t>.</w:t>
            </w:r>
            <w:r w:rsidRPr="00CC34AF" w:rsidR="00CC34AF">
              <w:rPr>
                <w:rFonts w:asciiTheme="majorHAnsi" w:hAnsiTheme="majorHAnsi" w:cstheme="majorHAnsi"/>
                <w:sz w:val="26"/>
                <w:szCs w:val="26"/>
                <w:shd w:val="clear" w:color="auto" w:fill="FFFFFF"/>
                <w:lang w:val="en-US"/>
              </w:rPr>
              <w:br/>
            </w:r>
            <w:r w:rsidRPr="60F31A95" w:rsidR="00CC34AF">
              <w:rPr>
                <w:rFonts w:asciiTheme="majorHAnsi" w:hAnsiTheme="majorHAnsi" w:cstheme="majorBidi"/>
                <w:sz w:val="26"/>
                <w:szCs w:val="26"/>
                <w:shd w:val="clear" w:color="auto" w:fill="FFFFFF"/>
                <w:lang w:val="en-US"/>
              </w:rPr>
              <w:t>6. Hệ thống kiểm tra tính hợp lệ của dữ liệu.</w:t>
            </w:r>
          </w:p>
          <w:p w:rsidRPr="00CC34AF" w:rsidR="00CC34AF" w:rsidP="00CC34AF" w:rsidRDefault="00666677" w14:paraId="406CD030" w14:textId="46BC9AEE">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xác nhận lưu</w:t>
            </w:r>
          </w:p>
          <w:p w:rsidRPr="00CC34AF" w:rsidR="00CC34AF" w:rsidP="00CC34AF" w:rsidRDefault="00666677" w14:paraId="297B89E5" w14:textId="5C736104">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8</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Quản trị viên xác nhận.</w:t>
            </w:r>
          </w:p>
          <w:p w:rsidRPr="00CC34AF" w:rsidR="00CC34AF" w:rsidP="00CC34AF" w:rsidRDefault="00666677" w14:paraId="0365E279" w14:textId="7B5103F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9</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cập nhật thông tin đơn vị.</w:t>
            </w:r>
          </w:p>
          <w:p w:rsidRPr="00CC34AF" w:rsidR="00CC34AF" w:rsidP="00CC34AF" w:rsidRDefault="00666677" w14:paraId="76ADEBFC" w14:textId="1B06165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10</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lịch sử thay đổi và thông báo cập nhật thành công.</w:t>
            </w:r>
          </w:p>
          <w:p w:rsidRPr="00CC34AF" w:rsidR="00CC34AF" w:rsidP="00CC34AF" w:rsidRDefault="00CC34AF" w14:paraId="09430CF3" w14:textId="77777777">
            <w:pPr>
              <w:rPr>
                <w:rFonts w:asciiTheme="majorHAnsi" w:hAnsiTheme="majorHAnsi" w:cstheme="majorHAnsi"/>
                <w:sz w:val="26"/>
                <w:szCs w:val="26"/>
                <w:shd w:val="clear" w:color="auto" w:fill="FFFFFF"/>
                <w:lang w:val="en-US"/>
              </w:rPr>
            </w:pPr>
          </w:p>
        </w:tc>
      </w:tr>
      <w:tr w:rsidRPr="00CC34AF" w:rsidR="00CC34AF" w:rsidTr="49819D88" w14:paraId="39A60A5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F68377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5C23BE7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24FDCE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p w:rsidRPr="00CC34AF" w:rsidR="00CC34AF" w:rsidP="00CC34AF" w:rsidRDefault="00CC34AF" w14:paraId="2CD9C6A2" w14:textId="77777777">
            <w:pPr>
              <w:rPr>
                <w:rFonts w:asciiTheme="majorHAnsi" w:hAnsiTheme="majorHAnsi" w:cstheme="majorHAnsi"/>
                <w:sz w:val="26"/>
                <w:szCs w:val="26"/>
                <w:shd w:val="clear" w:color="auto" w:fill="FFFFFF"/>
                <w:lang w:val="en-US"/>
              </w:rPr>
            </w:pPr>
          </w:p>
        </w:tc>
      </w:tr>
      <w:tr w:rsidRPr="00CC34AF" w:rsidR="00CC34AF" w:rsidTr="49819D88" w14:paraId="66FF4BA1" w14:textId="77777777">
        <w:trPr>
          <w:trHeight w:val="138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1E7B57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129C53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7EA14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không hợp lệ</w:t>
            </w:r>
          </w:p>
          <w:p w:rsidRPr="00CC34AF" w:rsidR="00CC34AF" w:rsidP="00893277" w:rsidRDefault="00CC34AF" w14:paraId="46FEB8CD" w14:textId="77777777">
            <w:pPr>
              <w:numPr>
                <w:ilvl w:val="0"/>
                <w:numId w:val="2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6, hệ thống phát hiện thiếu dữ liệu bắt buộc hoặc định dạng không hợp lệ.</w:t>
            </w:r>
          </w:p>
          <w:p w:rsidRPr="00CC34AF" w:rsidR="00CC34AF" w:rsidP="00893277" w:rsidRDefault="00CC34AF" w14:paraId="3504624C" w14:textId="77777777">
            <w:pPr>
              <w:numPr>
                <w:ilvl w:val="0"/>
                <w:numId w:val="2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cảnh báo và không cho phép lưu.</w:t>
            </w:r>
          </w:p>
          <w:p w:rsidRPr="00CC34AF" w:rsidR="00CC34AF" w:rsidP="00CC34AF" w:rsidRDefault="00CC34AF" w14:paraId="043BBE9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Không được phép chỉnh sửa</w:t>
            </w:r>
          </w:p>
          <w:p w:rsidRPr="00CC34AF" w:rsidR="00CC34AF" w:rsidP="00893277" w:rsidRDefault="00CC34AF" w14:paraId="030AD364" w14:textId="77777777">
            <w:pPr>
              <w:numPr>
                <w:ilvl w:val="0"/>
                <w:numId w:val="2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nếu đơn vị đang ở trạng thái “Giải thể” hoặc “Sáp nhập”.</w:t>
            </w:r>
          </w:p>
          <w:p w:rsidRPr="00CC34AF" w:rsidR="00CC34AF" w:rsidP="00893277" w:rsidRDefault="00CC34AF" w14:paraId="515C4977" w14:textId="77777777">
            <w:pPr>
              <w:numPr>
                <w:ilvl w:val="0"/>
                <w:numId w:val="2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từ chối cho phép chỉnh sửa.</w:t>
            </w:r>
          </w:p>
          <w:p w:rsidRPr="00CC34AF" w:rsidR="00CC34AF" w:rsidP="00CC34AF" w:rsidRDefault="00CC34AF" w14:paraId="5C7B458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E3: Hủy thao tác</w:t>
            </w:r>
          </w:p>
          <w:p w:rsidRPr="00CC34AF" w:rsidR="00CC34AF" w:rsidP="00893277" w:rsidRDefault="00CC34AF" w14:paraId="00274116" w14:textId="77777777">
            <w:pPr>
              <w:numPr>
                <w:ilvl w:val="0"/>
                <w:numId w:val="2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Quản trị viên chọn “Hủy”.</w:t>
            </w:r>
          </w:p>
          <w:p w:rsidRPr="00CC34AF" w:rsidR="00CC34AF" w:rsidP="00893277" w:rsidRDefault="00CC34AF" w14:paraId="7CF891D3" w14:textId="77777777">
            <w:pPr>
              <w:numPr>
                <w:ilvl w:val="0"/>
                <w:numId w:val="2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 nhân sự.</w:t>
            </w:r>
          </w:p>
        </w:tc>
      </w:tr>
    </w:tbl>
    <w:p w:rsidRPr="00CC34AF" w:rsidR="00CC34AF" w:rsidP="00CC34AF" w:rsidRDefault="00CC34AF" w14:paraId="6B055101" w14:textId="77777777">
      <w:pPr>
        <w:rPr>
          <w:rFonts w:asciiTheme="majorHAnsi" w:hAnsiTheme="majorHAnsi" w:cstheme="majorHAnsi"/>
          <w:sz w:val="26"/>
          <w:szCs w:val="26"/>
          <w:shd w:val="clear" w:color="auto" w:fill="FFFFFF"/>
          <w:lang w:val="en-US"/>
        </w:rPr>
      </w:pPr>
    </w:p>
    <w:p w:rsidRPr="00CC34AF" w:rsidR="00CC34AF" w:rsidP="3FEEB204" w:rsidRDefault="65321137" w14:paraId="46017452" w14:textId="4813A973">
      <w:pPr>
        <w:pStyle w:val="Heading3"/>
        <w:rPr>
          <w:sz w:val="26"/>
          <w:szCs w:val="26"/>
          <w:lang w:val="en-US"/>
        </w:rPr>
      </w:pPr>
      <w:bookmarkStart w:name="_Toc223525298" w:id="53"/>
      <w:r w:rsidRPr="65321137">
        <w:rPr>
          <w:lang w:val="en-US"/>
        </w:rPr>
        <w:t>4.11. Use Case:</w:t>
      </w:r>
      <w:r w:rsidRPr="65321137">
        <w:rPr>
          <w:b w:val="0"/>
          <w:bCs w:val="0"/>
          <w:sz w:val="26"/>
          <w:szCs w:val="26"/>
          <w:lang w:val="en-US"/>
        </w:rPr>
        <w:t xml:space="preserve"> Cập nhật trạng thái tình trạng cho đơn vị tổ chức nhân sự</w:t>
      </w:r>
      <w:bookmarkEnd w:id="53"/>
    </w:p>
    <w:p w:rsidRPr="00CC34AF" w:rsidR="00CC34AF" w:rsidP="00CC34AF" w:rsidRDefault="00CC34AF" w14:paraId="40D8496D"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96"/>
        <w:gridCol w:w="6871"/>
      </w:tblGrid>
      <w:tr w:rsidRPr="00CC34AF" w:rsidR="00CC34AF" w:rsidTr="00EF69F6" w14:paraId="7736EE9C"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DB0B2A" w:rsidR="00CC34AF" w:rsidP="00CC34AF" w:rsidRDefault="00CC34AF" w14:paraId="4485BA0E" w14:textId="77777777">
            <w:pPr>
              <w:rPr>
                <w:rFonts w:asciiTheme="majorHAnsi" w:hAnsiTheme="majorHAnsi" w:cstheme="majorBidi"/>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DB0B2A" w:rsidR="00CC34AF" w:rsidP="00CC34AF" w:rsidRDefault="00CC34AF" w14:paraId="593F94A9" w14:textId="77777777">
            <w:pPr>
              <w:rPr>
                <w:rFonts w:asciiTheme="majorHAnsi" w:hAnsiTheme="majorHAnsi" w:cstheme="majorBidi"/>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Cập nhật trạng thái tình trạng cho đơn vị tổ chức nhân sự</w:t>
            </w:r>
          </w:p>
        </w:tc>
      </w:tr>
      <w:tr w:rsidRPr="00CC34AF" w:rsidR="00CC34AF" w:rsidTr="00EF69F6" w14:paraId="47BEBA8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16CC10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EF69F6" w:rsidRDefault="00CC34AF" w14:paraId="1434C6E3" w14:textId="77777777">
            <w:pPr>
              <w:rPr>
                <w:rFonts w:asciiTheme="majorHAnsi" w:hAnsiTheme="majorHAnsi" w:cstheme="majorBidi"/>
                <w:sz w:val="26"/>
                <w:szCs w:val="26"/>
                <w:shd w:val="clear" w:color="auto" w:fill="FFFFFF"/>
                <w:lang w:val="en-US"/>
              </w:rPr>
            </w:pPr>
            <w:r w:rsidRPr="00EF69F6">
              <w:rPr>
                <w:rFonts w:asciiTheme="majorHAnsi" w:hAnsiTheme="majorHAnsi" w:cstheme="majorBidi"/>
                <w:sz w:val="26"/>
                <w:szCs w:val="26"/>
                <w:shd w:val="clear" w:color="auto" w:fill="FFFFFF"/>
                <w:lang w:val="en-US"/>
              </w:rPr>
              <w:t>Quản trị viên, phòng TCCB</w:t>
            </w:r>
          </w:p>
        </w:tc>
      </w:tr>
      <w:tr w:rsidRPr="00CC34AF" w:rsidR="00CC34AF" w:rsidTr="00EF69F6" w14:paraId="552519E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B075CA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47A840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người dùng cập nhật trạng thái hoạt động của đơn vị tổ chức (Giải thể hoặc Sáp nhập), đồng thời xử lý các đơn vị con trực thuộc và tự động cập nhật dữ liệu nhân sự, hợp đồng lao động nhằm đảm bảo tính nhất quán của hệ thống.</w:t>
            </w:r>
          </w:p>
          <w:p w:rsidRPr="00CC34AF" w:rsidR="00CC34AF" w:rsidP="00CC34AF" w:rsidRDefault="00CC34AF" w14:paraId="4B27E911" w14:textId="77777777">
            <w:pPr>
              <w:rPr>
                <w:rFonts w:asciiTheme="majorHAnsi" w:hAnsiTheme="majorHAnsi" w:cstheme="majorHAnsi"/>
                <w:sz w:val="26"/>
                <w:szCs w:val="26"/>
                <w:shd w:val="clear" w:color="auto" w:fill="FFFFFF"/>
                <w:lang w:val="en-US"/>
              </w:rPr>
            </w:pPr>
          </w:p>
        </w:tc>
      </w:tr>
      <w:tr w:rsidRPr="00CC34AF" w:rsidR="00CC34AF" w:rsidTr="00EF69F6" w14:paraId="7488536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B60706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0DC4774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51FEB0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00EF69F6" w14:paraId="6A831D9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CF41A1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2B99BA7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3929C4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chọn chức năng “Cập nhật trạng thái” đối với một đơn vị cụ thể tại menu “Cơ cấu tổ chức”.</w:t>
            </w:r>
          </w:p>
        </w:tc>
      </w:tr>
      <w:tr w:rsidRPr="00CC34AF" w:rsidR="00CC34AF" w:rsidTr="00EF69F6" w14:paraId="512E6F6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313587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5834A31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660AFF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đã đăng nhập hệ thống với quyền Quản trị viên hoặc Phòng TCCB.</w:t>
            </w:r>
          </w:p>
          <w:p w:rsidRPr="00CC34AF" w:rsidR="00CC34AF" w:rsidP="00CC34AF" w:rsidRDefault="00CC34AF" w14:paraId="764BB3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tổ chức cần cập nhật đã tồn tại và đang ở trạng thái “Đang hoạt động”.</w:t>
            </w:r>
          </w:p>
        </w:tc>
      </w:tr>
      <w:tr w:rsidRPr="00CC34AF" w:rsidR="00CC34AF" w:rsidTr="00EF69F6" w14:paraId="02508FB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D758FE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221F3D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3771B4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đơn vị được cập nhật thành “Giải thể” hoặc “Sáp nhập”.</w:t>
            </w:r>
          </w:p>
          <w:p w:rsidRPr="00CC34AF" w:rsidR="00CC34AF" w:rsidP="00CC34AF" w:rsidRDefault="00CC34AF" w14:paraId="2B5E6C0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Lịch sử thay đổi trạng thái đơn vị được ghi nhận đầy đủ.</w:t>
            </w:r>
          </w:p>
          <w:p w:rsidRPr="00CC34AF" w:rsidR="00CC34AF" w:rsidP="00CC34AF" w:rsidRDefault="00CC34AF" w14:paraId="60631E5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nhân sự, hợp đồng lao động và trạng thái làm việc của nhân sự được cập nhật tự động theo quy định nghiệp vụ.</w:t>
            </w:r>
          </w:p>
          <w:p w:rsidRPr="00CC34AF" w:rsidR="00CC34AF" w:rsidP="00CC34AF" w:rsidRDefault="00CC34AF" w14:paraId="558FA242" w14:textId="77777777">
            <w:pPr>
              <w:rPr>
                <w:rFonts w:asciiTheme="majorHAnsi" w:hAnsiTheme="majorHAnsi" w:cstheme="majorHAnsi"/>
                <w:sz w:val="26"/>
                <w:szCs w:val="26"/>
                <w:shd w:val="clear" w:color="auto" w:fill="FFFFFF"/>
                <w:lang w:val="en-US"/>
              </w:rPr>
            </w:pPr>
          </w:p>
        </w:tc>
      </w:tr>
      <w:tr w:rsidRPr="00CC34AF" w:rsidR="00CC34AF" w:rsidTr="00EF69F6" w14:paraId="616CBBC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7A68C9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B6B60C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Việc cập nhật trạng thái đơn vị không được thực hiện do vi phạm ràng buộc nghiệp vụ hoặc dữ liệu không hợp lệ.</w:t>
            </w:r>
          </w:p>
        </w:tc>
      </w:tr>
      <w:tr w:rsidRPr="00CC34AF" w:rsidR="00CC34AF" w:rsidTr="00EF69F6" w14:paraId="2723B80F"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36CF3D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25D39FE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893277" w:rsidRDefault="00CC34AF" w14:paraId="42AA331D"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sơ đồ cây cơ cấu tổ chức hiện tại.</w:t>
            </w:r>
          </w:p>
          <w:p w:rsidRPr="00CC34AF" w:rsidR="00CC34AF" w:rsidP="00893277" w:rsidRDefault="00CC34AF" w14:paraId="1677C358"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chọn một đơn vị đang ở trạng thái "Đang hoạt động".</w:t>
            </w:r>
          </w:p>
          <w:p w:rsidRPr="00CC34AF" w:rsidR="00CC34AF" w:rsidP="00893277" w:rsidRDefault="00CC34AF" w14:paraId="0B8DB85A"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chọn chức năng "Cập nhật trạng thái đơn vị".</w:t>
            </w:r>
          </w:p>
          <w:p w:rsidRPr="00CC34AF" w:rsidR="00CC34AF" w:rsidP="00893277" w:rsidRDefault="00CC34AF" w14:paraId="56E5FCB5"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Hệ thống hiển thị form cập nhật, đồng thời </w:t>
            </w:r>
            <w:r w:rsidRPr="60F31A95">
              <w:rPr>
                <w:rFonts w:asciiTheme="majorHAnsi" w:hAnsiTheme="majorHAnsi" w:cstheme="majorBidi"/>
                <w:b/>
                <w:sz w:val="26"/>
                <w:szCs w:val="26"/>
                <w:shd w:val="clear" w:color="auto" w:fill="FFFFFF"/>
                <w:lang w:val="en-US"/>
              </w:rPr>
              <w:t>hiển thị cảnh báo danh sách các đơn vị con trực thuộc</w:t>
            </w:r>
            <w:r w:rsidRPr="60F31A95">
              <w:rPr>
                <w:rFonts w:asciiTheme="majorHAnsi" w:hAnsiTheme="majorHAnsi" w:cstheme="majorBidi"/>
                <w:sz w:val="26"/>
                <w:szCs w:val="26"/>
                <w:shd w:val="clear" w:color="auto" w:fill="FFFFFF"/>
                <w:lang w:val="en-US"/>
              </w:rPr>
              <w:t xml:space="preserve"> (nếu có).</w:t>
            </w:r>
          </w:p>
          <w:p w:rsidRPr="00CC34AF" w:rsidR="00CC34AF" w:rsidP="00893277" w:rsidRDefault="00CC34AF" w14:paraId="501C8571"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Người dùng chọn loại sự kiện: </w:t>
            </w:r>
            <w:r w:rsidRPr="60F31A95">
              <w:rPr>
                <w:rFonts w:asciiTheme="majorHAnsi" w:hAnsiTheme="majorHAnsi" w:cstheme="majorBidi"/>
                <w:b/>
                <w:sz w:val="26"/>
                <w:szCs w:val="26"/>
                <w:shd w:val="clear" w:color="auto" w:fill="FFFFFF"/>
                <w:lang w:val="en-US"/>
              </w:rPr>
              <w:t>Giải thể</w:t>
            </w:r>
            <w:r w:rsidRPr="60F31A95">
              <w:rPr>
                <w:rFonts w:asciiTheme="majorHAnsi" w:hAnsiTheme="majorHAnsi" w:cstheme="majorBidi"/>
                <w:sz w:val="26"/>
                <w:szCs w:val="26"/>
                <w:shd w:val="clear" w:color="auto" w:fill="FFFFFF"/>
                <w:lang w:val="en-US"/>
              </w:rPr>
              <w:t>.</w:t>
            </w:r>
          </w:p>
          <w:p w:rsidRPr="00CC34AF" w:rsidR="00CC34AF" w:rsidP="00893277" w:rsidRDefault="00CC34AF" w14:paraId="71382A26"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nhập các thông tin bắt buộc:</w:t>
            </w:r>
          </w:p>
          <w:p w:rsidRPr="00CC34AF" w:rsidR="00CC34AF" w:rsidP="00893277" w:rsidRDefault="00CC34AF" w14:paraId="12B5D570"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Ngày hiệu lực (ngày giải thể).</w:t>
            </w:r>
          </w:p>
          <w:p w:rsidRPr="00CC34AF" w:rsidR="00CC34AF" w:rsidP="00893277" w:rsidRDefault="00CC34AF" w14:paraId="64C9F73D"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Quyết định (Số quyết định, Ngày quyết định, File đính kèm).</w:t>
            </w:r>
          </w:p>
          <w:p w:rsidRPr="00CC34AF" w:rsidR="00CC34AF" w:rsidP="00893277" w:rsidRDefault="00CC34AF" w14:paraId="331EB8ED" w14:textId="77777777">
            <w:pPr>
              <w:numPr>
                <w:ilvl w:val="0"/>
                <w:numId w:val="30"/>
              </w:numPr>
              <w:tabs>
                <w:tab w:val="clear" w:pos="720"/>
              </w:tabs>
              <w:ind w:left="407" w:hanging="283"/>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Lý do (Giải thể / Tái cơ cấu / Khác).</w:t>
            </w:r>
          </w:p>
          <w:p w:rsidRPr="00CC34AF" w:rsidR="00CC34AF" w:rsidP="00893277" w:rsidRDefault="00CC34AF" w14:paraId="3CA926CD"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Xử lý đơn vị con (Nếu có):</w:t>
            </w:r>
            <w:r w:rsidRPr="60F31A95">
              <w:rPr>
                <w:rFonts w:asciiTheme="majorHAnsi" w:hAnsiTheme="majorHAnsi" w:cstheme="majorBidi"/>
                <w:sz w:val="26"/>
                <w:szCs w:val="26"/>
                <w:shd w:val="clear" w:color="auto" w:fill="FFFFFF"/>
                <w:lang w:val="en-US"/>
              </w:rPr>
              <w:t xml:space="preserve"> Người dùng chọn phương án xử lý cho các đơn vị trực thuộc:</w:t>
            </w:r>
          </w:p>
          <w:p w:rsidRPr="00CC34AF" w:rsidR="00CC34AF" w:rsidP="00893277" w:rsidRDefault="00CC34AF" w14:paraId="404263FC"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i/>
                <w:sz w:val="26"/>
                <w:szCs w:val="26"/>
                <w:shd w:val="clear" w:color="auto" w:fill="FFFFFF"/>
                <w:lang w:val="en-US"/>
              </w:rPr>
              <w:t>Tùy chọn A:</w:t>
            </w:r>
            <w:r w:rsidRPr="60F31A95">
              <w:rPr>
                <w:rFonts w:asciiTheme="majorHAnsi" w:hAnsiTheme="majorHAnsi" w:cstheme="majorBidi"/>
                <w:sz w:val="26"/>
                <w:szCs w:val="26"/>
                <w:shd w:val="clear" w:color="auto" w:fill="FFFFFF"/>
                <w:lang w:val="en-US"/>
              </w:rPr>
              <w:t xml:space="preserve"> Giải thể toàn bộ đơn vị con.</w:t>
            </w:r>
          </w:p>
          <w:p w:rsidRPr="00CC34AF" w:rsidR="00CC34AF" w:rsidP="00893277" w:rsidRDefault="00CC34AF" w14:paraId="4E028866"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i/>
                <w:sz w:val="26"/>
                <w:szCs w:val="26"/>
                <w:shd w:val="clear" w:color="auto" w:fill="FFFFFF"/>
                <w:lang w:val="en-US"/>
              </w:rPr>
              <w:t>Tùy chọn B:</w:t>
            </w:r>
            <w:r w:rsidRPr="60F31A95">
              <w:rPr>
                <w:rFonts w:asciiTheme="majorHAnsi" w:hAnsiTheme="majorHAnsi" w:cstheme="majorBidi"/>
                <w:sz w:val="26"/>
                <w:szCs w:val="26"/>
                <w:shd w:val="clear" w:color="auto" w:fill="FFFFFF"/>
                <w:lang w:val="en-US"/>
              </w:rPr>
              <w:t xml:space="preserve"> Điều chuyển đơn vị con sang trực thuộc một đơn vị cha khác (yêu cầu chọn đơn vị cha mới từ danh sách).</w:t>
            </w:r>
          </w:p>
          <w:p w:rsidRPr="00CC34AF" w:rsidR="00CC34AF" w:rsidP="00893277" w:rsidRDefault="00CC34AF" w14:paraId="52378054"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Người dùng nhấn nút </w:t>
            </w:r>
            <w:r w:rsidRPr="60F31A95">
              <w:rPr>
                <w:rFonts w:asciiTheme="majorHAnsi" w:hAnsiTheme="majorHAnsi" w:cstheme="majorBidi"/>
                <w:b/>
                <w:sz w:val="26"/>
                <w:szCs w:val="26"/>
                <w:shd w:val="clear" w:color="auto" w:fill="FFFFFF"/>
                <w:lang w:val="en-US"/>
              </w:rPr>
              <w:t>"Lưu xác nhận"</w:t>
            </w:r>
            <w:r w:rsidRPr="60F31A95">
              <w:rPr>
                <w:rFonts w:asciiTheme="majorHAnsi" w:hAnsiTheme="majorHAnsi" w:cstheme="majorBidi"/>
                <w:sz w:val="26"/>
                <w:szCs w:val="26"/>
                <w:shd w:val="clear" w:color="auto" w:fill="FFFFFF"/>
                <w:lang w:val="en-US"/>
              </w:rPr>
              <w:t>.</w:t>
            </w:r>
          </w:p>
          <w:p w:rsidRPr="00CC34AF" w:rsidR="00CC34AF" w:rsidP="00893277" w:rsidRDefault="00CC34AF" w14:paraId="3642F719"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kiểm tra tính hợp lệ của dữ liệu đầu vào.</w:t>
            </w:r>
          </w:p>
          <w:p w:rsidRPr="00CC34AF" w:rsidR="00CC34AF" w:rsidP="00893277" w:rsidRDefault="00CC34AF" w14:paraId="420E5917"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thực hiện cập nhật đồng loạt:</w:t>
            </w:r>
          </w:p>
          <w:p w:rsidRPr="00CC34AF" w:rsidR="00CC34AF" w:rsidP="00893277" w:rsidRDefault="00CC34AF" w14:paraId="3B7CAD7C"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Cập nhật trạng thái đơn vị đang thao tác từ “Đang hoạt động” → </w:t>
            </w:r>
            <w:r w:rsidRPr="60F31A95">
              <w:rPr>
                <w:rFonts w:asciiTheme="majorHAnsi" w:hAnsiTheme="majorHAnsi" w:cstheme="majorBidi"/>
                <w:b/>
                <w:sz w:val="26"/>
                <w:szCs w:val="26"/>
                <w:shd w:val="clear" w:color="auto" w:fill="FFFFFF"/>
                <w:lang w:val="en-US"/>
              </w:rPr>
              <w:t>“Giải thể”</w:t>
            </w:r>
            <w:r w:rsidRPr="60F31A95">
              <w:rPr>
                <w:rFonts w:asciiTheme="majorHAnsi" w:hAnsiTheme="majorHAnsi" w:cstheme="majorBidi"/>
                <w:sz w:val="26"/>
                <w:szCs w:val="26"/>
                <w:shd w:val="clear" w:color="auto" w:fill="FFFFFF"/>
                <w:lang w:val="en-US"/>
              </w:rPr>
              <w:t>.</w:t>
            </w:r>
          </w:p>
          <w:p w:rsidRPr="00CC34AF" w:rsidR="00CC34AF" w:rsidP="00893277" w:rsidRDefault="00CC34AF" w14:paraId="391837A1"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Đối với đơn vị con:</w:t>
            </w:r>
            <w:r w:rsidRPr="60F31A95">
              <w:rPr>
                <w:rFonts w:asciiTheme="majorHAnsi" w:hAnsiTheme="majorHAnsi" w:cstheme="majorBidi"/>
                <w:sz w:val="26"/>
                <w:szCs w:val="26"/>
                <w:shd w:val="clear" w:color="auto" w:fill="FFFFFF"/>
                <w:lang w:val="en-US"/>
              </w:rPr>
              <w:t xml:space="preserve"> Thực hiện Giải thể hoặc Cập nhật đơn vị quản lý cấp trên mới tùy theo lựa chọn tại Bước 7.</w:t>
            </w:r>
          </w:p>
          <w:p w:rsidRPr="00CC34AF" w:rsidR="00CC34AF" w:rsidP="00893277" w:rsidRDefault="00CC34AF" w14:paraId="711ADD33" w14:textId="77777777">
            <w:pPr>
              <w:numPr>
                <w:ilvl w:val="0"/>
                <w:numId w:val="30"/>
              </w:numPr>
              <w:tabs>
                <w:tab w:val="clear" w:pos="720"/>
              </w:tabs>
              <w:ind w:left="407" w:hanging="407"/>
              <w:rPr>
                <w:rFonts w:asciiTheme="majorHAnsi" w:hAnsiTheme="majorHAnsi" w:cstheme="majorBidi"/>
                <w:b/>
                <w:sz w:val="26"/>
                <w:szCs w:val="26"/>
                <w:shd w:val="clear" w:color="auto" w:fill="FFFFFF"/>
                <w:lang w:val="en-US"/>
              </w:rPr>
            </w:pPr>
            <w:r w:rsidRPr="60F31A95">
              <w:rPr>
                <w:rFonts w:asciiTheme="majorHAnsi" w:hAnsiTheme="majorHAnsi" w:cstheme="majorBidi"/>
                <w:b/>
                <w:sz w:val="26"/>
                <w:szCs w:val="26"/>
                <w:shd w:val="clear" w:color="auto" w:fill="FFFFFF"/>
                <w:lang w:val="en-US"/>
              </w:rPr>
              <w:t>Đối với nhân sự:</w:t>
            </w:r>
          </w:p>
          <w:p w:rsidRPr="00CC34AF" w:rsidR="00CC34AF" w:rsidP="00893277" w:rsidRDefault="00CC34AF" w14:paraId="2EA4D2D5" w14:textId="77777777">
            <w:pPr>
              <w:numPr>
                <w:ilvl w:val="1"/>
                <w:numId w:val="31"/>
              </w:numPr>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Tất cả hợp đồng đang hiệu lực → "Hết hiệu lực".</w:t>
            </w:r>
          </w:p>
          <w:p w:rsidRPr="00CC34AF" w:rsidR="00CC34AF" w:rsidP="00893277" w:rsidRDefault="00CC34AF" w14:paraId="0438FF0A" w14:textId="77777777">
            <w:pPr>
              <w:numPr>
                <w:ilvl w:val="1"/>
                <w:numId w:val="32"/>
              </w:numPr>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hợp đồng của nhân sự → "Chưa hợp đồng".</w:t>
            </w:r>
          </w:p>
          <w:p w:rsidRPr="00CC34AF" w:rsidR="00CC34AF" w:rsidP="00893277" w:rsidRDefault="00CC34AF" w14:paraId="199CC4F4" w14:textId="77777777">
            <w:pPr>
              <w:numPr>
                <w:ilvl w:val="1"/>
                <w:numId w:val="33"/>
              </w:numPr>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làm việc của nhân sự → "Đang chờ xét".</w:t>
            </w:r>
          </w:p>
          <w:p w:rsidRPr="00CC34AF" w:rsidR="00CC34AF" w:rsidP="00893277" w:rsidRDefault="00CC34AF" w14:paraId="2E3C7F76" w14:textId="77777777">
            <w:pPr>
              <w:numPr>
                <w:ilvl w:val="1"/>
                <w:numId w:val="34"/>
              </w:numPr>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Xóa thông tin đơn vị công tác hiện tại của các nhân sự thuộc đơn vị bị giải thể.</w:t>
            </w:r>
          </w:p>
          <w:p w:rsidRPr="00CC34AF" w:rsidR="00CC34AF" w:rsidP="00893277" w:rsidRDefault="00CC34AF" w14:paraId="61F29BE5" w14:textId="77777777">
            <w:pPr>
              <w:numPr>
                <w:ilvl w:val="0"/>
                <w:numId w:val="30"/>
              </w:numPr>
              <w:tabs>
                <w:tab w:val="clear" w:pos="720"/>
              </w:tabs>
              <w:ind w:left="407" w:hanging="407"/>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lưu lịch sử thay đổi và hiển thị thông báo "Cập nhật thành công".</w:t>
            </w:r>
          </w:p>
          <w:p w:rsidRPr="00CC34AF" w:rsidR="00CC34AF" w:rsidP="00FA6EFD" w:rsidRDefault="00CC34AF" w14:paraId="33538BB7" w14:textId="77777777">
            <w:pPr>
              <w:ind w:left="407" w:hanging="407"/>
              <w:rPr>
                <w:rFonts w:asciiTheme="majorHAnsi" w:hAnsiTheme="majorHAnsi" w:cstheme="majorHAnsi"/>
                <w:sz w:val="26"/>
                <w:szCs w:val="26"/>
                <w:shd w:val="clear" w:color="auto" w:fill="FFFFFF"/>
                <w:lang w:val="en-US"/>
              </w:rPr>
            </w:pPr>
          </w:p>
        </w:tc>
      </w:tr>
      <w:tr w:rsidRPr="00CC34AF" w:rsidR="00CC34AF" w:rsidTr="00EF69F6" w14:paraId="71D35F6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058E3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0D16CD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DAB25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A1.5:</w:t>
            </w:r>
            <w:r w:rsidRPr="60F31A95">
              <w:rPr>
                <w:rFonts w:asciiTheme="majorHAnsi" w:hAnsiTheme="majorHAnsi" w:cstheme="majorBidi"/>
                <w:sz w:val="26"/>
                <w:szCs w:val="26"/>
                <w:shd w:val="clear" w:color="auto" w:fill="FFFFFF"/>
                <w:lang w:val="en-US"/>
              </w:rPr>
              <w:t xml:space="preserve"> Người dùng chọn loại sự kiện: </w:t>
            </w:r>
            <w:r w:rsidRPr="60F31A95">
              <w:rPr>
                <w:rFonts w:asciiTheme="majorHAnsi" w:hAnsiTheme="majorHAnsi" w:cstheme="majorBidi"/>
                <w:b/>
                <w:sz w:val="26"/>
                <w:szCs w:val="26"/>
                <w:shd w:val="clear" w:color="auto" w:fill="FFFFFF"/>
                <w:lang w:val="en-US"/>
              </w:rPr>
              <w:t>Sáp nhập</w:t>
            </w:r>
            <w:r w:rsidRPr="60F31A95">
              <w:rPr>
                <w:rFonts w:asciiTheme="majorHAnsi" w:hAnsiTheme="majorHAnsi" w:cstheme="majorBidi"/>
                <w:sz w:val="26"/>
                <w:szCs w:val="26"/>
                <w:shd w:val="clear" w:color="auto" w:fill="FFFFFF"/>
                <w:lang w:val="en-US"/>
              </w:rPr>
              <w:t xml:space="preserve"> thay vì Giải thể.</w:t>
            </w:r>
          </w:p>
          <w:p w:rsidRPr="00CC34AF" w:rsidR="00CC34AF" w:rsidP="00CC34AF" w:rsidRDefault="00CC34AF" w14:paraId="66F77C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A1.6:</w:t>
            </w:r>
            <w:r w:rsidRPr="60F31A95">
              <w:rPr>
                <w:rFonts w:asciiTheme="majorHAnsi" w:hAnsiTheme="majorHAnsi" w:cstheme="majorBidi"/>
                <w:sz w:val="26"/>
                <w:szCs w:val="26"/>
                <w:shd w:val="clear" w:color="auto" w:fill="FFFFFF"/>
                <w:lang w:val="en-US"/>
              </w:rPr>
              <w:t xml:space="preserve"> Người dùng nhập thông tin bắt buộc: Ngày hiệu lực, Quyết định, Lý do và </w:t>
            </w:r>
            <w:r w:rsidRPr="60F31A95">
              <w:rPr>
                <w:rFonts w:asciiTheme="majorHAnsi" w:hAnsiTheme="majorHAnsi" w:cstheme="majorBidi"/>
                <w:b/>
                <w:sz w:val="26"/>
                <w:szCs w:val="26"/>
                <w:shd w:val="clear" w:color="auto" w:fill="FFFFFF"/>
                <w:lang w:val="en-US"/>
              </w:rPr>
              <w:t>chọn Đơn vị nhận sáp nhập</w:t>
            </w:r>
            <w:r w:rsidRPr="60F31A95">
              <w:rPr>
                <w:rFonts w:asciiTheme="majorHAnsi" w:hAnsiTheme="majorHAnsi" w:cstheme="majorBidi"/>
                <w:sz w:val="26"/>
                <w:szCs w:val="26"/>
                <w:shd w:val="clear" w:color="auto" w:fill="FFFFFF"/>
                <w:lang w:val="en-US"/>
              </w:rPr>
              <w:t xml:space="preserve"> từ danh sách đơn vị đang hoạt động.</w:t>
            </w:r>
          </w:p>
          <w:p w:rsidRPr="00CC34AF" w:rsidR="00CC34AF" w:rsidP="00CC34AF" w:rsidRDefault="00CC34AF" w14:paraId="3F69977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A1.7:</w:t>
            </w:r>
            <w:r w:rsidRPr="60F31A95">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b/>
                <w:sz w:val="26"/>
                <w:szCs w:val="26"/>
                <w:shd w:val="clear" w:color="auto" w:fill="FFFFFF"/>
                <w:lang w:val="en-US"/>
              </w:rPr>
              <w:t>Xử lý đơn vị con:</w:t>
            </w:r>
            <w:r w:rsidRPr="60F31A95">
              <w:rPr>
                <w:rFonts w:asciiTheme="majorHAnsi" w:hAnsiTheme="majorHAnsi" w:cstheme="majorBidi"/>
                <w:sz w:val="26"/>
                <w:szCs w:val="26"/>
                <w:shd w:val="clear" w:color="auto" w:fill="FFFFFF"/>
                <w:lang w:val="en-US"/>
              </w:rPr>
              <w:t xml:space="preserve"> Hệ thống tự động thiết lập chuyển toàn bộ các đơn vị con trực thuộc sang làm đơn vị con của Đơn vị nhận sáp nhập.</w:t>
            </w:r>
          </w:p>
          <w:p w:rsidRPr="00CC34AF" w:rsidR="00CC34AF" w:rsidP="00CC34AF" w:rsidRDefault="00CC34AF" w14:paraId="50E511E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A1.8:</w:t>
            </w:r>
            <w:r w:rsidRPr="60F31A95">
              <w:rPr>
                <w:rFonts w:asciiTheme="majorHAnsi" w:hAnsiTheme="majorHAnsi" w:cstheme="majorBidi"/>
                <w:sz w:val="26"/>
                <w:szCs w:val="26"/>
                <w:shd w:val="clear" w:color="auto" w:fill="FFFFFF"/>
                <w:lang w:val="en-US"/>
              </w:rPr>
              <w:t xml:space="preserve"> Người dùng nhấn nút </w:t>
            </w:r>
            <w:r w:rsidRPr="60F31A95">
              <w:rPr>
                <w:rFonts w:asciiTheme="majorHAnsi" w:hAnsiTheme="majorHAnsi" w:cstheme="majorBidi"/>
                <w:b/>
                <w:sz w:val="26"/>
                <w:szCs w:val="26"/>
                <w:shd w:val="clear" w:color="auto" w:fill="FFFFFF"/>
                <w:lang w:val="en-US"/>
              </w:rPr>
              <w:t>"Lưu xác nhận"</w:t>
            </w:r>
            <w:r w:rsidRPr="60F31A95">
              <w:rPr>
                <w:rFonts w:asciiTheme="majorHAnsi" w:hAnsiTheme="majorHAnsi" w:cstheme="majorBidi"/>
                <w:sz w:val="26"/>
                <w:szCs w:val="26"/>
                <w:shd w:val="clear" w:color="auto" w:fill="FFFFFF"/>
                <w:lang w:val="en-US"/>
              </w:rPr>
              <w:t>.</w:t>
            </w:r>
          </w:p>
          <w:p w:rsidRPr="00CC34AF" w:rsidR="00CC34AF" w:rsidP="00CC34AF" w:rsidRDefault="00CC34AF" w14:paraId="7EED1BB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A1.9:</w:t>
            </w:r>
            <w:r w:rsidRPr="60F31A95">
              <w:rPr>
                <w:rFonts w:asciiTheme="majorHAnsi" w:hAnsiTheme="majorHAnsi" w:cstheme="majorBidi"/>
                <w:sz w:val="26"/>
                <w:szCs w:val="26"/>
                <w:shd w:val="clear" w:color="auto" w:fill="FFFFFF"/>
                <w:lang w:val="en-US"/>
              </w:rPr>
              <w:t xml:space="preserve"> Hệ thống kiểm tra tính hợp lệ của dữ liệu.</w:t>
            </w:r>
          </w:p>
          <w:p w:rsidRPr="00CC34AF" w:rsidR="00CC34AF" w:rsidP="00CC34AF" w:rsidRDefault="00CC34AF" w14:paraId="694E2AC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A1.10:</w:t>
            </w:r>
            <w:r w:rsidRPr="60F31A95">
              <w:rPr>
                <w:rFonts w:asciiTheme="majorHAnsi" w:hAnsiTheme="majorHAnsi" w:cstheme="majorBidi"/>
                <w:sz w:val="26"/>
                <w:szCs w:val="26"/>
                <w:shd w:val="clear" w:color="auto" w:fill="FFFFFF"/>
                <w:lang w:val="en-US"/>
              </w:rPr>
              <w:t xml:space="preserve"> Hệ thống thực hiện cập nhật đồng loạt:</w:t>
            </w:r>
          </w:p>
          <w:p w:rsidRPr="00CC34AF" w:rsidR="00CC34AF" w:rsidP="00CC34AF" w:rsidRDefault="00CC34AF" w14:paraId="76CBFDB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Cập nhật trạng thái đơn vị đang thao tác từ “Đang hoạt động” → </w:t>
            </w:r>
            <w:r w:rsidRPr="60F31A95">
              <w:rPr>
                <w:rFonts w:asciiTheme="majorHAnsi" w:hAnsiTheme="majorHAnsi" w:cstheme="majorBidi"/>
                <w:b/>
                <w:sz w:val="26"/>
                <w:szCs w:val="26"/>
                <w:shd w:val="clear" w:color="auto" w:fill="FFFFFF"/>
                <w:lang w:val="en-US"/>
              </w:rPr>
              <w:t>“Sáp nhập”</w:t>
            </w:r>
            <w:r w:rsidRPr="60F31A95">
              <w:rPr>
                <w:rFonts w:asciiTheme="majorHAnsi" w:hAnsiTheme="majorHAnsi" w:cstheme="majorBidi"/>
                <w:sz w:val="26"/>
                <w:szCs w:val="26"/>
                <w:shd w:val="clear" w:color="auto" w:fill="FFFFFF"/>
                <w:lang w:val="en-US"/>
              </w:rPr>
              <w:t>.</w:t>
            </w:r>
          </w:p>
          <w:p w:rsidRPr="00CC34AF" w:rsidR="00CC34AF" w:rsidP="00CC34AF" w:rsidRDefault="00CC34AF" w14:paraId="0AD145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Đối với đơn vị con:</w:t>
            </w:r>
            <w:r w:rsidRPr="60F31A95">
              <w:rPr>
                <w:rFonts w:asciiTheme="majorHAnsi" w:hAnsiTheme="majorHAnsi" w:cstheme="majorBidi"/>
                <w:sz w:val="26"/>
                <w:szCs w:val="26"/>
                <w:shd w:val="clear" w:color="auto" w:fill="FFFFFF"/>
                <w:lang w:val="en-US"/>
              </w:rPr>
              <w:t xml:space="preserve"> Cập nhật "Đơn vị quản lý cấp trên" sang Đơn vị nhận sáp nhập.</w:t>
            </w:r>
          </w:p>
          <w:p w:rsidRPr="00CC34AF" w:rsidR="00CC34AF" w:rsidP="00CC34AF" w:rsidRDefault="00CC34AF" w14:paraId="1955A8F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Đối với nhân sự:</w:t>
            </w:r>
            <w:r w:rsidRPr="60F31A95">
              <w:rPr>
                <w:rFonts w:asciiTheme="majorHAnsi" w:hAnsiTheme="majorHAnsi" w:cstheme="majorBidi"/>
                <w:sz w:val="26"/>
                <w:szCs w:val="26"/>
                <w:shd w:val="clear" w:color="auto" w:fill="FFFFFF"/>
                <w:lang w:val="en-US"/>
              </w:rPr>
              <w:t xml:space="preserve"> Tự động chuyển toàn bộ nhân sự sang Đơn vị nhận sáp nhập (Trạng thái hợp đồng giữ nguyên; Trạng thái làm việc giữ nguyên "Đang công tác"; Thông tin đơn vị mới được cập nhật).</w:t>
            </w:r>
          </w:p>
          <w:p w:rsidRPr="00CC34AF" w:rsidR="00CC34AF" w:rsidP="00CC34AF" w:rsidRDefault="00CC34AF" w14:paraId="06405C2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A1.11:</w:t>
            </w:r>
            <w:r w:rsidRPr="60F31A95">
              <w:rPr>
                <w:rFonts w:asciiTheme="majorHAnsi" w:hAnsiTheme="majorHAnsi" w:cstheme="majorBidi"/>
                <w:sz w:val="26"/>
                <w:szCs w:val="26"/>
                <w:shd w:val="clear" w:color="auto" w:fill="FFFFFF"/>
                <w:lang w:val="en-US"/>
              </w:rPr>
              <w:t xml:space="preserve"> Hệ thống lưu lịch sử thay đổi và hiển thị thông báo "Cập nhật thành công".</w:t>
            </w:r>
          </w:p>
          <w:p w:rsidRPr="00CC34AF" w:rsidR="00CC34AF" w:rsidP="00CC34AF" w:rsidRDefault="00CC34AF" w14:paraId="6E1D36FC" w14:textId="77777777">
            <w:pPr>
              <w:rPr>
                <w:rFonts w:asciiTheme="majorHAnsi" w:hAnsiTheme="majorHAnsi" w:cstheme="majorHAnsi"/>
                <w:sz w:val="26"/>
                <w:szCs w:val="26"/>
                <w:shd w:val="clear" w:color="auto" w:fill="FFFFFF"/>
                <w:lang w:val="en-US"/>
              </w:rPr>
            </w:pPr>
          </w:p>
        </w:tc>
      </w:tr>
      <w:tr w:rsidRPr="00CC34AF" w:rsidR="00CC34AF" w:rsidTr="00EF69F6" w14:paraId="27E6846C" w14:textId="77777777">
        <w:trPr>
          <w:trHeight w:val="85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00B86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7B03A1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EB14DE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Đơn vị không hợp lệ để cập nhật trạng thái</w:t>
            </w:r>
          </w:p>
          <w:p w:rsidRPr="00CC34AF" w:rsidR="00CC34AF" w:rsidP="00893277" w:rsidRDefault="00CC34AF" w14:paraId="5307B1E6" w14:textId="77777777">
            <w:pPr>
              <w:numPr>
                <w:ilvl w:val="0"/>
                <w:numId w:val="3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nếu đơn vị đang ở trạng thái “Giải thể” hoặc “Sáp nhập”.</w:t>
            </w:r>
          </w:p>
          <w:p w:rsidRPr="00CC34AF" w:rsidR="00CC34AF" w:rsidP="00893277" w:rsidRDefault="00CC34AF" w14:paraId="6940A9DB" w14:textId="77777777">
            <w:pPr>
              <w:numPr>
                <w:ilvl w:val="0"/>
                <w:numId w:val="3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vô hiệu hóa nút chức năng và hiển thị thông báo "Đơn vị này không còn hoạt động".</w:t>
            </w:r>
          </w:p>
          <w:p w:rsidRPr="00CC34AF" w:rsidR="00CC34AF" w:rsidP="00CC34AF" w:rsidRDefault="00CC34AF" w14:paraId="70C1269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Dữ liệu không hợp lệ</w:t>
            </w:r>
          </w:p>
          <w:p w:rsidRPr="00CC34AF" w:rsidR="00CC34AF" w:rsidP="00893277" w:rsidRDefault="00CC34AF" w14:paraId="3CF1C472" w14:textId="77777777">
            <w:pPr>
              <w:numPr>
                <w:ilvl w:val="0"/>
                <w:numId w:val="3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9 hoặc A1.9, nếu thiếu thông tin bắt buộc, ngày hiệu lực sai định dạng hoặc chưa đính kèm file Quyết định.</w:t>
            </w:r>
          </w:p>
          <w:p w:rsidRPr="00CC34AF" w:rsidR="00CC34AF" w:rsidP="00893277" w:rsidRDefault="00CC34AF" w14:paraId="220A2AC0" w14:textId="77777777">
            <w:pPr>
              <w:numPr>
                <w:ilvl w:val="0"/>
                <w:numId w:val="3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chặn thao tác lưu, bôi đỏ các trường bị lỗi và yêu cầu nhập lại.</w:t>
            </w:r>
          </w:p>
          <w:p w:rsidRPr="00CC34AF" w:rsidR="00CC34AF" w:rsidP="00CC34AF" w:rsidRDefault="00CC34AF" w14:paraId="7B16B9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E3: Chưa xử lý đơn vị con khi Giải thể</w:t>
            </w:r>
          </w:p>
          <w:p w:rsidRPr="00CC34AF" w:rsidR="00CC34AF" w:rsidP="00893277" w:rsidRDefault="00CC34AF" w14:paraId="31D194FA" w14:textId="77777777">
            <w:pPr>
              <w:numPr>
                <w:ilvl w:val="0"/>
                <w:numId w:val="3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9, nếu đơn vị có đơn vị con nhưng người dùng chọn Tùy chọn B (Điều chuyển) mà không chọn Đơn vị cha mới.</w:t>
            </w:r>
          </w:p>
          <w:p w:rsidRPr="00CC34AF" w:rsidR="00CC34AF" w:rsidP="00893277" w:rsidRDefault="00CC34AF" w14:paraId="504D0838" w14:textId="77777777">
            <w:pPr>
              <w:numPr>
                <w:ilvl w:val="0"/>
                <w:numId w:val="3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Hệ thống cảnh báo: </w:t>
            </w:r>
            <w:r w:rsidRPr="60F31A95">
              <w:rPr>
                <w:rFonts w:asciiTheme="majorHAnsi" w:hAnsiTheme="majorHAnsi" w:cstheme="majorBidi"/>
                <w:i/>
                <w:sz w:val="26"/>
                <w:szCs w:val="26"/>
                <w:shd w:val="clear" w:color="auto" w:fill="FFFFFF"/>
                <w:lang w:val="en-US"/>
              </w:rPr>
              <w:t>"Vui lòng chọn đơn vị quản lý mới cho các đơn vị trực thuộc trước khi giải thể."</w:t>
            </w:r>
          </w:p>
          <w:p w:rsidRPr="00CC34AF" w:rsidR="00CC34AF" w:rsidP="00CC34AF" w:rsidRDefault="00CC34AF" w14:paraId="36413E8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E4: Ràng buộc chức vụ quản lý</w:t>
            </w:r>
          </w:p>
          <w:p w:rsidRPr="00CC34AF" w:rsidR="00CC34AF" w:rsidP="00893277" w:rsidRDefault="00CC34AF" w14:paraId="0008E0B8" w14:textId="77777777">
            <w:pPr>
              <w:numPr>
                <w:ilvl w:val="0"/>
                <w:numId w:val="3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9, nếu đơn vị bị giải thể đang có nhân sự giữ chức vụ quản lý (Trưởng phòng, Trưởng khoa...).</w:t>
            </w:r>
          </w:p>
          <w:p w:rsidRPr="00CC34AF" w:rsidR="00CC34AF" w:rsidP="00893277" w:rsidRDefault="00CC34AF" w14:paraId="6FA1A93D" w14:textId="77777777">
            <w:pPr>
              <w:numPr>
                <w:ilvl w:val="0"/>
                <w:numId w:val="3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Hệ thống chặn thao tác và thông báo: </w:t>
            </w:r>
            <w:r w:rsidRPr="60F31A95">
              <w:rPr>
                <w:rFonts w:asciiTheme="majorHAnsi" w:hAnsiTheme="majorHAnsi" w:cstheme="majorBidi"/>
                <w:i/>
                <w:sz w:val="26"/>
                <w:szCs w:val="26"/>
                <w:shd w:val="clear" w:color="auto" w:fill="FFFFFF"/>
                <w:lang w:val="en-US"/>
              </w:rPr>
              <w:t>"Vui lòng thực hiện bãi nhiệm chức vụ quản lý của đơn vị trước khi thực hiện giải thể."</w:t>
            </w:r>
          </w:p>
        </w:tc>
      </w:tr>
    </w:tbl>
    <w:p w:rsidRPr="00CC34AF" w:rsidR="00CC34AF" w:rsidP="00CC34AF" w:rsidRDefault="00CC34AF" w14:paraId="5172DCB4" w14:textId="77777777">
      <w:pPr>
        <w:rPr>
          <w:rFonts w:asciiTheme="majorHAnsi" w:hAnsiTheme="majorHAnsi" w:cstheme="majorHAnsi"/>
          <w:sz w:val="26"/>
          <w:szCs w:val="26"/>
          <w:shd w:val="clear" w:color="auto" w:fill="FFFFFF"/>
          <w:lang w:val="en-US"/>
        </w:rPr>
      </w:pPr>
    </w:p>
    <w:p w:rsidRPr="00CC34AF" w:rsidR="00CC34AF" w:rsidP="3FEEB204" w:rsidRDefault="65321137" w14:paraId="3E89CB72" w14:textId="774BAFC1">
      <w:pPr>
        <w:pStyle w:val="Heading3"/>
        <w:rPr>
          <w:sz w:val="26"/>
          <w:szCs w:val="26"/>
          <w:lang w:val="en-US"/>
        </w:rPr>
      </w:pPr>
      <w:bookmarkStart w:name="_Toc223525299" w:id="54"/>
      <w:r w:rsidRPr="65321137">
        <w:rPr>
          <w:lang w:val="en-US"/>
        </w:rPr>
        <w:t>4.12. Use Case: Thêm mới danh mục hệ số lương</w:t>
      </w:r>
      <w:bookmarkEnd w:id="54"/>
      <w:r w:rsidR="00E97D06">
        <w:rPr>
          <w:lang w:val="en-US"/>
        </w:rPr>
        <w:t xml:space="preserve"> (Ngô Đức Nam Khánh)</w:t>
      </w:r>
    </w:p>
    <w:p w:rsidRPr="00CC34AF" w:rsidR="00CC34AF" w:rsidP="00CC34AF" w:rsidRDefault="00CC34AF" w14:paraId="474E9706"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140"/>
        <w:gridCol w:w="6627"/>
      </w:tblGrid>
      <w:tr w:rsidRPr="00CC34AF" w:rsidR="00CC34AF" w:rsidTr="4FC9B2C1" w14:paraId="60034C03"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DB0B2A" w:rsidR="00CC34AF" w:rsidP="00CC34AF" w:rsidRDefault="00CC34AF" w14:paraId="2D04AD61" w14:textId="77777777">
            <w:pPr>
              <w:rPr>
                <w:rFonts w:asciiTheme="majorHAnsi" w:hAnsiTheme="majorHAnsi" w:cstheme="majorBidi"/>
                <w:b/>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DB0B2A" w:rsidR="00CC34AF" w:rsidP="00CC34AF" w:rsidRDefault="00CC34AF" w14:paraId="277C20CE" w14:textId="77777777">
            <w:pPr>
              <w:rPr>
                <w:rFonts w:asciiTheme="majorHAnsi" w:hAnsiTheme="majorHAnsi" w:cstheme="majorBidi"/>
                <w:b/>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Thêm mới danh mục hệ số lương</w:t>
            </w:r>
          </w:p>
        </w:tc>
      </w:tr>
      <w:tr w:rsidRPr="00CC34AF" w:rsidR="00CC34AF" w:rsidTr="4FC9B2C1" w14:paraId="1FAF21A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987EC5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E83FE2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58BB2CB6" w14:textId="77777777">
            <w:pPr>
              <w:rPr>
                <w:rFonts w:asciiTheme="majorHAnsi" w:hAnsiTheme="majorHAnsi" w:cstheme="majorHAnsi"/>
                <w:sz w:val="26"/>
                <w:szCs w:val="26"/>
                <w:shd w:val="clear" w:color="auto" w:fill="FFFFFF"/>
                <w:lang w:val="en-US"/>
              </w:rPr>
            </w:pPr>
          </w:p>
        </w:tc>
      </w:tr>
      <w:tr w:rsidRPr="00CC34AF" w:rsidR="00CC34AF" w:rsidTr="4FC9B2C1" w14:paraId="5B69A4C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CAACDD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A7D0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thiết lập hệ số lương theo bậc và ngạch phục vụ cho việc quản lý và nhập liệu thông tin nhân sự.</w:t>
            </w:r>
          </w:p>
          <w:p w:rsidRPr="00CC34AF" w:rsidR="00CC34AF" w:rsidP="00CC34AF" w:rsidRDefault="00CC34AF" w14:paraId="4406FECC" w14:textId="77777777">
            <w:pPr>
              <w:rPr>
                <w:rFonts w:asciiTheme="majorHAnsi" w:hAnsiTheme="majorHAnsi" w:cstheme="majorHAnsi"/>
                <w:sz w:val="26"/>
                <w:szCs w:val="26"/>
                <w:shd w:val="clear" w:color="auto" w:fill="FFFFFF"/>
                <w:lang w:val="en-US"/>
              </w:rPr>
            </w:pPr>
          </w:p>
        </w:tc>
      </w:tr>
      <w:tr w:rsidRPr="00CC34AF" w:rsidR="00CC34AF" w:rsidTr="4FC9B2C1" w14:paraId="39862A0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EE29FB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715DEE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D1569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4FC9B2C1" w14:paraId="799B607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B06915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76020DF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7DFB86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hệ số lương, Phòng TCCB chọn chức năng “Thêm”.</w:t>
            </w:r>
          </w:p>
          <w:p w:rsidRPr="00CC34AF" w:rsidR="00CC34AF" w:rsidP="00CC34AF" w:rsidRDefault="00CC34AF" w14:paraId="6CB1BC8D" w14:textId="77777777">
            <w:pPr>
              <w:rPr>
                <w:rFonts w:asciiTheme="majorHAnsi" w:hAnsiTheme="majorHAnsi" w:cstheme="majorHAnsi"/>
                <w:sz w:val="26"/>
                <w:szCs w:val="26"/>
                <w:shd w:val="clear" w:color="auto" w:fill="FFFFFF"/>
                <w:lang w:val="en-US"/>
              </w:rPr>
            </w:pPr>
          </w:p>
        </w:tc>
      </w:tr>
      <w:tr w:rsidRPr="00CC34AF" w:rsidR="00CC34AF" w:rsidTr="4FC9B2C1" w14:paraId="4725170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8D076C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506A213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88074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p>
          <w:p w:rsidRPr="00CC34AF" w:rsidR="00CC34AF" w:rsidP="00CC34AF" w:rsidRDefault="00CC34AF" w14:paraId="078CFF26" w14:textId="77777777">
            <w:pPr>
              <w:rPr>
                <w:rFonts w:asciiTheme="majorHAnsi" w:hAnsiTheme="majorHAnsi" w:cstheme="majorHAnsi"/>
                <w:sz w:val="26"/>
                <w:szCs w:val="26"/>
                <w:shd w:val="clear" w:color="auto" w:fill="FFFFFF"/>
                <w:lang w:val="en-US"/>
              </w:rPr>
            </w:pPr>
          </w:p>
        </w:tc>
      </w:tr>
      <w:tr w:rsidRPr="00CC34AF" w:rsidR="00CC34AF" w:rsidTr="4FC9B2C1" w14:paraId="22B084FD" w14:textId="77777777">
        <w:trPr>
          <w:trHeight w:val="58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4F1CA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7AECB1D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5705D1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Thiết lập hệ số lương theo ngạch/bậc thành công</w:t>
            </w:r>
          </w:p>
        </w:tc>
      </w:tr>
      <w:tr w:rsidRPr="00CC34AF" w:rsidR="00CC34AF" w:rsidTr="4FC9B2C1" w14:paraId="1D26241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8EAAFE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E6A400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số lương không được cập nhật mới trong CSDL</w:t>
            </w:r>
          </w:p>
        </w:tc>
      </w:tr>
      <w:tr w:rsidRPr="00CC34AF" w:rsidR="00CC34AF" w:rsidTr="4FC9B2C1" w14:paraId="55FEED2A"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43ED0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57EA3CB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5027A094" w14:textId="5056767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Phòng TCCB truy cập chức năng thêm hệ số lương.</w:t>
            </w:r>
          </w:p>
          <w:p w:rsidRPr="00CC34AF" w:rsidR="00CC34AF" w:rsidP="00CC34AF" w:rsidRDefault="00F70D98" w14:paraId="1B4829C8" w14:textId="0054FFF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2. </w:t>
            </w:r>
            <w:r w:rsidRPr="60F31A95" w:rsidR="00CC34AF">
              <w:rPr>
                <w:rFonts w:asciiTheme="majorHAnsi" w:hAnsiTheme="majorHAnsi" w:cstheme="majorBidi"/>
                <w:sz w:val="26"/>
                <w:szCs w:val="26"/>
                <w:shd w:val="clear" w:color="auto" w:fill="FFFFFF"/>
                <w:lang w:val="en-US"/>
              </w:rPr>
              <w:t> Hệ thống hiển thị màn hình nhập hệ số lương.</w:t>
            </w:r>
          </w:p>
          <w:p w:rsidRPr="00CC34AF" w:rsidR="00CC34AF" w:rsidP="00CC34AF" w:rsidRDefault="005D27A3" w14:paraId="3A77933B" w14:textId="6CF163F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Phòng TCCB nhập các các thông tin</w:t>
            </w:r>
          </w:p>
          <w:p w:rsidRPr="00CC34AF" w:rsidR="00CC34AF" w:rsidP="00893277" w:rsidRDefault="00CC34AF" w14:paraId="18581368" w14:textId="77777777">
            <w:pPr>
              <w:numPr>
                <w:ilvl w:val="0"/>
                <w:numId w:val="3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Ngạch viên chức</w:t>
            </w:r>
          </w:p>
          <w:p w:rsidRPr="00CC34AF" w:rsidR="00CC34AF" w:rsidP="00893277" w:rsidRDefault="00CC34AF" w14:paraId="05ED2F83" w14:textId="77777777">
            <w:pPr>
              <w:numPr>
                <w:ilvl w:val="0"/>
                <w:numId w:val="3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Bậc lương</w:t>
            </w:r>
          </w:p>
          <w:p w:rsidRPr="00CC34AF" w:rsidR="00CC34AF" w:rsidP="00893277" w:rsidRDefault="00CC34AF" w14:paraId="774466F0" w14:textId="77777777">
            <w:pPr>
              <w:numPr>
                <w:ilvl w:val="0"/>
                <w:numId w:val="3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số lương</w:t>
            </w:r>
          </w:p>
          <w:p w:rsidRPr="00CC34AF" w:rsidR="00CC34AF" w:rsidP="00CC34AF" w:rsidRDefault="003570E2" w14:paraId="162E07CA" w14:textId="1D6EE4C2">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Phòng TCCB xác nhận lưu thông tin</w:t>
            </w:r>
          </w:p>
          <w:p w:rsidRPr="00CC34AF" w:rsidR="00CC34AF" w:rsidP="00CC34AF" w:rsidRDefault="00F70D98" w14:paraId="7EED9AEF" w14:textId="21356DEF">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dữ liệu hợp lệ</w:t>
            </w:r>
          </w:p>
          <w:p w:rsidRPr="00CC34AF" w:rsidR="00CC34AF" w:rsidP="00CC34AF" w:rsidRDefault="003570E2" w14:paraId="7C5DB8C2" w14:textId="012467BC">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thêm thông tin.</w:t>
            </w:r>
          </w:p>
          <w:p w:rsidRPr="00CC34AF" w:rsidR="00CC34AF" w:rsidP="00CC34AF" w:rsidRDefault="00CC34AF" w14:paraId="3285E7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 Hệ thống lưu lịch sử thay đổi và thông báo thêm thành công.</w:t>
            </w:r>
          </w:p>
        </w:tc>
      </w:tr>
      <w:tr w:rsidRPr="00CC34AF" w:rsidR="00CC34AF" w:rsidTr="4FC9B2C1" w14:paraId="1F664BF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FDD4A9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5784212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F8D73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4FC9B2C1" w14:paraId="253C8ECB"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27C8EB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6F7C8A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2817C7" w:rsidR="00CC34AF" w:rsidP="00CC34AF" w:rsidRDefault="00CC34AF" w14:paraId="17DB3AC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2817C7" w:rsidR="00CC34AF" w:rsidP="00893277" w:rsidRDefault="00CC34AF" w14:paraId="506AC71F" w14:textId="77777777">
            <w:pPr>
              <w:numPr>
                <w:ilvl w:val="0"/>
                <w:numId w:val="12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validate phát hiện lỗi:</w:t>
            </w:r>
          </w:p>
          <w:p w:rsidRPr="002817C7" w:rsidR="00CC34AF" w:rsidP="00893277" w:rsidRDefault="00CC34AF" w14:paraId="2B65E082" w14:textId="77777777">
            <w:pPr>
              <w:numPr>
                <w:ilvl w:val="0"/>
                <w:numId w:val="12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Bậc lương trong cùng ngạch đã tồn tại</w:t>
            </w:r>
          </w:p>
          <w:p w:rsidRPr="002817C7" w:rsidR="00CC34AF" w:rsidP="00893277" w:rsidRDefault="00CC34AF" w14:paraId="7E629272" w14:textId="77777777">
            <w:pPr>
              <w:numPr>
                <w:ilvl w:val="0"/>
                <w:numId w:val="12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số lương phải là số thực, không được nhỏ hơn 0</w:t>
            </w:r>
          </w:p>
          <w:p w:rsidRPr="002817C7" w:rsidR="00CC34AF" w:rsidP="00893277" w:rsidRDefault="00CC34AF" w14:paraId="26991A99" w14:textId="77777777">
            <w:pPr>
              <w:numPr>
                <w:ilvl w:val="0"/>
                <w:numId w:val="12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Bậc lương phải là số nguyên</w:t>
            </w:r>
          </w:p>
          <w:p w:rsidRPr="002817C7" w:rsidR="00CC34AF" w:rsidP="00893277" w:rsidRDefault="00CC34AF" w14:paraId="5A9E2ABC" w14:textId="77777777">
            <w:pPr>
              <w:numPr>
                <w:ilvl w:val="0"/>
                <w:numId w:val="12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bắt buộc đầy đủ</w:t>
            </w:r>
          </w:p>
          <w:p w:rsidRPr="002817C7" w:rsidR="00CC34AF" w:rsidP="00893277" w:rsidRDefault="00CC34AF" w14:paraId="00DA4F42" w14:textId="77777777">
            <w:pPr>
              <w:numPr>
                <w:ilvl w:val="0"/>
                <w:numId w:val="12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báo lỗi</w:t>
            </w:r>
          </w:p>
          <w:p w:rsidRPr="002817C7" w:rsidR="00CC34AF" w:rsidP="00E419B0" w:rsidRDefault="00CC34AF" w14:paraId="521F4C1A" w14:textId="77777777">
            <w:pPr>
              <w:numPr>
                <w:ilvl w:val="0"/>
                <w:numId w:val="128"/>
              </w:numPr>
              <w:ind w:left="720" w:hanging="360"/>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không được lưu</w:t>
            </w:r>
          </w:p>
          <w:p w:rsidRPr="002817C7" w:rsidR="00CC34AF" w:rsidP="00CC34AF" w:rsidRDefault="00CC34AF" w14:paraId="15B752F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Phòng TCCB hủy thao tác</w:t>
            </w:r>
          </w:p>
          <w:p w:rsidR="00D522E4" w:rsidP="00CC34AF" w:rsidRDefault="00D522E4" w14:paraId="5081B88C" w14:textId="77777777">
            <w:pPr>
              <w:rPr>
                <w:ins w:author="{177137E0-93C9-4689-ADB3-F0EA46F5EE54}" w:date="2026-03-04T13:28:00Z" w16du:dateUtc="2026-03-04T06:28:00Z" w:id="55"/>
                <w:rFonts w:asciiTheme="majorHAnsi" w:hAnsiTheme="majorHAnsi" w:cstheme="majorHAnsi"/>
                <w:b/>
                <w:bCs/>
                <w:sz w:val="26"/>
                <w:szCs w:val="26"/>
                <w:shd w:val="clear" w:color="auto" w:fill="FFFFFF"/>
                <w:lang w:val="en-US"/>
              </w:rPr>
            </w:pPr>
          </w:p>
          <w:p w:rsidRPr="002817C7" w:rsidR="00CC34AF" w:rsidP="00893277" w:rsidRDefault="00CC34AF" w14:paraId="34F6CB03" w14:textId="77777777">
            <w:pPr>
              <w:numPr>
                <w:ilvl w:val="0"/>
                <w:numId w:val="12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Phòng TCCB nhấn “Hủy”</w:t>
            </w:r>
          </w:p>
          <w:p w:rsidRPr="002817C7" w:rsidR="002817C7" w:rsidP="00893277" w:rsidRDefault="00CC34AF" w14:paraId="62EE28E2" w14:textId="77777777">
            <w:pPr>
              <w:numPr>
                <w:ilvl w:val="0"/>
                <w:numId w:val="12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quay lại màn hình danh sách bậc lương</w:t>
            </w:r>
          </w:p>
          <w:p w:rsidRPr="00CC34AF" w:rsidR="00CC34AF" w:rsidP="002817C7" w:rsidRDefault="00CC34AF" w14:paraId="7AD70089" w14:textId="56001AD7">
            <w:pPr>
              <w:rPr>
                <w:rFonts w:asciiTheme="majorHAnsi" w:hAnsiTheme="majorHAnsi" w:cstheme="majorHAnsi"/>
                <w:sz w:val="26"/>
                <w:szCs w:val="26"/>
                <w:shd w:val="clear" w:color="auto" w:fill="FFFFFF"/>
                <w:lang w:val="en-US"/>
              </w:rPr>
            </w:pPr>
          </w:p>
        </w:tc>
      </w:tr>
    </w:tbl>
    <w:p w:rsidRPr="00CC34AF" w:rsidR="00CC34AF" w:rsidP="00CC34AF" w:rsidRDefault="00CC34AF" w14:paraId="1F3EC183" w14:textId="77777777">
      <w:pPr>
        <w:rPr>
          <w:rFonts w:asciiTheme="majorHAnsi" w:hAnsiTheme="majorHAnsi" w:cstheme="majorHAnsi"/>
          <w:sz w:val="26"/>
          <w:szCs w:val="26"/>
          <w:shd w:val="clear" w:color="auto" w:fill="FFFFFF"/>
          <w:lang w:val="en-US"/>
        </w:rPr>
      </w:pPr>
    </w:p>
    <w:p w:rsidRPr="00CC34AF" w:rsidR="00CC34AF" w:rsidP="3FEEB204" w:rsidRDefault="65321137" w14:paraId="4592882B" w14:textId="34AB4924">
      <w:pPr>
        <w:pStyle w:val="Heading3"/>
        <w:rPr>
          <w:sz w:val="26"/>
          <w:szCs w:val="26"/>
          <w:lang w:val="en-US"/>
        </w:rPr>
      </w:pPr>
      <w:bookmarkStart w:name="_Toc223525300" w:id="56"/>
      <w:r w:rsidRPr="65321137">
        <w:rPr>
          <w:lang w:val="en-US"/>
        </w:rPr>
        <w:t>4.13. Use Case: Sửa danh mục hệ số lương</w:t>
      </w:r>
      <w:bookmarkEnd w:id="56"/>
    </w:p>
    <w:p w:rsidRPr="00CC34AF" w:rsidR="00CC34AF" w:rsidP="00CC34AF" w:rsidRDefault="00CC34AF" w14:paraId="217EC1B3"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67"/>
        <w:gridCol w:w="6700"/>
      </w:tblGrid>
      <w:tr w:rsidRPr="00CC34AF" w:rsidR="00CC34AF" w:rsidTr="4FC9B2C1" w14:paraId="5EC0736E"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CC34AF" w:rsidR="00CC34AF" w:rsidP="00CC34AF" w:rsidRDefault="00CC34AF" w14:paraId="16D9AEF8" w14:textId="77777777">
            <w:pPr>
              <w:rPr>
                <w:rFonts w:asciiTheme="majorHAnsi" w:hAnsiTheme="majorHAnsi" w:cstheme="majorBidi"/>
                <w:b/>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CC34AF" w:rsidR="00CC34AF" w:rsidP="00CC34AF" w:rsidRDefault="00CC34AF" w14:paraId="381A29C0" w14:textId="77777777">
            <w:pPr>
              <w:rPr>
                <w:rFonts w:asciiTheme="majorHAnsi" w:hAnsiTheme="majorHAnsi" w:cstheme="majorBidi"/>
                <w:b/>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Sửa danh mục hệ số lương</w:t>
            </w:r>
          </w:p>
        </w:tc>
      </w:tr>
      <w:tr w:rsidRPr="00CC34AF" w:rsidR="00CC34AF" w:rsidTr="3FEEB204" w14:paraId="0958A77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819242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78C697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00B70C1F" w14:textId="77777777">
            <w:pPr>
              <w:rPr>
                <w:rFonts w:asciiTheme="majorHAnsi" w:hAnsiTheme="majorHAnsi" w:cstheme="majorHAnsi"/>
                <w:sz w:val="26"/>
                <w:szCs w:val="26"/>
                <w:shd w:val="clear" w:color="auto" w:fill="FFFFFF"/>
                <w:lang w:val="en-US"/>
              </w:rPr>
            </w:pPr>
          </w:p>
        </w:tc>
      </w:tr>
      <w:tr w:rsidRPr="00CC34AF" w:rsidR="00CC34AF" w:rsidTr="3FEEB204" w14:paraId="2A9B7E0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91DBF3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53DD31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sửa hệ số lương theo bậc và ngạch phục vụ cho việc quản lý và nhập liệu thông tin nhân sự nếu như nhập liệu sai sót.</w:t>
            </w:r>
          </w:p>
          <w:p w:rsidRPr="00CC34AF" w:rsidR="00CC34AF" w:rsidP="00CC34AF" w:rsidRDefault="00CC34AF" w14:paraId="5FD9338C" w14:textId="77777777">
            <w:pPr>
              <w:rPr>
                <w:rFonts w:asciiTheme="majorHAnsi" w:hAnsiTheme="majorHAnsi" w:cstheme="majorHAnsi"/>
                <w:sz w:val="26"/>
                <w:szCs w:val="26"/>
                <w:shd w:val="clear" w:color="auto" w:fill="FFFFFF"/>
                <w:lang w:val="en-US"/>
              </w:rPr>
            </w:pPr>
          </w:p>
        </w:tc>
      </w:tr>
      <w:tr w:rsidRPr="00CC34AF" w:rsidR="00CC34AF" w:rsidTr="3FEEB204" w14:paraId="5EB07FD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A3E387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3009255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EA5AF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FEEB204" w14:paraId="739934D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2500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0A9F337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8864EE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hệ số lương, Phòng TCCB chọn chức năng “Sửa”.</w:t>
            </w:r>
          </w:p>
          <w:p w:rsidRPr="00CC34AF" w:rsidR="00CC34AF" w:rsidP="00CC34AF" w:rsidRDefault="00CC34AF" w14:paraId="738C9767" w14:textId="77777777">
            <w:pPr>
              <w:rPr>
                <w:rFonts w:asciiTheme="majorHAnsi" w:hAnsiTheme="majorHAnsi" w:cstheme="majorHAnsi"/>
                <w:sz w:val="26"/>
                <w:szCs w:val="26"/>
                <w:shd w:val="clear" w:color="auto" w:fill="FFFFFF"/>
                <w:lang w:val="en-US"/>
              </w:rPr>
            </w:pPr>
          </w:p>
        </w:tc>
      </w:tr>
      <w:tr w:rsidRPr="00CC34AF" w:rsidR="00CC34AF" w:rsidTr="3FEEB204" w14:paraId="1911EC3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8C0D1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32DE28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FC89D9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p>
          <w:p w:rsidRPr="00CC34AF" w:rsidR="00CC34AF" w:rsidP="00CC34AF" w:rsidRDefault="00CC34AF" w14:paraId="1E51CD0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hệ số lương cần chỉnh sửa đã tồn tại trong hệ thống.</w:t>
            </w:r>
          </w:p>
          <w:p w:rsidRPr="00CC34AF" w:rsidR="00CC34AF" w:rsidP="00CC34AF" w:rsidRDefault="00CC34AF" w14:paraId="433310A2" w14:textId="77777777">
            <w:pPr>
              <w:rPr>
                <w:rFonts w:asciiTheme="majorHAnsi" w:hAnsiTheme="majorHAnsi" w:cstheme="majorHAnsi"/>
                <w:sz w:val="26"/>
                <w:szCs w:val="26"/>
                <w:shd w:val="clear" w:color="auto" w:fill="FFFFFF"/>
                <w:lang w:val="en-US"/>
              </w:rPr>
            </w:pPr>
          </w:p>
        </w:tc>
      </w:tr>
      <w:tr w:rsidRPr="00CC34AF" w:rsidR="00CC34AF" w:rsidTr="3FEEB204" w14:paraId="48BE8C1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9F0F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742B63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F916AE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Sửa hệ số lương theo ngạch/bậc thành công</w:t>
            </w:r>
          </w:p>
        </w:tc>
      </w:tr>
      <w:tr w:rsidRPr="00CC34AF" w:rsidR="00CC34AF" w:rsidTr="3FEEB204" w14:paraId="0B83038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10167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13B504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số lương không được cập nhật trong CSDL</w:t>
            </w:r>
          </w:p>
        </w:tc>
      </w:tr>
      <w:tr w:rsidRPr="00CC34AF" w:rsidR="00CC34AF" w:rsidTr="3FEEB204" w14:paraId="4647866C"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C2B9F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0A1069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6C862A10" w14:textId="59F26D68">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1. </w:t>
            </w:r>
            <w:r w:rsidRPr="3EF5A07A" w:rsidR="00CC34AF">
              <w:rPr>
                <w:rFonts w:asciiTheme="majorHAnsi" w:hAnsiTheme="majorHAnsi" w:cstheme="majorBidi"/>
                <w:sz w:val="26"/>
                <w:szCs w:val="26"/>
                <w:shd w:val="clear" w:color="auto" w:fill="FFFFFF"/>
                <w:lang w:val="en-US"/>
              </w:rPr>
              <w:t> Phòng TCCB truy cập chức năng sửa hệ số lương của một bản ghi hệ số lương đã được cấu hình.</w:t>
            </w:r>
          </w:p>
          <w:p w:rsidRPr="00CC34AF" w:rsidR="00CC34AF" w:rsidP="00CC34AF" w:rsidRDefault="00F70D98" w14:paraId="7208A0F8" w14:textId="18CC588F">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2. </w:t>
            </w:r>
            <w:r w:rsidRPr="3EF5A07A" w:rsidR="00CC34AF">
              <w:rPr>
                <w:rFonts w:asciiTheme="majorHAnsi" w:hAnsiTheme="majorHAnsi" w:cstheme="majorBidi"/>
                <w:sz w:val="26"/>
                <w:szCs w:val="26"/>
                <w:shd w:val="clear" w:color="auto" w:fill="FFFFFF"/>
                <w:lang w:val="en-US"/>
              </w:rPr>
              <w:t> Hệ thống hiển thị màn hình nhập hệ số lương.</w:t>
            </w:r>
          </w:p>
          <w:p w:rsidRPr="00CC34AF" w:rsidR="00CC34AF" w:rsidP="00CC34AF" w:rsidRDefault="00F70D98" w14:paraId="50143F5B" w14:textId="061FAD46">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3. </w:t>
            </w:r>
            <w:r w:rsidRPr="3EF5A07A" w:rsidR="00CC34AF">
              <w:rPr>
                <w:rFonts w:asciiTheme="majorHAnsi" w:hAnsiTheme="majorHAnsi" w:cstheme="majorBidi"/>
                <w:sz w:val="26"/>
                <w:szCs w:val="26"/>
                <w:shd w:val="clear" w:color="auto" w:fill="FFFFFF"/>
                <w:lang w:val="en-US"/>
              </w:rPr>
              <w:t> Phòng TCCB sửa các các thông tin</w:t>
            </w:r>
          </w:p>
          <w:p w:rsidRPr="00CC34AF" w:rsidR="00CC34AF" w:rsidP="00893277" w:rsidRDefault="00CC34AF" w14:paraId="33CF6A3D" w14:textId="77777777">
            <w:pPr>
              <w:numPr>
                <w:ilvl w:val="0"/>
                <w:numId w:val="4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Ngạch viên chức</w:t>
            </w:r>
          </w:p>
          <w:p w:rsidRPr="00CC34AF" w:rsidR="00CC34AF" w:rsidP="00893277" w:rsidRDefault="00CC34AF" w14:paraId="372B7A61" w14:textId="77777777">
            <w:pPr>
              <w:numPr>
                <w:ilvl w:val="0"/>
                <w:numId w:val="4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Bậc lương</w:t>
            </w:r>
          </w:p>
          <w:p w:rsidRPr="00CC34AF" w:rsidR="00CC34AF" w:rsidP="00893277" w:rsidRDefault="00CC34AF" w14:paraId="1A02BB60" w14:textId="77777777">
            <w:pPr>
              <w:numPr>
                <w:ilvl w:val="0"/>
                <w:numId w:val="4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số lương mỗi bậc</w:t>
            </w:r>
          </w:p>
          <w:p w:rsidRPr="00CC34AF" w:rsidR="00CC34AF" w:rsidP="00CC34AF" w:rsidRDefault="00F70D98" w14:paraId="75DB0712" w14:textId="25A1F9FE">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4. </w:t>
            </w:r>
            <w:r w:rsidRPr="3EF5A07A" w:rsidR="00CC34AF">
              <w:rPr>
                <w:rFonts w:asciiTheme="majorHAnsi" w:hAnsiTheme="majorHAnsi" w:cstheme="majorBidi"/>
                <w:sz w:val="26"/>
                <w:szCs w:val="26"/>
                <w:shd w:val="clear" w:color="auto" w:fill="FFFFFF"/>
                <w:lang w:val="en-US"/>
              </w:rPr>
              <w:t> Phòng TCCB bấm lưu</w:t>
            </w:r>
          </w:p>
          <w:p w:rsidRPr="00CC34AF" w:rsidR="00CC34AF" w:rsidP="00CC34AF" w:rsidRDefault="00F70D98" w14:paraId="6EAB3C64" w14:textId="1F66E1EF">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5. </w:t>
            </w:r>
            <w:r w:rsidRPr="3EF5A07A" w:rsidR="00CC34AF">
              <w:rPr>
                <w:rFonts w:asciiTheme="majorHAnsi" w:hAnsiTheme="majorHAnsi" w:cstheme="majorBidi"/>
                <w:sz w:val="26"/>
                <w:szCs w:val="26"/>
                <w:shd w:val="clear" w:color="auto" w:fill="FFFFFF"/>
                <w:lang w:val="en-US"/>
              </w:rPr>
              <w:t>Hệ thống kiểm tra dữ liệu hợp lệ</w:t>
            </w:r>
          </w:p>
          <w:p w:rsidRPr="00CC34AF" w:rsidR="00CC34AF" w:rsidP="00CC34AF" w:rsidRDefault="00F70D98" w14:paraId="3A38B619" w14:textId="7637C750">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6. </w:t>
            </w:r>
            <w:r w:rsidRPr="3EF5A07A" w:rsidR="00CC34AF">
              <w:rPr>
                <w:rFonts w:asciiTheme="majorHAnsi" w:hAnsiTheme="majorHAnsi" w:cstheme="majorBidi"/>
                <w:sz w:val="26"/>
                <w:szCs w:val="26"/>
                <w:shd w:val="clear" w:color="auto" w:fill="FFFFFF"/>
                <w:lang w:val="en-US"/>
              </w:rPr>
              <w:t>Hệ thống cập nhật thông tin.</w:t>
            </w:r>
          </w:p>
          <w:p w:rsidRPr="00CC34AF" w:rsidR="00CC34AF" w:rsidP="00CC34AF" w:rsidRDefault="00CC34AF" w14:paraId="2CAEBAF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 Hệ thống lưu lịch sử thay đổi và thông báo cập nhật thành công.</w:t>
            </w:r>
          </w:p>
        </w:tc>
      </w:tr>
      <w:tr w:rsidRPr="00CC34AF" w:rsidR="00CC34AF" w:rsidTr="3FEEB204" w14:paraId="0F6ABA71" w14:textId="77777777">
        <w:trPr>
          <w:trHeight w:val="99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0FCBE4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3B1C192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FFE074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3FEEB204" w14:paraId="456D5931"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C7F2DA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06067C9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1E767E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CC34AF" w:rsidR="00CC34AF" w:rsidP="00893277" w:rsidRDefault="00CC34AF" w14:paraId="658AE795" w14:textId="77777777">
            <w:pPr>
              <w:numPr>
                <w:ilvl w:val="0"/>
                <w:numId w:val="4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validate phát hiện lỗi:</w:t>
            </w:r>
          </w:p>
          <w:p w:rsidRPr="00CC34AF" w:rsidR="00CC34AF" w:rsidP="00893277" w:rsidRDefault="00CC34AF" w14:paraId="1CE31BF8" w14:textId="77777777">
            <w:pPr>
              <w:numPr>
                <w:ilvl w:val="0"/>
                <w:numId w:val="4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Bậc lương trong cùng ngạch đã tồn tại</w:t>
            </w:r>
          </w:p>
          <w:p w:rsidRPr="00CC34AF" w:rsidR="00CC34AF" w:rsidP="00893277" w:rsidRDefault="00CC34AF" w14:paraId="4FB4AE98" w14:textId="77777777">
            <w:pPr>
              <w:numPr>
                <w:ilvl w:val="0"/>
                <w:numId w:val="4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số lương phải là số thực, không được nhỏ hơn 0</w:t>
            </w:r>
          </w:p>
          <w:p w:rsidRPr="00CC34AF" w:rsidR="00CC34AF" w:rsidP="00893277" w:rsidRDefault="00CC34AF" w14:paraId="619ACB38" w14:textId="77777777">
            <w:pPr>
              <w:numPr>
                <w:ilvl w:val="0"/>
                <w:numId w:val="4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Bậc lương phải là số nguyên</w:t>
            </w:r>
          </w:p>
          <w:p w:rsidRPr="00CC34AF" w:rsidR="00CC34AF" w:rsidP="00893277" w:rsidRDefault="00CC34AF" w14:paraId="0A73008F" w14:textId="77777777">
            <w:pPr>
              <w:numPr>
                <w:ilvl w:val="0"/>
                <w:numId w:val="4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bắt buộc đầy đủ</w:t>
            </w:r>
          </w:p>
          <w:p w:rsidRPr="00CC34AF" w:rsidR="00CC34AF" w:rsidP="00893277" w:rsidRDefault="00CC34AF" w14:paraId="78E91FEC" w14:textId="77777777">
            <w:pPr>
              <w:numPr>
                <w:ilvl w:val="0"/>
                <w:numId w:val="43"/>
              </w:numPr>
              <w:ind w:firstLine="374"/>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báo lỗi</w:t>
            </w:r>
          </w:p>
          <w:p w:rsidRPr="00CC34AF" w:rsidR="00CC34AF" w:rsidP="00893277" w:rsidRDefault="00CC34AF" w14:paraId="227AA6DC" w14:textId="77777777">
            <w:pPr>
              <w:numPr>
                <w:ilvl w:val="0"/>
                <w:numId w:val="44"/>
              </w:numPr>
              <w:ind w:firstLine="374"/>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không được lưu</w:t>
            </w:r>
          </w:p>
          <w:p w:rsidRPr="00CC34AF" w:rsidR="00CC34AF" w:rsidP="00CC34AF" w:rsidRDefault="00CC34AF" w14:paraId="565FFEC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Phòng TCCB hủy thao tác</w:t>
            </w:r>
          </w:p>
          <w:p w:rsidRPr="00CC34AF" w:rsidR="00CC34AF" w:rsidP="00893277" w:rsidRDefault="00CC34AF" w14:paraId="3BBE866A" w14:textId="77777777">
            <w:pPr>
              <w:numPr>
                <w:ilvl w:val="0"/>
                <w:numId w:val="4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Phòng TCCB nhấn “Hủy”</w:t>
            </w:r>
          </w:p>
          <w:p w:rsidRPr="00CC34AF" w:rsidR="00CC34AF" w:rsidP="00893277" w:rsidRDefault="00CC34AF" w14:paraId="17377417" w14:textId="77777777">
            <w:pPr>
              <w:numPr>
                <w:ilvl w:val="0"/>
                <w:numId w:val="4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quay lại màn hình danh sách bậc lương</w:t>
            </w:r>
          </w:p>
        </w:tc>
      </w:tr>
    </w:tbl>
    <w:p w:rsidRPr="00CC34AF" w:rsidR="00CC34AF" w:rsidP="00CC34AF" w:rsidRDefault="00CC34AF" w14:paraId="0F03878B" w14:textId="77777777">
      <w:pPr>
        <w:rPr>
          <w:rFonts w:asciiTheme="majorHAnsi" w:hAnsiTheme="majorHAnsi" w:cstheme="majorHAnsi"/>
          <w:sz w:val="26"/>
          <w:szCs w:val="26"/>
          <w:shd w:val="clear" w:color="auto" w:fill="FFFFFF"/>
          <w:lang w:val="en-US"/>
        </w:rPr>
      </w:pPr>
    </w:p>
    <w:p w:rsidRPr="00CC34AF" w:rsidR="00CC34AF" w:rsidP="3FEEB204" w:rsidRDefault="65321137" w14:paraId="157391B3" w14:textId="16E84D00">
      <w:pPr>
        <w:pStyle w:val="Heading3"/>
        <w:rPr>
          <w:sz w:val="26"/>
          <w:szCs w:val="26"/>
          <w:lang w:val="en-US"/>
        </w:rPr>
      </w:pPr>
      <w:bookmarkStart w:name="_Toc223525301" w:id="57"/>
      <w:r w:rsidRPr="65321137">
        <w:rPr>
          <w:lang w:val="en-US"/>
        </w:rPr>
        <w:t>4.14. Use Case: Xóa danh mục hệ số lương</w:t>
      </w:r>
      <w:bookmarkEnd w:id="57"/>
    </w:p>
    <w:p w:rsidRPr="00CC34AF" w:rsidR="00CC34AF" w:rsidP="00CC34AF" w:rsidRDefault="00CC34AF" w14:paraId="0DA94E55"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32"/>
        <w:gridCol w:w="6835"/>
      </w:tblGrid>
      <w:tr w:rsidRPr="00CC34AF" w:rsidR="00CC34AF" w:rsidTr="60F31A95" w14:paraId="66C32DB5" w14:textId="77777777">
        <w:trPr>
          <w:trHeight w:val="33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DB0B2A" w:rsidR="00CC34AF" w:rsidP="00CC34AF" w:rsidRDefault="00CC34AF" w14:paraId="332EBF3D" w14:textId="77777777">
            <w:pPr>
              <w:rPr>
                <w:rFonts w:asciiTheme="majorHAnsi" w:hAnsiTheme="majorHAnsi" w:cstheme="majorBidi"/>
                <w:b/>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DB0B2A" w:rsidR="00CC34AF" w:rsidP="00CC34AF" w:rsidRDefault="00CC34AF" w14:paraId="236B4F05" w14:textId="77777777">
            <w:pPr>
              <w:rPr>
                <w:rFonts w:asciiTheme="majorHAnsi" w:hAnsiTheme="majorHAnsi" w:cstheme="majorBidi"/>
                <w:b/>
                <w:color w:val="000000" w:themeColor="text1"/>
                <w:sz w:val="26"/>
                <w:szCs w:val="26"/>
                <w:highlight w:val="lightGray"/>
                <w:shd w:val="clear" w:color="auto" w:fill="FFFFFF"/>
                <w:lang w:val="en-US"/>
              </w:rPr>
            </w:pPr>
            <w:r w:rsidRPr="60F31A95">
              <w:rPr>
                <w:rFonts w:asciiTheme="majorHAnsi" w:hAnsiTheme="majorHAnsi" w:cstheme="majorBidi"/>
                <w:b/>
                <w:color w:val="000000" w:themeColor="text1"/>
                <w:sz w:val="26"/>
                <w:szCs w:val="26"/>
                <w:highlight w:val="lightGray"/>
                <w:shd w:val="clear" w:color="auto" w:fill="FFFFFF"/>
                <w:lang w:val="en-US"/>
              </w:rPr>
              <w:t>Xóa danh mục hệ số lương</w:t>
            </w:r>
          </w:p>
        </w:tc>
      </w:tr>
      <w:tr w:rsidRPr="00CC34AF" w:rsidR="00CC34AF" w:rsidTr="60F31A95" w14:paraId="283B972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8BD701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682EFF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tc>
      </w:tr>
      <w:tr w:rsidRPr="00CC34AF" w:rsidR="00CC34AF" w:rsidTr="60F31A95" w14:paraId="305355F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122087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1AB5C2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xóa hệ số lương theo bậc và ngạch phục vụ cho việc quản lý và nhập liệu thông tin nhân sự nếu như nhập liệu sai sót trong trường hợp hệ số lương chưa từng được sử dụng trong hồ sơ nhân sự.</w:t>
            </w:r>
          </w:p>
          <w:p w:rsidRPr="00CC34AF" w:rsidR="00CC34AF" w:rsidP="00CC34AF" w:rsidRDefault="00CC34AF" w14:paraId="05FC04DD" w14:textId="77777777">
            <w:pPr>
              <w:rPr>
                <w:rFonts w:asciiTheme="majorHAnsi" w:hAnsiTheme="majorHAnsi" w:cstheme="majorHAnsi"/>
                <w:sz w:val="26"/>
                <w:szCs w:val="26"/>
                <w:shd w:val="clear" w:color="auto" w:fill="FFFFFF"/>
                <w:lang w:val="en-US"/>
              </w:rPr>
            </w:pPr>
          </w:p>
        </w:tc>
      </w:tr>
      <w:tr w:rsidRPr="00CC34AF" w:rsidR="00CC34AF" w:rsidTr="60F31A95" w14:paraId="0EF76F9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814FF9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289DA25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26A9C3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60F31A95" w14:paraId="3648B3A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581325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087469A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505FAC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hệ số lương, Phòng TCCB chọn chức năng “Xóa”.</w:t>
            </w:r>
          </w:p>
          <w:p w:rsidRPr="00CC34AF" w:rsidR="00CC34AF" w:rsidP="00CC34AF" w:rsidRDefault="00CC34AF" w14:paraId="01731065" w14:textId="77777777">
            <w:pPr>
              <w:rPr>
                <w:rFonts w:asciiTheme="majorHAnsi" w:hAnsiTheme="majorHAnsi" w:cstheme="majorHAnsi"/>
                <w:sz w:val="26"/>
                <w:szCs w:val="26"/>
                <w:shd w:val="clear" w:color="auto" w:fill="FFFFFF"/>
                <w:lang w:val="en-US"/>
              </w:rPr>
            </w:pPr>
          </w:p>
        </w:tc>
      </w:tr>
      <w:tr w:rsidRPr="00CC34AF" w:rsidR="00CC34AF" w:rsidTr="60F31A95" w14:paraId="2F6360D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E20FA0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7224436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43B432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p>
          <w:p w:rsidRPr="00CC34AF" w:rsidR="00CC34AF" w:rsidP="00CC34AF" w:rsidRDefault="00CC34AF" w14:paraId="208BFC9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hệ số lương cần xóa đã tồn tại trong hệ thống.</w:t>
            </w:r>
          </w:p>
          <w:p w:rsidRPr="00CC34AF" w:rsidR="00CC34AF" w:rsidP="00CC34AF" w:rsidRDefault="00CC34AF" w14:paraId="356538F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hệ số lương chưa được sử dụng trong bất kỳ hồ sơ nhân sự nào.</w:t>
            </w:r>
          </w:p>
          <w:p w:rsidRPr="00CC34AF" w:rsidR="00CC34AF" w:rsidP="00CC34AF" w:rsidRDefault="00CC34AF" w14:paraId="07464F78" w14:textId="77777777">
            <w:pPr>
              <w:rPr>
                <w:rFonts w:asciiTheme="majorHAnsi" w:hAnsiTheme="majorHAnsi" w:cstheme="majorHAnsi"/>
                <w:sz w:val="26"/>
                <w:szCs w:val="26"/>
                <w:shd w:val="clear" w:color="auto" w:fill="FFFFFF"/>
                <w:lang w:val="en-US"/>
              </w:rPr>
            </w:pPr>
          </w:p>
        </w:tc>
      </w:tr>
      <w:tr w:rsidRPr="00CC34AF" w:rsidR="00CC34AF" w:rsidTr="60F31A95" w14:paraId="5E1F277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88204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0B4B38C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CD32B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hệ số lương được xóa hoàn toàn khỏi hệ thống.</w:t>
            </w:r>
          </w:p>
        </w:tc>
      </w:tr>
      <w:tr w:rsidRPr="00CC34AF" w:rsidR="00CC34AF" w:rsidTr="60F31A95" w14:paraId="225FF83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3AC92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644398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hệ số lương không được xóa.</w:t>
            </w:r>
          </w:p>
        </w:tc>
      </w:tr>
      <w:tr w:rsidRPr="00CC34AF" w:rsidR="00CC34AF" w:rsidTr="60F31A95" w14:paraId="4D40501C"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6C124D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4AAF89C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4B445A53" w14:textId="36FE6C3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Phòng TCCB chọn một danh mục hệ số lương trong danh sách.</w:t>
            </w:r>
          </w:p>
          <w:p w:rsidRPr="00CC34AF" w:rsidR="00CC34AF" w:rsidP="00CC34AF" w:rsidRDefault="00E87C27" w14:paraId="1849F83F" w14:textId="0CB81CC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chọn chức năng “Xóa”.</w:t>
            </w:r>
          </w:p>
          <w:p w:rsidRPr="00CC34AF" w:rsidR="00CC34AF" w:rsidP="00CC34AF" w:rsidRDefault="00E87C27" w14:paraId="68C55769" w14:textId="3F9B54F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hộp thoại xác nhận xóa.</w:t>
            </w:r>
          </w:p>
          <w:p w:rsidRPr="00CC34AF" w:rsidR="00CC34AF" w:rsidP="00CC34AF" w:rsidRDefault="00E87C27" w14:paraId="75B73EC4" w14:textId="7DCFA81C">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xác nhận thao tác xóa.</w:t>
            </w:r>
          </w:p>
          <w:p w:rsidRPr="00CC34AF" w:rsidR="00CC34AF" w:rsidP="00CC34AF" w:rsidRDefault="00F70D98" w14:paraId="11EFED6D" w14:textId="477A1CA3">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điều kiện sử dụng của hệ số lương.</w:t>
            </w:r>
          </w:p>
          <w:p w:rsidRPr="00CC34AF" w:rsidR="00CC34AF" w:rsidP="00CC34AF" w:rsidRDefault="00E87C27" w14:paraId="3C742AC4" w14:textId="21F497B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xóa danh mục hệ số lương thành công.</w:t>
            </w:r>
          </w:p>
          <w:p w:rsidRPr="00CC34AF" w:rsidR="00CC34AF" w:rsidP="00CC34AF" w:rsidRDefault="00E87C27" w14:paraId="4F997592" w14:textId="7BE5B94B">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lịch sử thay đổi và thông báo xóa thành công.</w:t>
            </w:r>
          </w:p>
        </w:tc>
      </w:tr>
      <w:tr w:rsidRPr="00CC34AF" w:rsidR="00CC34AF" w:rsidTr="60F31A95" w14:paraId="0C1FDE0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74E157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499B5C0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825C5B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60F31A95" w14:paraId="72E1B934"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D95310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F875A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6B7E7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Danh mục hệ số lương đã được sử dụng</w:t>
            </w:r>
          </w:p>
          <w:p w:rsidRPr="00CC34AF" w:rsidR="00CC34AF" w:rsidP="00893277" w:rsidRDefault="00CC34AF" w14:paraId="7829A257" w14:textId="77777777">
            <w:pPr>
              <w:numPr>
                <w:ilvl w:val="0"/>
                <w:numId w:val="4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phát hiện hệ số lương đã được gán cho ít nhất một hồ sơ nhân sự.</w:t>
            </w:r>
          </w:p>
          <w:p w:rsidRPr="00CC34AF" w:rsidR="00CC34AF" w:rsidP="00893277" w:rsidRDefault="00CC34AF" w14:paraId="7045D1E6" w14:textId="77777777">
            <w:pPr>
              <w:numPr>
                <w:ilvl w:val="0"/>
                <w:numId w:val="4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thông báo không thể xóa danh mục đã được sử dụng</w:t>
            </w:r>
          </w:p>
          <w:p w:rsidRPr="00CC34AF" w:rsidR="00CC34AF" w:rsidP="00893277" w:rsidRDefault="00CC34AF" w14:paraId="41924CC8" w14:textId="77777777">
            <w:pPr>
              <w:numPr>
                <w:ilvl w:val="0"/>
                <w:numId w:val="4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không bị xóa.</w:t>
            </w:r>
          </w:p>
          <w:p w:rsidRPr="00CC34AF" w:rsidR="00CC34AF" w:rsidP="00CC34AF" w:rsidRDefault="00CC34AF" w14:paraId="2498619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Hủy thao tác xóa</w:t>
            </w:r>
          </w:p>
          <w:p w:rsidRPr="00CC34AF" w:rsidR="00CC34AF" w:rsidP="00893277" w:rsidRDefault="00CC34AF" w14:paraId="04E5660E" w14:textId="77777777">
            <w:pPr>
              <w:numPr>
                <w:ilvl w:val="0"/>
                <w:numId w:val="4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Phòng TCCB chọn “Hủy”.</w:t>
            </w:r>
          </w:p>
          <w:p w:rsidRPr="00CC34AF" w:rsidR="00CC34AF" w:rsidP="00893277" w:rsidRDefault="00CC34AF" w14:paraId="6F88EC64" w14:textId="77777777">
            <w:pPr>
              <w:numPr>
                <w:ilvl w:val="0"/>
                <w:numId w:val="4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đóng hộp thoại xác nhận và quay lại màn hình danh sách.</w:t>
            </w:r>
          </w:p>
        </w:tc>
      </w:tr>
    </w:tbl>
    <w:p w:rsidRPr="00CC34AF" w:rsidR="00CC34AF" w:rsidP="00CC34AF" w:rsidRDefault="00CC34AF" w14:paraId="588AE9EA" w14:textId="77777777">
      <w:pPr>
        <w:rPr>
          <w:rFonts w:asciiTheme="majorHAnsi" w:hAnsiTheme="majorHAnsi" w:cstheme="majorHAnsi"/>
          <w:sz w:val="26"/>
          <w:szCs w:val="26"/>
          <w:shd w:val="clear" w:color="auto" w:fill="FFFFFF"/>
          <w:lang w:val="en-US"/>
        </w:rPr>
      </w:pPr>
    </w:p>
    <w:p w:rsidRPr="00CC34AF" w:rsidR="00CC34AF" w:rsidP="3FEEB204" w:rsidRDefault="65321137" w14:paraId="643C90BE" w14:textId="4A1FBDD0">
      <w:pPr>
        <w:pStyle w:val="Heading3"/>
        <w:rPr>
          <w:sz w:val="26"/>
          <w:szCs w:val="26"/>
          <w:lang w:val="en-US"/>
        </w:rPr>
      </w:pPr>
      <w:bookmarkStart w:name="_Toc223525302" w:id="58"/>
      <w:r w:rsidRPr="65321137">
        <w:rPr>
          <w:lang w:val="en-US"/>
        </w:rPr>
        <w:t>4.15. Use Case: Ngừng sử dụng danh mục hệ số lương</w:t>
      </w:r>
      <w:bookmarkEnd w:id="58"/>
    </w:p>
    <w:p w:rsidRPr="00CC34AF" w:rsidR="00CC34AF" w:rsidP="00CC34AF" w:rsidRDefault="00CC34AF" w14:paraId="0289C7F5"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51"/>
        <w:gridCol w:w="6816"/>
      </w:tblGrid>
      <w:tr w:rsidRPr="00CC34AF" w:rsidR="00CC34AF" w:rsidTr="60F31A95" w14:paraId="62D03D5D"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6D71AD" w:rsidR="00CC34AF" w:rsidP="00CC34AF" w:rsidRDefault="00CC34AF" w14:paraId="7AC8A9F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6D71AD" w:rsidR="00CC34AF" w:rsidP="00CC34AF" w:rsidRDefault="00CC34AF" w14:paraId="7F2C5545"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Ngừng sử dụng danh mục hệ số lương</w:t>
            </w:r>
          </w:p>
        </w:tc>
      </w:tr>
      <w:tr w:rsidRPr="00CC34AF" w:rsidR="00CC34AF" w:rsidTr="60F31A95" w14:paraId="7C1B875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CEF80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40DAC7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5B9EF4A0" w14:textId="77777777">
            <w:pPr>
              <w:rPr>
                <w:rFonts w:asciiTheme="majorHAnsi" w:hAnsiTheme="majorHAnsi" w:cstheme="majorHAnsi"/>
                <w:sz w:val="26"/>
                <w:szCs w:val="26"/>
                <w:shd w:val="clear" w:color="auto" w:fill="FFFFFF"/>
                <w:lang w:val="en-US"/>
              </w:rPr>
            </w:pPr>
          </w:p>
        </w:tc>
      </w:tr>
      <w:tr w:rsidRPr="00CC34AF" w:rsidR="00CC34AF" w:rsidTr="60F31A95" w14:paraId="5F7880E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72355E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1A2E47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đánh dấu danh mục hệ số lương ở trạng thái ngừng sử dụng nhằm không cho phép sử dụng cho hồ sơ nhân sự mới, đồng thời bảo toàn dữ liệu và liên kết với các hồ sơ đã tồn tại.</w:t>
            </w:r>
          </w:p>
          <w:p w:rsidRPr="00CC34AF" w:rsidR="00CC34AF" w:rsidP="00CC34AF" w:rsidRDefault="00CC34AF" w14:paraId="5123A4DD" w14:textId="77777777">
            <w:pPr>
              <w:rPr>
                <w:rFonts w:asciiTheme="majorHAnsi" w:hAnsiTheme="majorHAnsi" w:cstheme="majorHAnsi"/>
                <w:sz w:val="26"/>
                <w:szCs w:val="26"/>
                <w:shd w:val="clear" w:color="auto" w:fill="FFFFFF"/>
                <w:lang w:val="en-US"/>
              </w:rPr>
            </w:pPr>
          </w:p>
        </w:tc>
      </w:tr>
      <w:tr w:rsidRPr="00CC34AF" w:rsidR="00CC34AF" w:rsidTr="60F31A95" w14:paraId="43E1637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CF54CB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98C266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A9F9C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60F31A95" w14:paraId="2064C85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8B1FAB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1EED001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528A37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hệ số lương, Phòng TCCB chọn chức năng “Ngừng sử dụng”.</w:t>
            </w:r>
          </w:p>
          <w:p w:rsidRPr="00CC34AF" w:rsidR="00CC34AF" w:rsidP="00CC34AF" w:rsidRDefault="00CC34AF" w14:paraId="03138F15" w14:textId="77777777">
            <w:pPr>
              <w:rPr>
                <w:rFonts w:asciiTheme="majorHAnsi" w:hAnsiTheme="majorHAnsi" w:cstheme="majorHAnsi"/>
                <w:sz w:val="26"/>
                <w:szCs w:val="26"/>
                <w:shd w:val="clear" w:color="auto" w:fill="FFFFFF"/>
                <w:lang w:val="en-US"/>
              </w:rPr>
            </w:pPr>
          </w:p>
        </w:tc>
      </w:tr>
      <w:tr w:rsidRPr="00CC34AF" w:rsidR="00CC34AF" w:rsidTr="60F31A95" w14:paraId="4678BAC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673FF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750D258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4661E4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r w:rsidRPr="00CC34AF">
              <w:rPr>
                <w:rFonts w:asciiTheme="majorHAnsi" w:hAnsiTheme="majorHAnsi" w:cstheme="majorHAnsi"/>
                <w:sz w:val="26"/>
                <w:szCs w:val="26"/>
                <w:shd w:val="clear" w:color="auto" w:fill="FFFFFF"/>
                <w:lang w:val="en-US"/>
              </w:rPr>
              <w:br/>
            </w:r>
            <w:r w:rsidRPr="60F31A95">
              <w:rPr>
                <w:rFonts w:asciiTheme="majorHAnsi" w:hAnsiTheme="majorHAnsi" w:cstheme="majorBidi"/>
                <w:sz w:val="26"/>
                <w:szCs w:val="26"/>
                <w:shd w:val="clear" w:color="auto" w:fill="FFFFFF"/>
                <w:lang w:val="en-US"/>
              </w:rPr>
              <w:t>Danh mục hệ số lương cần ngừng sử dụng đã tồn tại trong hệ thống.</w:t>
            </w:r>
          </w:p>
          <w:p w:rsidRPr="00CC34AF" w:rsidR="00CC34AF" w:rsidP="00CC34AF" w:rsidRDefault="00CC34AF" w14:paraId="2CA4B9CD" w14:textId="77777777">
            <w:pPr>
              <w:rPr>
                <w:rFonts w:asciiTheme="majorHAnsi" w:hAnsiTheme="majorHAnsi" w:cstheme="majorHAnsi"/>
                <w:sz w:val="26"/>
                <w:szCs w:val="26"/>
                <w:shd w:val="clear" w:color="auto" w:fill="FFFFFF"/>
                <w:lang w:val="en-US"/>
              </w:rPr>
            </w:pPr>
          </w:p>
        </w:tc>
      </w:tr>
      <w:tr w:rsidRPr="00CC34AF" w:rsidR="00CC34AF" w:rsidTr="60F31A95" w14:paraId="5B3594B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0A30F5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2A9006F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2674E4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hệ số lương được cập nhật trạng thái “Ngừng sử dụng”.</w:t>
            </w:r>
          </w:p>
          <w:p w:rsidRPr="00CC34AF" w:rsidR="00CC34AF" w:rsidP="00CC34AF" w:rsidRDefault="00CC34AF" w14:paraId="0033B86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số lương không còn được chọn khi tạo hoặc chỉnh sửa hồ sơ nhân sự mới.</w:t>
            </w:r>
            <w:r w:rsidRPr="00CC34AF">
              <w:rPr>
                <w:rFonts w:asciiTheme="majorHAnsi" w:hAnsiTheme="majorHAnsi" w:cstheme="majorHAnsi"/>
                <w:sz w:val="26"/>
                <w:szCs w:val="26"/>
                <w:shd w:val="clear" w:color="auto" w:fill="FFFFFF"/>
                <w:lang w:val="en-US"/>
              </w:rPr>
              <w:br/>
            </w:r>
            <w:r w:rsidRPr="60F31A95">
              <w:rPr>
                <w:rFonts w:asciiTheme="majorHAnsi" w:hAnsiTheme="majorHAnsi" w:cstheme="majorBidi"/>
                <w:sz w:val="26"/>
                <w:szCs w:val="26"/>
                <w:shd w:val="clear" w:color="auto" w:fill="FFFFFF"/>
                <w:lang w:val="en-US"/>
              </w:rPr>
              <w:t>Các hồ sơ nhân sự đã sử dụng hệ số lương này không bị ảnh hưởng.</w:t>
            </w:r>
          </w:p>
        </w:tc>
      </w:tr>
      <w:tr w:rsidRPr="00CC34AF" w:rsidR="00CC34AF" w:rsidTr="60F31A95" w14:paraId="40899CA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196254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820773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thể cập nhật trạng thái mới trong CSDL</w:t>
            </w:r>
          </w:p>
        </w:tc>
      </w:tr>
      <w:tr w:rsidRPr="00CC34AF" w:rsidR="00CC34AF" w:rsidTr="60F31A95" w14:paraId="3C96E888"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A4C2E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579B118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72FD4CEC" w14:textId="37B4447B">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Phòng TCCB chọn một danh mục hệ số lương trong danh sách.</w:t>
            </w:r>
          </w:p>
          <w:p w:rsidRPr="00CC34AF" w:rsidR="00CC34AF" w:rsidP="00CC34AF" w:rsidRDefault="006E795A" w14:paraId="7A7CFFDA" w14:textId="7376D1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chọn chức năng “Ngừng sử dụng”.</w:t>
            </w:r>
          </w:p>
          <w:p w:rsidRPr="00CC34AF" w:rsidR="00CC34AF" w:rsidP="00CC34AF" w:rsidRDefault="006E795A" w14:paraId="287053CB" w14:textId="075879D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hộp thoại xác nhận.</w:t>
            </w:r>
          </w:p>
          <w:p w:rsidRPr="00CC34AF" w:rsidR="00CC34AF" w:rsidP="00CC34AF" w:rsidRDefault="006E795A" w14:paraId="784B677D" w14:textId="416E68DB">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xác nhận thao tác.</w:t>
            </w:r>
          </w:p>
          <w:p w:rsidRPr="00CC34AF" w:rsidR="00CC34AF" w:rsidP="00CC34AF" w:rsidRDefault="00F70D98" w14:paraId="7FCE10F4" w14:textId="61A0DD9F">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cập nhật trạng thái danh mục hệ số lương thành “Ngừng sử dụng”.</w:t>
            </w:r>
          </w:p>
          <w:p w:rsidRPr="00CC34AF" w:rsidR="00CC34AF" w:rsidP="00CC34AF" w:rsidRDefault="006E795A" w14:paraId="1F6D6C3C" w14:textId="7D35D2CB">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thông báo thao tác thành công.</w:t>
            </w:r>
          </w:p>
          <w:p w:rsidRPr="00CC34AF" w:rsidR="00CC34AF" w:rsidP="00CC34AF" w:rsidRDefault="006E795A" w14:paraId="43DDFC8F" w14:textId="6663750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lịch sử thay đổi và thông báo cập nhật thành công.</w:t>
            </w:r>
          </w:p>
          <w:p w:rsidRPr="00CC34AF" w:rsidR="00CC34AF" w:rsidP="00CC34AF" w:rsidRDefault="00CC34AF" w14:paraId="362ECDB8" w14:textId="77777777">
            <w:pPr>
              <w:rPr>
                <w:rFonts w:asciiTheme="majorHAnsi" w:hAnsiTheme="majorHAnsi" w:cstheme="majorHAnsi"/>
                <w:sz w:val="26"/>
                <w:szCs w:val="26"/>
                <w:shd w:val="clear" w:color="auto" w:fill="FFFFFF"/>
                <w:lang w:val="en-US"/>
              </w:rPr>
            </w:pPr>
          </w:p>
        </w:tc>
      </w:tr>
      <w:tr w:rsidRPr="00CC34AF" w:rsidR="00CC34AF" w:rsidTr="60F31A95" w14:paraId="3F2F33B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463775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76E5CE1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2157B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Không có</w:t>
            </w:r>
          </w:p>
        </w:tc>
      </w:tr>
      <w:tr w:rsidRPr="00CC34AF" w:rsidR="00CC34AF" w:rsidTr="60F31A95" w14:paraId="33403307"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0E0CA3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AB9FFF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9E513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Hủy thao tác</w:t>
            </w:r>
          </w:p>
          <w:p w:rsidRPr="00CC34AF" w:rsidR="00CC34AF" w:rsidP="00893277" w:rsidRDefault="00CC34AF" w14:paraId="109FAA8B" w14:textId="77777777">
            <w:pPr>
              <w:numPr>
                <w:ilvl w:val="0"/>
                <w:numId w:val="4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Phòng TCCB chọn “Hủy”.</w:t>
            </w:r>
          </w:p>
          <w:p w:rsidRPr="00CC34AF" w:rsidR="00CC34AF" w:rsidP="00893277" w:rsidRDefault="00CC34AF" w14:paraId="585E4314" w14:textId="77777777">
            <w:pPr>
              <w:numPr>
                <w:ilvl w:val="0"/>
                <w:numId w:val="4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đóng hộp thoại xác nhận và quay lại màn hình danh sách.</w:t>
            </w:r>
          </w:p>
        </w:tc>
      </w:tr>
    </w:tbl>
    <w:p w:rsidRPr="00CC34AF" w:rsidR="00CC34AF" w:rsidP="00CC34AF" w:rsidRDefault="00CC34AF" w14:paraId="40F26870" w14:textId="77777777">
      <w:pPr>
        <w:rPr>
          <w:rFonts w:asciiTheme="majorHAnsi" w:hAnsiTheme="majorHAnsi" w:cstheme="majorHAnsi"/>
          <w:sz w:val="26"/>
          <w:szCs w:val="26"/>
          <w:shd w:val="clear" w:color="auto" w:fill="FFFFFF"/>
          <w:lang w:val="en-US"/>
        </w:rPr>
      </w:pPr>
    </w:p>
    <w:p w:rsidRPr="00CC34AF" w:rsidR="00CC34AF" w:rsidP="3FEEB204" w:rsidRDefault="65321137" w14:paraId="2E9D62CF" w14:textId="4EC4A2B7">
      <w:pPr>
        <w:pStyle w:val="Heading3"/>
        <w:rPr>
          <w:sz w:val="26"/>
          <w:szCs w:val="26"/>
          <w:lang w:val="en-US"/>
        </w:rPr>
      </w:pPr>
      <w:bookmarkStart w:name="_Toc223525303" w:id="59"/>
      <w:r w:rsidRPr="65321137">
        <w:rPr>
          <w:lang w:val="en-US"/>
        </w:rPr>
        <w:t>4.16. Use Case: Thêm mới danh mục loại phụ cấp</w:t>
      </w:r>
      <w:bookmarkEnd w:id="59"/>
    </w:p>
    <w:p w:rsidRPr="00CC34AF" w:rsidR="00CC34AF" w:rsidP="00CC34AF" w:rsidRDefault="00CC34AF" w14:paraId="66E47C09"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224"/>
        <w:gridCol w:w="6543"/>
      </w:tblGrid>
      <w:tr w:rsidRPr="00CC34AF" w:rsidR="00CC34AF" w:rsidTr="60F31A95" w14:paraId="165DF0E9"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E87C27" w:rsidR="00CC34AF" w:rsidP="00CC34AF" w:rsidRDefault="00CC34AF" w14:paraId="66774121"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E87C27" w:rsidR="00CC34AF" w:rsidP="00CC34AF" w:rsidRDefault="00CC34AF" w14:paraId="080A835B"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Thêm mới danh mục loại phụ cấp</w:t>
            </w:r>
          </w:p>
        </w:tc>
      </w:tr>
      <w:tr w:rsidRPr="00CC34AF" w:rsidR="00CC34AF" w:rsidTr="60F31A95" w14:paraId="257B362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CEFCCA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89CF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6FEB0066" w14:textId="77777777">
            <w:pPr>
              <w:rPr>
                <w:rFonts w:asciiTheme="majorHAnsi" w:hAnsiTheme="majorHAnsi" w:cstheme="majorHAnsi"/>
                <w:sz w:val="26"/>
                <w:szCs w:val="26"/>
                <w:shd w:val="clear" w:color="auto" w:fill="FFFFFF"/>
                <w:lang w:val="en-US"/>
              </w:rPr>
            </w:pPr>
          </w:p>
        </w:tc>
      </w:tr>
      <w:tr w:rsidRPr="00CC34AF" w:rsidR="00CC34AF" w:rsidTr="60F31A95" w14:paraId="337E3B7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D93BA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2D1519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thêm mới loại phụ cấp phục vụ cho việc quản lý và nhập liệu thông tin nhân sự.</w:t>
            </w:r>
          </w:p>
          <w:p w:rsidRPr="00CC34AF" w:rsidR="00CC34AF" w:rsidP="00CC34AF" w:rsidRDefault="00CC34AF" w14:paraId="13335630" w14:textId="77777777">
            <w:pPr>
              <w:rPr>
                <w:rFonts w:asciiTheme="majorHAnsi" w:hAnsiTheme="majorHAnsi" w:cstheme="majorHAnsi"/>
                <w:sz w:val="26"/>
                <w:szCs w:val="26"/>
                <w:shd w:val="clear" w:color="auto" w:fill="FFFFFF"/>
                <w:lang w:val="en-US"/>
              </w:rPr>
            </w:pPr>
          </w:p>
        </w:tc>
      </w:tr>
      <w:tr w:rsidRPr="00CC34AF" w:rsidR="00CC34AF" w:rsidTr="60F31A95" w14:paraId="2AAEE6C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CBD124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4C7264B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8F7CA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60F31A95" w14:paraId="729C4CD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D7D8F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7DAAC3C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B24CF6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loại phụ cấp, Phòng TCCB chọn chức năng “Thêm”.</w:t>
            </w:r>
          </w:p>
          <w:p w:rsidRPr="00CC34AF" w:rsidR="00CC34AF" w:rsidP="00CC34AF" w:rsidRDefault="00CC34AF" w14:paraId="6E349746" w14:textId="77777777">
            <w:pPr>
              <w:rPr>
                <w:rFonts w:asciiTheme="majorHAnsi" w:hAnsiTheme="majorHAnsi" w:cstheme="majorHAnsi"/>
                <w:sz w:val="26"/>
                <w:szCs w:val="26"/>
                <w:shd w:val="clear" w:color="auto" w:fill="FFFFFF"/>
                <w:lang w:val="en-US"/>
              </w:rPr>
            </w:pPr>
          </w:p>
        </w:tc>
      </w:tr>
      <w:tr w:rsidRPr="00CC34AF" w:rsidR="00CC34AF" w:rsidTr="60F31A95" w14:paraId="416A5B8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13DC4F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9BA8D0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C20AA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p>
          <w:p w:rsidRPr="00CC34AF" w:rsidR="00CC34AF" w:rsidP="00CC34AF" w:rsidRDefault="00CC34AF" w14:paraId="131FAE31" w14:textId="77777777">
            <w:pPr>
              <w:rPr>
                <w:rFonts w:asciiTheme="majorHAnsi" w:hAnsiTheme="majorHAnsi" w:cstheme="majorHAnsi"/>
                <w:sz w:val="26"/>
                <w:szCs w:val="26"/>
                <w:shd w:val="clear" w:color="auto" w:fill="FFFFFF"/>
                <w:lang w:val="en-US"/>
              </w:rPr>
            </w:pPr>
          </w:p>
        </w:tc>
      </w:tr>
      <w:tr w:rsidRPr="00CC34AF" w:rsidR="00CC34AF" w:rsidTr="60F31A95" w14:paraId="4C9D9DF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845253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7FB0FE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41AA0F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loại phụ cấp được thêm thành công</w:t>
            </w:r>
          </w:p>
        </w:tc>
      </w:tr>
      <w:tr w:rsidRPr="00CC34AF" w:rsidR="00CC34AF" w:rsidTr="60F31A95" w14:paraId="2A537CB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C1C0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50BA20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phụ cấp  không được cập nhật mới trong CSDL</w:t>
            </w:r>
          </w:p>
        </w:tc>
      </w:tr>
      <w:tr w:rsidRPr="00CC34AF" w:rsidR="00CC34AF" w:rsidTr="60F31A95" w14:paraId="7993C0FD"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E4960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5F5D708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1EB3A66B" w14:textId="12E18F0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Phòng TCCB truy cập chức năng thêm loại danh mục.</w:t>
            </w:r>
          </w:p>
          <w:p w:rsidRPr="00CC34AF" w:rsidR="00CC34AF" w:rsidP="00CC34AF" w:rsidRDefault="00AC2FC4" w14:paraId="6D041E80" w14:textId="73FAC446">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màn hình nhập danh mục loại phụ cấp.</w:t>
            </w:r>
          </w:p>
          <w:p w:rsidRPr="00CC34AF" w:rsidR="00CC34AF" w:rsidP="00CC34AF" w:rsidRDefault="00F70D98" w14:paraId="52130737" w14:textId="3A8B6A9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3. </w:t>
            </w:r>
            <w:r w:rsidRPr="60F31A95" w:rsidR="00CC34AF">
              <w:rPr>
                <w:rFonts w:asciiTheme="majorHAnsi" w:hAnsiTheme="majorHAnsi" w:cstheme="majorBidi"/>
                <w:sz w:val="26"/>
                <w:szCs w:val="26"/>
                <w:shd w:val="clear" w:color="auto" w:fill="FFFFFF"/>
                <w:lang w:val="en-US"/>
              </w:rPr>
              <w:t> Phòng TCCB thêm các các thông tin</w:t>
            </w:r>
          </w:p>
          <w:p w:rsidRPr="00CC34AF" w:rsidR="00CC34AF" w:rsidP="00893277" w:rsidRDefault="00CC34AF" w14:paraId="3F08A66B" w14:textId="77777777">
            <w:pPr>
              <w:numPr>
                <w:ilvl w:val="0"/>
                <w:numId w:val="4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Tên loại phụ cấp</w:t>
            </w:r>
          </w:p>
          <w:p w:rsidRPr="00CC34AF" w:rsidR="00CC34AF" w:rsidP="00893277" w:rsidRDefault="00CC34AF" w14:paraId="49E51DC1" w14:textId="77777777">
            <w:pPr>
              <w:numPr>
                <w:ilvl w:val="0"/>
                <w:numId w:val="4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Mô tả</w:t>
            </w:r>
          </w:p>
          <w:p w:rsidRPr="00CC34AF" w:rsidR="00CC34AF" w:rsidP="00893277" w:rsidRDefault="00CC34AF" w14:paraId="75B34881" w14:textId="77777777">
            <w:pPr>
              <w:numPr>
                <w:ilvl w:val="0"/>
                <w:numId w:val="4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Cách tính</w:t>
            </w:r>
          </w:p>
          <w:p w:rsidRPr="00CC34AF" w:rsidR="00CC34AF" w:rsidP="00CC34AF" w:rsidRDefault="00AC2FC4" w14:paraId="79F1836E" w14:textId="63E62C32">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Phòng TCCB bấm lưu</w:t>
            </w:r>
          </w:p>
          <w:p w:rsidRPr="00CC34AF" w:rsidR="00CC34AF" w:rsidP="00CC34AF" w:rsidRDefault="00F70D98" w14:paraId="414C1BDB" w14:textId="6110C714">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dữ liệu hợp lệ</w:t>
            </w:r>
          </w:p>
          <w:p w:rsidRPr="00CC34AF" w:rsidR="00CC34AF" w:rsidP="00CC34AF" w:rsidRDefault="00AC2FC4" w14:paraId="1FD57501" w14:textId="2CC51A43">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thông tin thành công</w:t>
            </w:r>
          </w:p>
          <w:p w:rsidRPr="00CC34AF" w:rsidR="00CC34AF" w:rsidP="00CC34AF" w:rsidRDefault="00AC2FC4" w14:paraId="5AF67609" w14:textId="3E2A6EB6">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lịch sử thay đổi và thông báo thêm thành công.</w:t>
            </w:r>
          </w:p>
          <w:p w:rsidRPr="00CC34AF" w:rsidR="00CC34AF" w:rsidP="00CC34AF" w:rsidRDefault="00CC34AF" w14:paraId="3C1B2CD5" w14:textId="77777777">
            <w:pPr>
              <w:rPr>
                <w:rFonts w:asciiTheme="majorHAnsi" w:hAnsiTheme="majorHAnsi" w:cstheme="majorHAnsi"/>
                <w:sz w:val="26"/>
                <w:szCs w:val="26"/>
                <w:shd w:val="clear" w:color="auto" w:fill="FFFFFF"/>
                <w:lang w:val="en-US"/>
              </w:rPr>
            </w:pPr>
          </w:p>
        </w:tc>
      </w:tr>
      <w:tr w:rsidRPr="00CC34AF" w:rsidR="00CC34AF" w:rsidTr="60F31A95" w14:paraId="3216793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5FB36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56725C3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C49B0F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Không có</w:t>
            </w:r>
          </w:p>
        </w:tc>
      </w:tr>
      <w:tr w:rsidRPr="00CC34AF" w:rsidR="00CC34AF" w:rsidTr="60F31A95" w14:paraId="6F9EB4BF"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3347D6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FBBDD7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2CF50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CC34AF" w:rsidR="00CC34AF" w:rsidP="00893277" w:rsidRDefault="00CC34AF" w14:paraId="38C0E79C" w14:textId="77777777">
            <w:pPr>
              <w:numPr>
                <w:ilvl w:val="0"/>
                <w:numId w:val="5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validate phát hiện lỗi:</w:t>
            </w:r>
          </w:p>
          <w:p w:rsidRPr="00CC34AF" w:rsidR="00CC34AF" w:rsidP="00893277" w:rsidRDefault="00CC34AF" w14:paraId="5B820BE2" w14:textId="77777777">
            <w:pPr>
              <w:numPr>
                <w:ilvl w:val="0"/>
                <w:numId w:val="5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Tên loại phụ cấp dài quá 200 từ, có ký tự đặc biệt không hợp lệ.</w:t>
            </w:r>
          </w:p>
          <w:p w:rsidRPr="00CC34AF" w:rsidR="00CC34AF" w:rsidP="00893277" w:rsidRDefault="00CC34AF" w14:paraId="270ED07E" w14:textId="77777777">
            <w:pPr>
              <w:numPr>
                <w:ilvl w:val="0"/>
                <w:numId w:val="5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bắt buộc đầy đủ</w:t>
            </w:r>
          </w:p>
          <w:p w:rsidRPr="00CC34AF" w:rsidR="00CC34AF" w:rsidP="00893277" w:rsidRDefault="00CC34AF" w14:paraId="7E61411E" w14:textId="77777777">
            <w:pPr>
              <w:numPr>
                <w:ilvl w:val="0"/>
                <w:numId w:val="52"/>
              </w:numPr>
              <w:ind w:firstLine="366"/>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báo lỗi</w:t>
            </w:r>
          </w:p>
          <w:p w:rsidRPr="00CC34AF" w:rsidR="00CC34AF" w:rsidP="00893277" w:rsidRDefault="00CC34AF" w14:paraId="740C29CF" w14:textId="77777777">
            <w:pPr>
              <w:numPr>
                <w:ilvl w:val="0"/>
                <w:numId w:val="53"/>
              </w:numPr>
              <w:ind w:firstLine="366"/>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không được lưu</w:t>
            </w:r>
          </w:p>
          <w:p w:rsidRPr="00CC34AF" w:rsidR="00CC34AF" w:rsidP="00CC34AF" w:rsidRDefault="00CC34AF" w14:paraId="11ACEB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Hủy thao tác</w:t>
            </w:r>
          </w:p>
          <w:p w:rsidRPr="00CC34AF" w:rsidR="00CC34AF" w:rsidP="00893277" w:rsidRDefault="00CC34AF" w14:paraId="31D74119" w14:textId="77777777">
            <w:pPr>
              <w:numPr>
                <w:ilvl w:val="0"/>
                <w:numId w:val="5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Phòng TCCB chọn “Hủy”.</w:t>
            </w:r>
          </w:p>
          <w:p w:rsidRPr="00CC34AF" w:rsidR="00CC34AF" w:rsidP="00893277" w:rsidRDefault="00CC34AF" w14:paraId="29E920DE" w14:textId="77777777">
            <w:pPr>
              <w:numPr>
                <w:ilvl w:val="0"/>
                <w:numId w:val="5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w:t>
            </w:r>
          </w:p>
        </w:tc>
      </w:tr>
    </w:tbl>
    <w:p w:rsidRPr="00CC34AF" w:rsidR="00CC34AF" w:rsidP="00CC34AF" w:rsidRDefault="00CC34AF" w14:paraId="3688E3E5" w14:textId="77777777">
      <w:pPr>
        <w:rPr>
          <w:rFonts w:asciiTheme="majorHAnsi" w:hAnsiTheme="majorHAnsi" w:cstheme="majorHAnsi"/>
          <w:sz w:val="26"/>
          <w:szCs w:val="26"/>
          <w:shd w:val="clear" w:color="auto" w:fill="FFFFFF"/>
          <w:lang w:val="en-US"/>
        </w:rPr>
      </w:pPr>
    </w:p>
    <w:p w:rsidRPr="00CC34AF" w:rsidR="00CC34AF" w:rsidP="3FEEB204" w:rsidRDefault="65321137" w14:paraId="3C9BA03C" w14:textId="69E23B34">
      <w:pPr>
        <w:pStyle w:val="Heading3"/>
        <w:rPr>
          <w:sz w:val="26"/>
          <w:szCs w:val="26"/>
          <w:lang w:val="en-US"/>
        </w:rPr>
      </w:pPr>
      <w:bookmarkStart w:name="_Toc223525304" w:id="60"/>
      <w:r w:rsidRPr="65321137">
        <w:rPr>
          <w:lang w:val="en-US"/>
        </w:rPr>
        <w:t>4.17. Use Case: Sửa danh mục loại phụ cấp</w:t>
      </w:r>
      <w:bookmarkEnd w:id="60"/>
    </w:p>
    <w:p w:rsidRPr="00CC34AF" w:rsidR="00CC34AF" w:rsidP="00CC34AF" w:rsidRDefault="00CC34AF" w14:paraId="395EE1AF"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75"/>
        <w:gridCol w:w="6692"/>
      </w:tblGrid>
      <w:tr w:rsidRPr="00CC34AF" w:rsidR="00CC34AF" w:rsidTr="2A1A6A47" w14:paraId="1F809E60"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AC2FC4" w:rsidR="00CC34AF" w:rsidP="00CC34AF" w:rsidRDefault="00CC34AF" w14:paraId="0804BFC8"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AC2FC4" w:rsidR="00CC34AF" w:rsidP="00CC34AF" w:rsidRDefault="00CC34AF" w14:paraId="393E20E4"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Sửa danh mục loại phụ cấp</w:t>
            </w:r>
          </w:p>
        </w:tc>
      </w:tr>
      <w:tr w:rsidRPr="00CC34AF" w:rsidR="00CC34AF" w:rsidTr="2A1A6A47" w14:paraId="60B4E04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44890A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EE2575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1C3CB9E9" w14:textId="77777777">
            <w:pPr>
              <w:rPr>
                <w:rFonts w:asciiTheme="majorHAnsi" w:hAnsiTheme="majorHAnsi" w:cstheme="majorHAnsi"/>
                <w:sz w:val="26"/>
                <w:szCs w:val="26"/>
                <w:shd w:val="clear" w:color="auto" w:fill="FFFFFF"/>
                <w:lang w:val="en-US"/>
              </w:rPr>
            </w:pPr>
          </w:p>
        </w:tc>
      </w:tr>
      <w:tr w:rsidRPr="00CC34AF" w:rsidR="00CC34AF" w:rsidTr="2A1A6A47" w14:paraId="3EDA34F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60E072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35FFF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sửa loại phụ cấp phục vụ cho việc quản lý và nhập liệu thông tin nhân sự nếu có nhập liệu danh mục sai sót</w:t>
            </w:r>
          </w:p>
          <w:p w:rsidRPr="00CC34AF" w:rsidR="00CC34AF" w:rsidP="00CC34AF" w:rsidRDefault="00CC34AF" w14:paraId="39A9B6E5" w14:textId="77777777">
            <w:pPr>
              <w:rPr>
                <w:rFonts w:asciiTheme="majorHAnsi" w:hAnsiTheme="majorHAnsi" w:cstheme="majorHAnsi"/>
                <w:sz w:val="26"/>
                <w:szCs w:val="26"/>
                <w:shd w:val="clear" w:color="auto" w:fill="FFFFFF"/>
                <w:lang w:val="en-US"/>
              </w:rPr>
            </w:pPr>
          </w:p>
        </w:tc>
      </w:tr>
      <w:tr w:rsidRPr="00CC34AF" w:rsidR="00CC34AF" w:rsidTr="2A1A6A47" w14:paraId="388AAF5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42E2C3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0A63F17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732F26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2A1A6A47" w14:paraId="214EAE2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B75667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21E980A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5F89B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loại phụ cấp, Phòng TCCB chọn chức năng “Sửa”.</w:t>
            </w:r>
          </w:p>
          <w:p w:rsidRPr="00CC34AF" w:rsidR="00CC34AF" w:rsidP="00CC34AF" w:rsidRDefault="00CC34AF" w14:paraId="7D78E0A2" w14:textId="77777777">
            <w:pPr>
              <w:rPr>
                <w:rFonts w:asciiTheme="majorHAnsi" w:hAnsiTheme="majorHAnsi" w:cstheme="majorHAnsi"/>
                <w:sz w:val="26"/>
                <w:szCs w:val="26"/>
                <w:shd w:val="clear" w:color="auto" w:fill="FFFFFF"/>
                <w:lang w:val="en-US"/>
              </w:rPr>
            </w:pPr>
          </w:p>
        </w:tc>
      </w:tr>
      <w:tr w:rsidRPr="00CC34AF" w:rsidR="00CC34AF" w:rsidTr="2A1A6A47" w14:paraId="04028D1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27CA99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384183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DA205E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p>
          <w:p w:rsidRPr="00CC34AF" w:rsidR="00CC34AF" w:rsidP="00CC34AF" w:rsidRDefault="00CC34AF" w14:paraId="2BC9DF9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loại phụ cấp cần chỉnh sửa đã tồn tại trong hệ thống.</w:t>
            </w:r>
          </w:p>
          <w:p w:rsidRPr="00CC34AF" w:rsidR="00CC34AF" w:rsidP="00CC34AF" w:rsidRDefault="00CC34AF" w14:paraId="7A9367D0" w14:textId="77777777">
            <w:pPr>
              <w:rPr>
                <w:rFonts w:asciiTheme="majorHAnsi" w:hAnsiTheme="majorHAnsi" w:cstheme="majorHAnsi"/>
                <w:sz w:val="26"/>
                <w:szCs w:val="26"/>
                <w:shd w:val="clear" w:color="auto" w:fill="FFFFFF"/>
                <w:lang w:val="en-US"/>
              </w:rPr>
            </w:pPr>
          </w:p>
        </w:tc>
      </w:tr>
      <w:tr w:rsidRPr="00CC34AF" w:rsidR="00CC34AF" w:rsidTr="2A1A6A47" w14:paraId="3B2C1A4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EBDFB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23F204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6A7B73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loại phụ cấp được sửa thành công</w:t>
            </w:r>
          </w:p>
        </w:tc>
      </w:tr>
      <w:tr w:rsidRPr="00CC34AF" w:rsidR="00CC34AF" w:rsidTr="2A1A6A47" w14:paraId="7132137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5F8440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05753A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phụ cấp không được cập nhật trong CSDL</w:t>
            </w:r>
          </w:p>
        </w:tc>
      </w:tr>
      <w:tr w:rsidRPr="00CC34AF" w:rsidR="00CC34AF" w:rsidTr="2A1A6A47" w14:paraId="62CE70C9"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921096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37395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342C05F9" w14:textId="7D1C53C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Phòng TCCB truy cập chức năng sửa loại phụ cấp đã tồn tại.</w:t>
            </w:r>
          </w:p>
          <w:p w:rsidRPr="00CC34AF" w:rsidR="00CC34AF" w:rsidP="00CC34AF" w:rsidRDefault="00F70D98" w14:paraId="17EE014B" w14:textId="28450E9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2. </w:t>
            </w:r>
            <w:r w:rsidRPr="60F31A95" w:rsidR="00CC34AF">
              <w:rPr>
                <w:rFonts w:asciiTheme="majorHAnsi" w:hAnsiTheme="majorHAnsi" w:cstheme="majorBidi"/>
                <w:sz w:val="26"/>
                <w:szCs w:val="26"/>
                <w:shd w:val="clear" w:color="auto" w:fill="FFFFFF"/>
                <w:lang w:val="en-US"/>
              </w:rPr>
              <w:t> Hệ thống hiển thị màn hình sửa danh mục loại phụ cấp.</w:t>
            </w:r>
          </w:p>
          <w:p w:rsidRPr="00CC34AF" w:rsidR="00CC34AF" w:rsidP="00CC34AF" w:rsidRDefault="00F70D98" w14:paraId="20B459F0" w14:textId="2398CF8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3. </w:t>
            </w:r>
            <w:r w:rsidRPr="60F31A95" w:rsidR="00CC34AF">
              <w:rPr>
                <w:rFonts w:asciiTheme="majorHAnsi" w:hAnsiTheme="majorHAnsi" w:cstheme="majorBidi"/>
                <w:sz w:val="26"/>
                <w:szCs w:val="26"/>
                <w:shd w:val="clear" w:color="auto" w:fill="FFFFFF"/>
                <w:lang w:val="en-US"/>
              </w:rPr>
              <w:t> Phòng TCCB sửa các các thông tin</w:t>
            </w:r>
          </w:p>
          <w:p w:rsidRPr="00CC34AF" w:rsidR="00CC34AF" w:rsidP="00893277" w:rsidRDefault="00CC34AF" w14:paraId="41EB0ECD" w14:textId="77777777">
            <w:pPr>
              <w:numPr>
                <w:ilvl w:val="0"/>
                <w:numId w:val="5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Tên loại phụ cấp</w:t>
            </w:r>
          </w:p>
          <w:p w:rsidRPr="00CC34AF" w:rsidR="00CC34AF" w:rsidP="00893277" w:rsidRDefault="00CC34AF" w14:paraId="71A3944E" w14:textId="77777777">
            <w:pPr>
              <w:numPr>
                <w:ilvl w:val="0"/>
                <w:numId w:val="5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Mô tả</w:t>
            </w:r>
          </w:p>
          <w:p w:rsidRPr="00CC34AF" w:rsidR="00CC34AF" w:rsidP="00893277" w:rsidRDefault="00CC34AF" w14:paraId="2B7D5944" w14:textId="77777777">
            <w:pPr>
              <w:numPr>
                <w:ilvl w:val="0"/>
                <w:numId w:val="5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Cách tính</w:t>
            </w:r>
          </w:p>
          <w:p w:rsidRPr="00CC34AF" w:rsidR="00CC34AF" w:rsidP="00CC34AF" w:rsidRDefault="00F70D98" w14:paraId="02D652F5" w14:textId="60C1396E">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4. </w:t>
            </w:r>
            <w:r w:rsidRPr="60F31A95" w:rsidR="00CC34AF">
              <w:rPr>
                <w:rFonts w:asciiTheme="majorHAnsi" w:hAnsiTheme="majorHAnsi" w:cstheme="majorBidi"/>
                <w:sz w:val="26"/>
                <w:szCs w:val="26"/>
                <w:shd w:val="clear" w:color="auto" w:fill="FFFFFF"/>
                <w:lang w:val="en-US"/>
              </w:rPr>
              <w:t> Phòng TCCB bấm lưu</w:t>
            </w:r>
          </w:p>
          <w:p w:rsidRPr="00CC34AF" w:rsidR="00CC34AF" w:rsidP="00CC34AF" w:rsidRDefault="00F70D98" w14:paraId="73393EE4" w14:textId="7B32780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dữ liệu hợp lệ</w:t>
            </w:r>
          </w:p>
          <w:p w:rsidRPr="00CC34AF" w:rsidR="00CC34AF" w:rsidP="00CC34AF" w:rsidRDefault="00F70D98" w14:paraId="762EB261" w14:textId="760F5D4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6. </w:t>
            </w:r>
            <w:r w:rsidRPr="60F31A95" w:rsidR="00CC34AF">
              <w:rPr>
                <w:rFonts w:asciiTheme="majorHAnsi" w:hAnsiTheme="majorHAnsi" w:cstheme="majorBidi"/>
                <w:sz w:val="26"/>
                <w:szCs w:val="26"/>
                <w:shd w:val="clear" w:color="auto" w:fill="FFFFFF"/>
                <w:lang w:val="en-US"/>
              </w:rPr>
              <w:t>Hệ thống lưu thông tin thành công</w:t>
            </w:r>
          </w:p>
          <w:p w:rsidRPr="00CC34AF" w:rsidR="00CC34AF" w:rsidP="00CC34AF" w:rsidRDefault="00F70D98" w14:paraId="787E2640" w14:textId="255743E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7. </w:t>
            </w:r>
            <w:r w:rsidRPr="60F31A95" w:rsidR="00CC34AF">
              <w:rPr>
                <w:rFonts w:asciiTheme="majorHAnsi" w:hAnsiTheme="majorHAnsi" w:cstheme="majorBidi"/>
                <w:sz w:val="26"/>
                <w:szCs w:val="26"/>
                <w:shd w:val="clear" w:color="auto" w:fill="FFFFFF"/>
                <w:lang w:val="en-US"/>
              </w:rPr>
              <w:t>Hệ thống lưu lịch sử thay đổi và thông báo thêm thành công.</w:t>
            </w:r>
          </w:p>
          <w:p w:rsidRPr="00CC34AF" w:rsidR="00CC34AF" w:rsidP="00CC34AF" w:rsidRDefault="00CC34AF" w14:paraId="1A8E5E90" w14:textId="77777777">
            <w:pPr>
              <w:rPr>
                <w:rFonts w:asciiTheme="majorHAnsi" w:hAnsiTheme="majorHAnsi" w:cstheme="majorHAnsi"/>
                <w:sz w:val="26"/>
                <w:szCs w:val="26"/>
                <w:shd w:val="clear" w:color="auto" w:fill="FFFFFF"/>
                <w:lang w:val="en-US"/>
              </w:rPr>
            </w:pPr>
          </w:p>
        </w:tc>
      </w:tr>
      <w:tr w:rsidRPr="00CC34AF" w:rsidR="00CC34AF" w:rsidTr="2A1A6A47" w14:paraId="485FE74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4C9AAE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67AD6E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65B8A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Hủy thao tác</w:t>
            </w:r>
          </w:p>
          <w:p w:rsidRPr="00CC34AF" w:rsidR="00CC34AF" w:rsidP="00893277" w:rsidRDefault="00CC34AF" w14:paraId="7069DD5E" w14:textId="77777777">
            <w:pPr>
              <w:numPr>
                <w:ilvl w:val="0"/>
                <w:numId w:val="5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Phòng TCCB chọn “Hủy”.</w:t>
            </w:r>
          </w:p>
          <w:p w:rsidRPr="00CC34AF" w:rsidR="00CC34AF" w:rsidP="00893277" w:rsidRDefault="00CC34AF" w14:paraId="285E6546" w14:textId="77777777">
            <w:pPr>
              <w:numPr>
                <w:ilvl w:val="0"/>
                <w:numId w:val="5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w:t>
            </w:r>
          </w:p>
        </w:tc>
      </w:tr>
      <w:tr w:rsidRPr="00CC34AF" w:rsidR="00CC34AF" w:rsidTr="2A1A6A47" w14:paraId="53DAF38E"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23949A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0ACAFC2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83873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CC34AF" w:rsidR="00CC34AF" w:rsidP="00893277" w:rsidRDefault="00CC34AF" w14:paraId="18BCA7AD" w14:textId="77777777">
            <w:pPr>
              <w:numPr>
                <w:ilvl w:val="0"/>
                <w:numId w:val="5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validate phát hiện lỗi:</w:t>
            </w:r>
          </w:p>
          <w:p w:rsidRPr="00CC34AF" w:rsidR="00CC34AF" w:rsidP="00893277" w:rsidRDefault="00CC34AF" w14:paraId="18794A0D" w14:textId="77777777">
            <w:pPr>
              <w:numPr>
                <w:ilvl w:val="0"/>
                <w:numId w:val="5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Tên loại phụ cấp dài quá 200 từ, có ký tự đặc biệt không hợp lệ.</w:t>
            </w:r>
          </w:p>
          <w:p w:rsidRPr="00CC34AF" w:rsidR="00CC34AF" w:rsidP="00893277" w:rsidRDefault="00CC34AF" w14:paraId="001AA307" w14:textId="77777777">
            <w:pPr>
              <w:numPr>
                <w:ilvl w:val="0"/>
                <w:numId w:val="5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bắt buộc đầy đủ</w:t>
            </w:r>
          </w:p>
          <w:p w:rsidRPr="00CC34AF" w:rsidR="00CC34AF" w:rsidP="00893277" w:rsidRDefault="00CC34AF" w14:paraId="18ECEFE7" w14:textId="77777777">
            <w:pPr>
              <w:pStyle w:val="ListParagraph"/>
              <w:numPr>
                <w:ilvl w:val="1"/>
                <w:numId w:val="58"/>
              </w:num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Hệ thống báo lỗi</w:t>
            </w:r>
          </w:p>
          <w:p w:rsidRPr="00CC34AF" w:rsidR="00CC34AF" w:rsidP="00893277" w:rsidRDefault="00CC34AF" w14:paraId="54BC38C6" w14:textId="77777777">
            <w:pPr>
              <w:pStyle w:val="ListParagraph"/>
              <w:numPr>
                <w:ilvl w:val="1"/>
                <w:numId w:val="58"/>
              </w:num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Dữ liệu không được lưu</w:t>
            </w:r>
          </w:p>
        </w:tc>
      </w:tr>
    </w:tbl>
    <w:p w:rsidRPr="00CC34AF" w:rsidR="00CC34AF" w:rsidP="00CC34AF" w:rsidRDefault="00CC34AF" w14:paraId="11BE62A9" w14:textId="77777777">
      <w:pPr>
        <w:rPr>
          <w:rFonts w:asciiTheme="majorHAnsi" w:hAnsiTheme="majorHAnsi" w:cstheme="majorHAnsi"/>
          <w:sz w:val="26"/>
          <w:szCs w:val="26"/>
          <w:shd w:val="clear" w:color="auto" w:fill="FFFFFF"/>
          <w:lang w:val="en-US"/>
        </w:rPr>
      </w:pPr>
    </w:p>
    <w:p w:rsidRPr="00CC34AF" w:rsidR="00CC34AF" w:rsidP="65321137" w:rsidRDefault="65321137" w14:paraId="4FDB993A" w14:textId="6A08F9A1">
      <w:pPr>
        <w:pStyle w:val="Heading3"/>
        <w:rPr>
          <w:sz w:val="26"/>
          <w:szCs w:val="26"/>
          <w:lang w:val="en-US"/>
        </w:rPr>
      </w:pPr>
      <w:bookmarkStart w:name="_Toc223525305" w:id="61"/>
      <w:r w:rsidRPr="65321137">
        <w:rPr>
          <w:lang w:val="en-US"/>
        </w:rPr>
        <w:t>4.18. Use Case: Ngừng sử dụng danh mục loại phụ cấp</w:t>
      </w:r>
      <w:bookmarkEnd w:id="61"/>
    </w:p>
    <w:p w:rsidRPr="00CC34AF" w:rsidR="00CC34AF" w:rsidP="00CC34AF" w:rsidRDefault="00CC34AF" w14:paraId="369229E0"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51"/>
        <w:gridCol w:w="6816"/>
      </w:tblGrid>
      <w:tr w:rsidRPr="00CC34AF" w:rsidR="00CC34AF" w:rsidTr="60F31A95" w14:paraId="7FA68E1E"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765915" w:rsidR="00CC34AF" w:rsidP="00CC34AF" w:rsidRDefault="00CC34AF" w14:paraId="205D4E1E"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765915" w:rsidR="00CC34AF" w:rsidP="00CC34AF" w:rsidRDefault="00CC34AF" w14:paraId="368AA34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Ngừng sử dụng danh mục loại phụ cấp</w:t>
            </w:r>
          </w:p>
        </w:tc>
      </w:tr>
      <w:tr w:rsidRPr="00CC34AF" w:rsidR="00CC34AF" w:rsidTr="60F31A95" w14:paraId="306A894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A6FEF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8915E4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6BDA4A8A" w14:textId="77777777">
            <w:pPr>
              <w:rPr>
                <w:rFonts w:asciiTheme="majorHAnsi" w:hAnsiTheme="majorHAnsi" w:cstheme="majorHAnsi"/>
                <w:sz w:val="26"/>
                <w:szCs w:val="26"/>
                <w:shd w:val="clear" w:color="auto" w:fill="FFFFFF"/>
                <w:lang w:val="en-US"/>
              </w:rPr>
            </w:pPr>
          </w:p>
        </w:tc>
      </w:tr>
      <w:tr w:rsidRPr="00CC34AF" w:rsidR="00CC34AF" w:rsidTr="60F31A95" w14:paraId="6164116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21D12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6615C8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đánh dấu danh mục loại phụ cấp ở trạng thái ngừng sử dụng nhằm không cho phép sử dụng cho hồ sơ nhân sự mới, đồng thời bảo toàn dữ liệu và liên kết với các hồ sơ đã tồn tại.</w:t>
            </w:r>
          </w:p>
          <w:p w:rsidRPr="00CC34AF" w:rsidR="00CC34AF" w:rsidP="00CC34AF" w:rsidRDefault="00CC34AF" w14:paraId="4028341D" w14:textId="77777777">
            <w:pPr>
              <w:rPr>
                <w:rFonts w:asciiTheme="majorHAnsi" w:hAnsiTheme="majorHAnsi" w:cstheme="majorHAnsi"/>
                <w:sz w:val="26"/>
                <w:szCs w:val="26"/>
                <w:shd w:val="clear" w:color="auto" w:fill="FFFFFF"/>
                <w:lang w:val="en-US"/>
              </w:rPr>
            </w:pPr>
          </w:p>
        </w:tc>
      </w:tr>
      <w:tr w:rsidRPr="00CC34AF" w:rsidR="00CC34AF" w:rsidTr="60F31A95" w14:paraId="2E93ACB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6FD7B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567B17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0FFE1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60F31A95" w14:paraId="7701F43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255EC0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654DAD6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030E6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loại phụ cấp, Phòng TCCB chọn chức năng “Ngừng sử dụng”.</w:t>
            </w:r>
          </w:p>
          <w:p w:rsidRPr="00CC34AF" w:rsidR="00CC34AF" w:rsidP="00CC34AF" w:rsidRDefault="00CC34AF" w14:paraId="404D7803" w14:textId="77777777">
            <w:pPr>
              <w:rPr>
                <w:rFonts w:asciiTheme="majorHAnsi" w:hAnsiTheme="majorHAnsi" w:cstheme="majorHAnsi"/>
                <w:sz w:val="26"/>
                <w:szCs w:val="26"/>
                <w:shd w:val="clear" w:color="auto" w:fill="FFFFFF"/>
                <w:lang w:val="en-US"/>
              </w:rPr>
            </w:pPr>
          </w:p>
        </w:tc>
      </w:tr>
      <w:tr w:rsidRPr="00CC34AF" w:rsidR="00CC34AF" w:rsidTr="60F31A95" w14:paraId="15746A1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102B5C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0003639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D104D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r w:rsidRPr="00CC34AF">
              <w:rPr>
                <w:rFonts w:asciiTheme="majorHAnsi" w:hAnsiTheme="majorHAnsi" w:cstheme="majorHAnsi"/>
                <w:sz w:val="26"/>
                <w:szCs w:val="26"/>
                <w:shd w:val="clear" w:color="auto" w:fill="FFFFFF"/>
                <w:lang w:val="en-US"/>
              </w:rPr>
              <w:br/>
            </w:r>
            <w:r w:rsidRPr="60F31A95">
              <w:rPr>
                <w:rFonts w:asciiTheme="majorHAnsi" w:hAnsiTheme="majorHAnsi" w:cstheme="majorBidi"/>
                <w:sz w:val="26"/>
                <w:szCs w:val="26"/>
                <w:shd w:val="clear" w:color="auto" w:fill="FFFFFF"/>
                <w:lang w:val="en-US"/>
              </w:rPr>
              <w:t>Danh mục loại phụ cấp cần ngừng sử dụng đã tồn tại trong hệ thống.</w:t>
            </w:r>
          </w:p>
        </w:tc>
      </w:tr>
      <w:tr w:rsidRPr="00CC34AF" w:rsidR="00CC34AF" w:rsidTr="60F31A95" w14:paraId="60E3EF4B" w14:textId="77777777">
        <w:trPr>
          <w:trHeight w:val="125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15AC7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1086E9E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2C709E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loại phụ cấp được cập nhật trạng thái “Ngừng sử dụng”.</w:t>
            </w:r>
          </w:p>
          <w:p w:rsidRPr="00CC34AF" w:rsidR="00CC34AF" w:rsidP="00CC34AF" w:rsidRDefault="00CC34AF" w14:paraId="48D2FA9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phụ cấp không còn được chọn khi tạo hoặc chỉnh sửa hồ sơ nhân sự mới.</w:t>
            </w:r>
            <w:r w:rsidRPr="00CC34AF">
              <w:rPr>
                <w:rFonts w:asciiTheme="majorHAnsi" w:hAnsiTheme="majorHAnsi" w:cstheme="majorHAnsi"/>
                <w:sz w:val="26"/>
                <w:szCs w:val="26"/>
                <w:shd w:val="clear" w:color="auto" w:fill="FFFFFF"/>
                <w:lang w:val="en-US"/>
              </w:rPr>
              <w:br/>
            </w:r>
            <w:r w:rsidRPr="60F31A95">
              <w:rPr>
                <w:rFonts w:asciiTheme="majorHAnsi" w:hAnsiTheme="majorHAnsi" w:cstheme="majorBidi"/>
                <w:sz w:val="26"/>
                <w:szCs w:val="26"/>
                <w:shd w:val="clear" w:color="auto" w:fill="FFFFFF"/>
                <w:lang w:val="en-US"/>
              </w:rPr>
              <w:t>Các loại phụ cấp được hồ sơ nhân sự đã sử dụng sẽ được hiển thị khác với các loại phụ cấp ở trạng thái “Đang sử dụng”.</w:t>
            </w:r>
          </w:p>
        </w:tc>
      </w:tr>
      <w:tr w:rsidRPr="00CC34AF" w:rsidR="00CC34AF" w:rsidTr="60F31A95" w14:paraId="0D527B4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3600B9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6A905D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phụ cấp không được thay đổi được trạng thái  trong CSDL</w:t>
            </w:r>
          </w:p>
        </w:tc>
      </w:tr>
      <w:tr w:rsidRPr="00CC34AF" w:rsidR="00CC34AF" w:rsidTr="60F31A95" w14:paraId="20B38BFD"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05008A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0969529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2892A68D" w14:textId="7B79E9A6">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Phòng TCCB chọn một danh mục loại phụ cấp trong danh sách.</w:t>
            </w:r>
          </w:p>
          <w:p w:rsidRPr="00CC34AF" w:rsidR="00CC34AF" w:rsidP="00CC34AF" w:rsidRDefault="00765915" w14:paraId="1D0C4970" w14:textId="09F4A6C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chọn chức năng “Ngừng sử dụng”.</w:t>
            </w:r>
          </w:p>
          <w:p w:rsidRPr="00CC34AF" w:rsidR="00CC34AF" w:rsidP="00CC34AF" w:rsidRDefault="00765915" w14:paraId="7B6A1BD6" w14:textId="2CC6428C">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hộp thoại xác nhận.</w:t>
            </w:r>
          </w:p>
          <w:p w:rsidRPr="00CC34AF" w:rsidR="00CC34AF" w:rsidP="00CC34AF" w:rsidRDefault="00765915" w14:paraId="30BACBE4" w14:textId="7A83E24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xác nhận thao tác.</w:t>
            </w:r>
          </w:p>
          <w:p w:rsidRPr="00CC34AF" w:rsidR="00CC34AF" w:rsidP="00CC34AF" w:rsidRDefault="00F70D98" w14:paraId="092CBA14" w14:textId="40D207B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cập nhật trạng thái danh mục hệ loại phụ cấp thành “Ngừng sử dụng”.</w:t>
            </w:r>
          </w:p>
          <w:p w:rsidRPr="00CC34AF" w:rsidR="00CC34AF" w:rsidP="00CC34AF" w:rsidRDefault="00765915" w14:paraId="13EB595A" w14:textId="71001E0F">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thông báo thao tác thành công.</w:t>
            </w:r>
          </w:p>
          <w:p w:rsidRPr="00CC34AF" w:rsidR="00CC34AF" w:rsidP="00CC34AF" w:rsidRDefault="00765915" w14:paraId="46CF7B21" w14:textId="4E6FF6F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lịch sử thay đổi và thông cập nhật thành công.</w:t>
            </w:r>
          </w:p>
        </w:tc>
      </w:tr>
      <w:tr w:rsidRPr="00CC34AF" w:rsidR="00CC34AF" w:rsidTr="60F31A95" w14:paraId="1BA7895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30E2B1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71973A4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A4002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Không có</w:t>
            </w:r>
          </w:p>
        </w:tc>
      </w:tr>
      <w:tr w:rsidRPr="00CC34AF" w:rsidR="00CC34AF" w:rsidTr="60F31A95" w14:paraId="064AFA02"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54D14B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7920943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1E2AC6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Hủy thao tác</w:t>
            </w:r>
          </w:p>
          <w:p w:rsidRPr="00CC34AF" w:rsidR="00CC34AF" w:rsidP="00893277" w:rsidRDefault="00CC34AF" w14:paraId="1FFC4AFA" w14:textId="77777777">
            <w:pPr>
              <w:numPr>
                <w:ilvl w:val="0"/>
                <w:numId w:val="5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Phòng TCCB chọn “Hủy”.</w:t>
            </w:r>
          </w:p>
          <w:p w:rsidRPr="00CC34AF" w:rsidR="00CC34AF" w:rsidP="00893277" w:rsidRDefault="00CC34AF" w14:paraId="2CD519C9" w14:textId="77777777">
            <w:pPr>
              <w:numPr>
                <w:ilvl w:val="0"/>
                <w:numId w:val="5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w:t>
            </w:r>
          </w:p>
        </w:tc>
      </w:tr>
    </w:tbl>
    <w:p w:rsidRPr="00CC34AF" w:rsidR="00CC34AF" w:rsidP="00CC34AF" w:rsidRDefault="00CC34AF" w14:paraId="0565C4DE" w14:textId="77777777">
      <w:pPr>
        <w:rPr>
          <w:rFonts w:asciiTheme="majorHAnsi" w:hAnsiTheme="majorHAnsi" w:cstheme="majorHAnsi"/>
          <w:sz w:val="26"/>
          <w:szCs w:val="26"/>
          <w:shd w:val="clear" w:color="auto" w:fill="FFFFFF"/>
          <w:lang w:val="en-US"/>
        </w:rPr>
      </w:pPr>
    </w:p>
    <w:p w:rsidRPr="00CC34AF" w:rsidR="00CC34AF" w:rsidP="65321137" w:rsidRDefault="65321137" w14:paraId="2C3E3D96" w14:textId="627301C3">
      <w:pPr>
        <w:pStyle w:val="Heading3"/>
        <w:rPr>
          <w:sz w:val="26"/>
          <w:szCs w:val="26"/>
          <w:lang w:val="en-US"/>
        </w:rPr>
      </w:pPr>
      <w:bookmarkStart w:name="_Toc223525306" w:id="62"/>
      <w:r w:rsidRPr="65321137">
        <w:rPr>
          <w:lang w:val="en-US"/>
        </w:rPr>
        <w:t>4.19. Use Case: Thêm mới danh mục loại hợp đồng</w:t>
      </w:r>
      <w:bookmarkEnd w:id="62"/>
    </w:p>
    <w:p w:rsidRPr="00CC34AF" w:rsidR="00CC34AF" w:rsidP="00CC34AF" w:rsidRDefault="00CC34AF" w14:paraId="6ACD5B29"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14"/>
        <w:gridCol w:w="6753"/>
      </w:tblGrid>
      <w:tr w:rsidRPr="00CC34AF" w:rsidR="00CC34AF" w:rsidTr="2A1A6A47" w14:paraId="5F40F98A" w14:textId="77777777">
        <w:trPr>
          <w:trHeight w:val="33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765915" w:rsidR="00CC34AF" w:rsidP="00CC34AF" w:rsidRDefault="00CC34AF" w14:paraId="632F328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765915" w:rsidR="00CC34AF" w:rsidP="00CC34AF" w:rsidRDefault="00CC34AF" w14:paraId="24B2179F"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Thêm mới danh mục loại hợp đồng</w:t>
            </w:r>
          </w:p>
        </w:tc>
      </w:tr>
      <w:tr w:rsidRPr="00CC34AF" w:rsidR="00CC34AF" w:rsidTr="2A1A6A47" w14:paraId="2AD9315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B2079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ADADB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392DBDDA" w14:textId="77777777">
            <w:pPr>
              <w:rPr>
                <w:rFonts w:asciiTheme="majorHAnsi" w:hAnsiTheme="majorHAnsi" w:cstheme="majorHAnsi"/>
                <w:sz w:val="26"/>
                <w:szCs w:val="26"/>
                <w:shd w:val="clear" w:color="auto" w:fill="FFFFFF"/>
                <w:lang w:val="en-US"/>
              </w:rPr>
            </w:pPr>
          </w:p>
        </w:tc>
      </w:tr>
      <w:tr w:rsidRPr="00CC34AF" w:rsidR="00CC34AF" w:rsidTr="2A1A6A47" w14:paraId="3E6D874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465B4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278A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cấu hình loại hợp đồng theo quy định nhà nước phục vụ cho việc quản lý và nhập liệu hợp đồng nhân sự.</w:t>
            </w:r>
          </w:p>
          <w:p w:rsidRPr="00CC34AF" w:rsidR="00CC34AF" w:rsidP="00CC34AF" w:rsidRDefault="00CC34AF" w14:paraId="46EAF2B3" w14:textId="77777777">
            <w:pPr>
              <w:rPr>
                <w:rFonts w:asciiTheme="majorHAnsi" w:hAnsiTheme="majorHAnsi" w:cstheme="majorHAnsi"/>
                <w:sz w:val="26"/>
                <w:szCs w:val="26"/>
                <w:shd w:val="clear" w:color="auto" w:fill="FFFFFF"/>
                <w:lang w:val="en-US"/>
              </w:rPr>
            </w:pPr>
          </w:p>
        </w:tc>
      </w:tr>
      <w:tr w:rsidRPr="00CC34AF" w:rsidR="00CC34AF" w:rsidTr="2A1A6A47" w14:paraId="6790CF3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AEBAF3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0EADDD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F2773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2A1A6A47" w14:paraId="28A8AC3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9694BF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179503C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ABF8F9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loại hợp đồng, Phòng TCCB chọn chức năng “Thêm”.</w:t>
            </w:r>
          </w:p>
          <w:p w:rsidRPr="00CC34AF" w:rsidR="00CC34AF" w:rsidP="00CC34AF" w:rsidRDefault="00CC34AF" w14:paraId="31F54018" w14:textId="77777777">
            <w:pPr>
              <w:rPr>
                <w:rFonts w:asciiTheme="majorHAnsi" w:hAnsiTheme="majorHAnsi" w:cstheme="majorHAnsi"/>
                <w:sz w:val="26"/>
                <w:szCs w:val="26"/>
                <w:shd w:val="clear" w:color="auto" w:fill="FFFFFF"/>
                <w:lang w:val="en-US"/>
              </w:rPr>
            </w:pPr>
          </w:p>
        </w:tc>
      </w:tr>
      <w:tr w:rsidRPr="00CC34AF" w:rsidR="00CC34AF" w:rsidTr="2A1A6A47" w14:paraId="06E8105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E294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346C297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7ECF2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p>
          <w:p w:rsidRPr="00CC34AF" w:rsidR="00CC34AF" w:rsidP="00CC34AF" w:rsidRDefault="00CC34AF" w14:paraId="7FDE1C13" w14:textId="77777777">
            <w:pPr>
              <w:rPr>
                <w:rFonts w:asciiTheme="majorHAnsi" w:hAnsiTheme="majorHAnsi" w:cstheme="majorHAnsi"/>
                <w:sz w:val="26"/>
                <w:szCs w:val="26"/>
                <w:shd w:val="clear" w:color="auto" w:fill="FFFFFF"/>
                <w:lang w:val="en-US"/>
              </w:rPr>
            </w:pPr>
          </w:p>
        </w:tc>
      </w:tr>
      <w:tr w:rsidRPr="00CC34AF" w:rsidR="00CC34AF" w:rsidTr="2A1A6A47" w14:paraId="3C38D84B" w14:textId="77777777">
        <w:trPr>
          <w:trHeight w:val="58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FC7DB2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012F698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F0D57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Thiết lập loại hợp đồng thành công</w:t>
            </w:r>
          </w:p>
        </w:tc>
      </w:tr>
      <w:tr w:rsidRPr="00CC34AF" w:rsidR="00CC34AF" w:rsidTr="2A1A6A47" w14:paraId="7A89EE6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BCE99D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FF08E2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hợp đồng không được cập nhật mới trong CSDL</w:t>
            </w:r>
          </w:p>
        </w:tc>
      </w:tr>
      <w:tr w:rsidRPr="00CC34AF" w:rsidR="00CC34AF" w:rsidTr="2A1A6A47" w14:paraId="293C7875"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88B612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361ABB2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3A8ACAE4" w14:textId="0478838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Phòng TCCB truy cập chức năng thêm loại hợp đồng.</w:t>
            </w:r>
          </w:p>
          <w:p w:rsidRPr="00CC34AF" w:rsidR="00CC34AF" w:rsidP="00CC34AF" w:rsidRDefault="00765915" w14:paraId="7996731A" w14:textId="06683A62">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các trường thông tin (Tên loại hợp đồng, Số tháng tối thiểu, Số tháng tối đa, Số lần gia hạn tối đa, thời gian theo ngày chờ gia hạn).</w:t>
            </w:r>
          </w:p>
          <w:p w:rsidRPr="00CC34AF" w:rsidR="00CC34AF" w:rsidP="00CC34AF" w:rsidRDefault="00765915" w14:paraId="1BCAAA54" w14:textId="77BA860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nhập đầy đủ thông tin</w:t>
            </w:r>
          </w:p>
          <w:p w:rsidRPr="00CC34AF" w:rsidR="00CC34AF" w:rsidP="00CC34AF" w:rsidRDefault="00765915" w14:paraId="48F511FC" w14:textId="43F8E94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Phòng TCCB xác nhận lưu thông tin</w:t>
            </w:r>
          </w:p>
          <w:p w:rsidRPr="00CC34AF" w:rsidR="00CC34AF" w:rsidP="00CC34AF" w:rsidRDefault="00F70D98" w14:paraId="7CBFD699" w14:textId="43C2B576">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dữ liệu hợp lệ</w:t>
            </w:r>
          </w:p>
          <w:p w:rsidRPr="00CC34AF" w:rsidR="00CC34AF" w:rsidP="00CC34AF" w:rsidRDefault="00F70D98" w14:paraId="6698948E" w14:textId="7BDD1F0F">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6. </w:t>
            </w:r>
            <w:r w:rsidRPr="60F31A95" w:rsidR="00CC34AF">
              <w:rPr>
                <w:rFonts w:asciiTheme="majorHAnsi" w:hAnsiTheme="majorHAnsi" w:cstheme="majorBidi"/>
                <w:sz w:val="26"/>
                <w:szCs w:val="26"/>
                <w:shd w:val="clear" w:color="auto" w:fill="FFFFFF"/>
                <w:lang w:val="en-US"/>
              </w:rPr>
              <w:t>Hệ thống lưu thông tin thành công</w:t>
            </w:r>
          </w:p>
          <w:p w:rsidRPr="00CC34AF" w:rsidR="00CC34AF" w:rsidP="00CC34AF" w:rsidRDefault="00CC34AF" w14:paraId="0687F7D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 Hệ thống lưu lịch sử thay đổi và thông báo thêm thành công.</w:t>
            </w:r>
          </w:p>
        </w:tc>
      </w:tr>
      <w:tr w:rsidRPr="00CC34AF" w:rsidR="00CC34AF" w:rsidTr="2A1A6A47" w14:paraId="6501B1E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FE5E99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023DF0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D446C7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2A1A6A47" w14:paraId="1F82EF14"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D12BCE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2E545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B0D4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CC34AF" w:rsidR="00CC34AF" w:rsidP="00893277" w:rsidRDefault="00CC34AF" w14:paraId="2ADBBE1A" w14:textId="77777777">
            <w:pPr>
              <w:numPr>
                <w:ilvl w:val="0"/>
                <w:numId w:val="6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validate phát hiện lỗi:</w:t>
            </w:r>
          </w:p>
          <w:p w:rsidRPr="00CC34AF" w:rsidR="00CC34AF" w:rsidP="00893277" w:rsidRDefault="00CC34AF" w14:paraId="4B18A956" w14:textId="77777777">
            <w:pPr>
              <w:numPr>
                <w:ilvl w:val="0"/>
                <w:numId w:val="6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Số tháng, số lần gia hạn, thời gian chờ gia hạn phải là số nguyên</w:t>
            </w:r>
          </w:p>
          <w:p w:rsidRPr="00CC34AF" w:rsidR="00CC34AF" w:rsidP="00893277" w:rsidRDefault="00CC34AF" w14:paraId="0C25236F" w14:textId="77777777">
            <w:pPr>
              <w:numPr>
                <w:ilvl w:val="0"/>
                <w:numId w:val="6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bắt buộc đầy đủ</w:t>
            </w:r>
          </w:p>
          <w:p w:rsidRPr="00CC34AF" w:rsidR="00CC34AF" w:rsidP="00893277" w:rsidRDefault="00CC34AF" w14:paraId="07CD0EFA" w14:textId="77777777">
            <w:pPr>
              <w:pStyle w:val="ListParagraph"/>
              <w:numPr>
                <w:ilvl w:val="0"/>
                <w:numId w:val="61"/>
              </w:num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Hệ thống báo lỗi</w:t>
            </w:r>
          </w:p>
          <w:p w:rsidRPr="00CC34AF" w:rsidR="00CC34AF" w:rsidP="00893277" w:rsidRDefault="00CC34AF" w14:paraId="60C44264" w14:textId="77777777">
            <w:pPr>
              <w:pStyle w:val="ListParagraph"/>
              <w:numPr>
                <w:ilvl w:val="0"/>
                <w:numId w:val="61"/>
              </w:num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Dữ liệu không được lưu</w:t>
            </w:r>
          </w:p>
          <w:p w:rsidRPr="00CC34AF" w:rsidR="00CC34AF" w:rsidP="00CC34AF" w:rsidRDefault="00CC34AF" w14:paraId="6433F1A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Phòng TCCB hủy thao tác</w:t>
            </w:r>
          </w:p>
          <w:p w:rsidRPr="00CC34AF" w:rsidR="00CC34AF" w:rsidP="00893277" w:rsidRDefault="00CC34AF" w14:paraId="37CAB97C" w14:textId="77777777">
            <w:pPr>
              <w:numPr>
                <w:ilvl w:val="0"/>
                <w:numId w:val="6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Phòng TCCB nhấn “Hủy”</w:t>
            </w:r>
          </w:p>
          <w:p w:rsidRPr="00CC34AF" w:rsidR="00CC34AF" w:rsidP="00893277" w:rsidRDefault="00CC34AF" w14:paraId="773AA2C2" w14:textId="77777777">
            <w:pPr>
              <w:numPr>
                <w:ilvl w:val="0"/>
                <w:numId w:val="6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quay lại màn hình danh sách loại hợp đồng</w:t>
            </w:r>
          </w:p>
        </w:tc>
      </w:tr>
    </w:tbl>
    <w:p w:rsidRPr="00CC34AF" w:rsidR="00CC34AF" w:rsidP="00CC34AF" w:rsidRDefault="00CC34AF" w14:paraId="7D1A9CD1" w14:textId="77777777">
      <w:pPr>
        <w:rPr>
          <w:rFonts w:asciiTheme="majorHAnsi" w:hAnsiTheme="majorHAnsi" w:cstheme="majorHAnsi"/>
          <w:sz w:val="26"/>
          <w:szCs w:val="26"/>
          <w:shd w:val="clear" w:color="auto" w:fill="FFFFFF"/>
          <w:lang w:val="en-US"/>
        </w:rPr>
      </w:pPr>
    </w:p>
    <w:p w:rsidRPr="00CC34AF" w:rsidR="00CC34AF" w:rsidP="65321137" w:rsidRDefault="65321137" w14:paraId="00FEF3DE" w14:textId="1860DC41">
      <w:pPr>
        <w:pStyle w:val="Heading3"/>
        <w:rPr>
          <w:sz w:val="26"/>
          <w:szCs w:val="26"/>
          <w:lang w:val="en-US"/>
        </w:rPr>
      </w:pPr>
      <w:bookmarkStart w:name="_Toc223525307" w:id="63"/>
      <w:r w:rsidRPr="65321137">
        <w:rPr>
          <w:lang w:val="en-US"/>
        </w:rPr>
        <w:t>4.20. Use Case: Sửa danh mục loại hợp đồng</w:t>
      </w:r>
      <w:bookmarkEnd w:id="63"/>
    </w:p>
    <w:p w:rsidRPr="00CC34AF" w:rsidR="00CC34AF" w:rsidP="00CC34AF" w:rsidRDefault="00CC34AF" w14:paraId="4FDE3B87"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6828"/>
      </w:tblGrid>
      <w:tr w:rsidRPr="00CC34AF" w:rsidR="00CC34AF" w:rsidTr="2A1A6A47" w14:paraId="719E39B4"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31735" w:rsidR="00CC34AF" w:rsidP="00CC34AF" w:rsidRDefault="00CC34AF" w14:paraId="1B9E8682"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31735" w:rsidR="00CC34AF" w:rsidP="00CC34AF" w:rsidRDefault="00CC34AF" w14:paraId="2B9AEDB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Sửa danh mục loại hợp đồng</w:t>
            </w:r>
          </w:p>
        </w:tc>
      </w:tr>
      <w:tr w:rsidRPr="00CC34AF" w:rsidR="00CC34AF" w:rsidTr="2A1A6A47" w14:paraId="5ED3CB8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E189F6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1A7492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39ADE26A" w14:textId="77777777">
            <w:pPr>
              <w:rPr>
                <w:rFonts w:asciiTheme="majorHAnsi" w:hAnsiTheme="majorHAnsi" w:cstheme="majorHAnsi"/>
                <w:sz w:val="26"/>
                <w:szCs w:val="26"/>
                <w:shd w:val="clear" w:color="auto" w:fill="FFFFFF"/>
                <w:lang w:val="en-US"/>
              </w:rPr>
            </w:pPr>
          </w:p>
        </w:tc>
      </w:tr>
      <w:tr w:rsidRPr="00CC34AF" w:rsidR="00CC34AF" w:rsidTr="2A1A6A47" w14:paraId="5BADD71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E34F8A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32FD7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sửa cấu hình loại hợp đồng theo quy định nhà nước phục vụ cho việc quản lý và nhập liệu hợp đồng nhân sự nếu như nhập liệu sai sót.</w:t>
            </w:r>
          </w:p>
          <w:p w:rsidRPr="00CC34AF" w:rsidR="00CC34AF" w:rsidP="00CC34AF" w:rsidRDefault="00CC34AF" w14:paraId="2C33D637" w14:textId="77777777">
            <w:pPr>
              <w:rPr>
                <w:rFonts w:asciiTheme="majorHAnsi" w:hAnsiTheme="majorHAnsi" w:cstheme="majorHAnsi"/>
                <w:sz w:val="26"/>
                <w:szCs w:val="26"/>
                <w:shd w:val="clear" w:color="auto" w:fill="FFFFFF"/>
                <w:lang w:val="en-US"/>
              </w:rPr>
            </w:pPr>
          </w:p>
        </w:tc>
      </w:tr>
      <w:tr w:rsidRPr="00CC34AF" w:rsidR="00CC34AF" w:rsidTr="2A1A6A47" w14:paraId="2E35AA6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72188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1C8880E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BC5CC2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2A1A6A47" w14:paraId="5A15E02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D791D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78024C6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B3901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loại hợp đồng, Phòng TCCB chọn chức năng “Sửa”.</w:t>
            </w:r>
          </w:p>
          <w:p w:rsidRPr="00CC34AF" w:rsidR="00CC34AF" w:rsidP="00CC34AF" w:rsidRDefault="00CC34AF" w14:paraId="24F4B022" w14:textId="77777777">
            <w:pPr>
              <w:rPr>
                <w:rFonts w:asciiTheme="majorHAnsi" w:hAnsiTheme="majorHAnsi" w:cstheme="majorHAnsi"/>
                <w:sz w:val="26"/>
                <w:szCs w:val="26"/>
                <w:shd w:val="clear" w:color="auto" w:fill="FFFFFF"/>
                <w:lang w:val="en-US"/>
              </w:rPr>
            </w:pPr>
          </w:p>
        </w:tc>
      </w:tr>
      <w:tr w:rsidRPr="00CC34AF" w:rsidR="00CC34AF" w:rsidTr="2A1A6A47" w14:paraId="5402AAD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445A6F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4F23274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A7791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p>
          <w:p w:rsidRPr="00CC34AF" w:rsidR="00CC34AF" w:rsidP="00CC34AF" w:rsidRDefault="00CC34AF" w14:paraId="3DDCF8B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mục loại hợp đồng cần chỉnh sửa đã tồn tại trong hệ thống.</w:t>
            </w:r>
          </w:p>
          <w:p w:rsidRPr="00CC34AF" w:rsidR="00CC34AF" w:rsidP="00CC34AF" w:rsidRDefault="00CC34AF" w14:paraId="613F49E4" w14:textId="77777777">
            <w:pPr>
              <w:rPr>
                <w:rFonts w:asciiTheme="majorHAnsi" w:hAnsiTheme="majorHAnsi" w:cstheme="majorHAnsi"/>
                <w:sz w:val="26"/>
                <w:szCs w:val="26"/>
                <w:shd w:val="clear" w:color="auto" w:fill="FFFFFF"/>
                <w:lang w:val="en-US"/>
              </w:rPr>
            </w:pPr>
          </w:p>
        </w:tc>
      </w:tr>
      <w:tr w:rsidRPr="00CC34AF" w:rsidR="00CC34AF" w:rsidTr="2A1A6A47" w14:paraId="46FF30C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5619D8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0CE420B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6C74DC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Sửa loại hợp đồng  thành công</w:t>
            </w:r>
          </w:p>
        </w:tc>
      </w:tr>
      <w:tr w:rsidRPr="00CC34AF" w:rsidR="00CC34AF" w:rsidTr="2A1A6A47" w14:paraId="23417A5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6FEC3D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6ACEE5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hợp đồng  không được cập nhật trong CSDL</w:t>
            </w:r>
          </w:p>
        </w:tc>
      </w:tr>
      <w:tr w:rsidRPr="00CC34AF" w:rsidR="00CC34AF" w:rsidTr="2A1A6A47" w14:paraId="7F30C421"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200496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000CEBC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0ABE18B3" w14:textId="20A8B5B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Phòng TCCB truy cập chức năng sửa loại hợp đồng của một loại hợp đồng đã được cấu hình.</w:t>
            </w:r>
          </w:p>
          <w:p w:rsidRPr="00CC34AF" w:rsidR="00CC34AF" w:rsidP="00CC34AF" w:rsidRDefault="00F31735" w14:paraId="39C6319E" w14:textId="56DF7AD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màn hình sửa loại hợp đồng và các trường thông tin  (Tên loại hợp đồng, Số tháng tối thiểu, Số tháng tối đa, Số lần gia hạn tối đa, thời gian theo ngày chờ gia hạn).</w:t>
            </w:r>
          </w:p>
          <w:p w:rsidRPr="00CC34AF" w:rsidR="00CC34AF" w:rsidP="00CC34AF" w:rsidRDefault="00F31735" w14:paraId="036A5070" w14:textId="1C25B0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Phòng TCCB sửa các các thông tin</w:t>
            </w:r>
          </w:p>
          <w:p w:rsidRPr="00CC34AF" w:rsidR="00CC34AF" w:rsidP="00CC34AF" w:rsidRDefault="00F31735" w14:paraId="209C9861" w14:textId="6CD5D902">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Phòng TCCB bấm lưu</w:t>
            </w:r>
          </w:p>
          <w:p w:rsidRPr="00CC34AF" w:rsidR="00CC34AF" w:rsidP="00CC34AF" w:rsidRDefault="00F70D98" w14:paraId="328E83DA" w14:textId="65C7EFE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dữ liệu hợp lệ</w:t>
            </w:r>
          </w:p>
          <w:p w:rsidRPr="00CC34AF" w:rsidR="00CC34AF" w:rsidP="00CC34AF" w:rsidRDefault="00F70D98" w14:paraId="20650808" w14:textId="42E23EEE">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6. </w:t>
            </w:r>
            <w:r w:rsidRPr="60F31A95" w:rsidR="00CC34AF">
              <w:rPr>
                <w:rFonts w:asciiTheme="majorHAnsi" w:hAnsiTheme="majorHAnsi" w:cstheme="majorBidi"/>
                <w:sz w:val="26"/>
                <w:szCs w:val="26"/>
                <w:shd w:val="clear" w:color="auto" w:fill="FFFFFF"/>
                <w:lang w:val="en-US"/>
              </w:rPr>
              <w:t>Hệ thống lưu thông tin thành công</w:t>
            </w:r>
          </w:p>
          <w:p w:rsidRPr="00CC34AF" w:rsidR="00CC34AF" w:rsidP="00CC34AF" w:rsidRDefault="00CC34AF" w14:paraId="5EF1D97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 Hệ thống lưu lịch sử thay đổi và thông báo cập nhật thành công.</w:t>
            </w:r>
          </w:p>
        </w:tc>
      </w:tr>
      <w:tr w:rsidRPr="00CC34AF" w:rsidR="00CC34AF" w:rsidTr="2A1A6A47" w14:paraId="48C915C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CE129A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3507319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069D2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2A1A6A47" w14:paraId="722A595A"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55536F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12A094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4B3C6F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CC34AF" w:rsidR="00CC34AF" w:rsidP="00893277" w:rsidRDefault="00CC34AF" w14:paraId="4FE3913F" w14:textId="77777777">
            <w:pPr>
              <w:numPr>
                <w:ilvl w:val="0"/>
                <w:numId w:val="6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validate phát hiện lỗi:</w:t>
            </w:r>
          </w:p>
          <w:p w:rsidRPr="00CC34AF" w:rsidR="00CC34AF" w:rsidP="00893277" w:rsidRDefault="00CC34AF" w14:paraId="6847F03B" w14:textId="77777777">
            <w:pPr>
              <w:numPr>
                <w:ilvl w:val="0"/>
                <w:numId w:val="6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Số tháng, số lần gia hạn, thời gian chờ gia hạn phải là số nguyên</w:t>
            </w:r>
          </w:p>
          <w:p w:rsidRPr="00CC34AF" w:rsidR="00CC34AF" w:rsidP="00893277" w:rsidRDefault="00CC34AF" w14:paraId="2AD7F92D" w14:textId="77777777">
            <w:pPr>
              <w:numPr>
                <w:ilvl w:val="0"/>
                <w:numId w:val="6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bắt buộc đầy đủ</w:t>
            </w:r>
          </w:p>
          <w:p w:rsidRPr="00CC34AF" w:rsidR="00CC34AF" w:rsidP="00893277" w:rsidRDefault="00CC34AF" w14:paraId="3A7F02D9" w14:textId="77777777">
            <w:pPr>
              <w:pStyle w:val="ListParagraph"/>
              <w:numPr>
                <w:ilvl w:val="1"/>
                <w:numId w:val="64"/>
              </w:num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Hệ thống báo lỗi</w:t>
            </w:r>
          </w:p>
          <w:p w:rsidRPr="00CC34AF" w:rsidR="00CC34AF" w:rsidP="00893277" w:rsidRDefault="00CC34AF" w14:paraId="359D0DF5" w14:textId="77777777">
            <w:pPr>
              <w:pStyle w:val="ListParagraph"/>
              <w:numPr>
                <w:ilvl w:val="1"/>
                <w:numId w:val="64"/>
              </w:num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Dữ liệu không được lưu</w:t>
            </w:r>
          </w:p>
          <w:p w:rsidRPr="00CC34AF" w:rsidR="00CC34AF" w:rsidP="00CC34AF" w:rsidRDefault="00CC34AF" w14:paraId="652D42A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Phòng TCCB hủy thao tác</w:t>
            </w:r>
          </w:p>
          <w:p w:rsidRPr="00CC34AF" w:rsidR="00CC34AF" w:rsidP="00893277" w:rsidRDefault="00CC34AF" w14:paraId="1462C18F" w14:textId="77777777">
            <w:pPr>
              <w:numPr>
                <w:ilvl w:val="0"/>
                <w:numId w:val="6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Phòng TCCB nhấn “Hủy”</w:t>
            </w:r>
          </w:p>
          <w:p w:rsidRPr="00CC34AF" w:rsidR="00CC34AF" w:rsidP="00893277" w:rsidRDefault="00CC34AF" w14:paraId="2BA849F7" w14:textId="77777777">
            <w:pPr>
              <w:numPr>
                <w:ilvl w:val="0"/>
                <w:numId w:val="6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quay lại màn hình danh sách loại hợp đồng</w:t>
            </w:r>
          </w:p>
        </w:tc>
      </w:tr>
    </w:tbl>
    <w:p w:rsidRPr="00CC34AF" w:rsidR="00CC34AF" w:rsidP="00CC34AF" w:rsidRDefault="00CC34AF" w14:paraId="5DB2BC9E" w14:textId="77777777">
      <w:pPr>
        <w:rPr>
          <w:rFonts w:asciiTheme="majorHAnsi" w:hAnsiTheme="majorHAnsi" w:cstheme="majorHAnsi"/>
          <w:sz w:val="26"/>
          <w:szCs w:val="26"/>
          <w:shd w:val="clear" w:color="auto" w:fill="FFFFFF"/>
          <w:lang w:val="en-US"/>
        </w:rPr>
      </w:pPr>
    </w:p>
    <w:p w:rsidRPr="00CC34AF" w:rsidR="00CC34AF" w:rsidP="65321137" w:rsidRDefault="65321137" w14:paraId="2CFADB08" w14:textId="41D1CD28">
      <w:pPr>
        <w:pStyle w:val="Heading3"/>
        <w:rPr>
          <w:sz w:val="26"/>
          <w:szCs w:val="26"/>
          <w:lang w:val="en-US"/>
        </w:rPr>
      </w:pPr>
      <w:bookmarkStart w:name="_Toc223525308" w:id="64"/>
      <w:r w:rsidRPr="65321137">
        <w:rPr>
          <w:lang w:val="en-US"/>
        </w:rPr>
        <w:t>4.21. Use Case: Ngừng sử dụng danh mục loại hợp đồng</w:t>
      </w:r>
      <w:bookmarkEnd w:id="64"/>
    </w:p>
    <w:p w:rsidRPr="00CC34AF" w:rsidR="00CC34AF" w:rsidP="00CC34AF" w:rsidRDefault="00CC34AF" w14:paraId="2EB18F62"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01"/>
        <w:gridCol w:w="6766"/>
      </w:tblGrid>
      <w:tr w:rsidRPr="00CC34AF" w:rsidR="00CC34AF" w:rsidTr="00030BBE" w14:paraId="338FCCE0"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6CD67565"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7A6298E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Ngừng sử dụng danh mục loại hợp đồng</w:t>
            </w:r>
          </w:p>
        </w:tc>
      </w:tr>
      <w:tr w:rsidRPr="00CC34AF" w:rsidR="00CC34AF" w:rsidTr="3EF5A07A" w14:paraId="1643C0F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B37ED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715292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41D7FE4E" w14:textId="77777777">
            <w:pPr>
              <w:rPr>
                <w:rFonts w:asciiTheme="majorHAnsi" w:hAnsiTheme="majorHAnsi" w:cstheme="majorHAnsi"/>
                <w:sz w:val="26"/>
                <w:szCs w:val="26"/>
                <w:shd w:val="clear" w:color="auto" w:fill="FFFFFF"/>
                <w:lang w:val="en-US"/>
              </w:rPr>
            </w:pPr>
          </w:p>
        </w:tc>
      </w:tr>
      <w:tr w:rsidRPr="00CC34AF" w:rsidR="00CC34AF" w:rsidTr="3EF5A07A" w14:paraId="2908968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04E9A4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28141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Đánh dấu trạng thái "Ngừng sử dụng" cho một loại hợp đồng nhằm vô hiệu hóa loại hợp đồng này, không cho phép chọn để tạo hợp đồng mới trong tương lai.</w:t>
            </w:r>
          </w:p>
          <w:p w:rsidRPr="00CC34AF" w:rsidR="00CC34AF" w:rsidP="00CC34AF" w:rsidRDefault="00CC34AF" w14:paraId="53B6DB51" w14:textId="77777777">
            <w:pPr>
              <w:rPr>
                <w:rFonts w:asciiTheme="majorHAnsi" w:hAnsiTheme="majorHAnsi" w:cstheme="majorHAnsi"/>
                <w:sz w:val="26"/>
                <w:szCs w:val="26"/>
                <w:shd w:val="clear" w:color="auto" w:fill="FFFFFF"/>
                <w:lang w:val="en-US"/>
              </w:rPr>
            </w:pPr>
          </w:p>
        </w:tc>
      </w:tr>
      <w:tr w:rsidRPr="00CC34AF" w:rsidR="00CC34AF" w:rsidTr="3EF5A07A" w14:paraId="27516FC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83ACA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B838D4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0D004B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EF5A07A" w14:paraId="35AC72C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A398E2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0D0ED00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C50359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màn hình danh sách danh mục loại hợp đồng, Phòng TCCB chọn chức năng “Ngưng sử dụng”.</w:t>
            </w:r>
          </w:p>
          <w:p w:rsidRPr="00CC34AF" w:rsidR="00CC34AF" w:rsidP="00CC34AF" w:rsidRDefault="00CC34AF" w14:paraId="7C25153B" w14:textId="77777777">
            <w:pPr>
              <w:rPr>
                <w:rFonts w:asciiTheme="majorHAnsi" w:hAnsiTheme="majorHAnsi" w:cstheme="majorHAnsi"/>
                <w:sz w:val="26"/>
                <w:szCs w:val="26"/>
                <w:shd w:val="clear" w:color="auto" w:fill="FFFFFF"/>
                <w:lang w:val="en-US"/>
              </w:rPr>
            </w:pPr>
          </w:p>
        </w:tc>
      </w:tr>
      <w:tr w:rsidRPr="00CC34AF" w:rsidR="00CC34AF" w:rsidTr="3EF5A07A" w14:paraId="6471F70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BCA10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67B384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029E8D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đăng nhập với vai trò Phòng TCCB.</w:t>
            </w:r>
          </w:p>
          <w:p w:rsidRPr="00CC34AF" w:rsidR="00CC34AF" w:rsidP="00CC34AF" w:rsidRDefault="00CC34AF" w14:paraId="02D7123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hợp đồng cần ngưng sử dụng đã tồn tại trong hệ thống.</w:t>
            </w:r>
          </w:p>
          <w:p w:rsidRPr="00CC34AF" w:rsidR="00CC34AF" w:rsidP="00CC34AF" w:rsidRDefault="00CC34AF" w14:paraId="0FE1CC94" w14:textId="77777777">
            <w:pPr>
              <w:rPr>
                <w:rFonts w:asciiTheme="majorHAnsi" w:hAnsiTheme="majorHAnsi" w:cstheme="majorHAnsi"/>
                <w:sz w:val="26"/>
                <w:szCs w:val="26"/>
                <w:shd w:val="clear" w:color="auto" w:fill="FFFFFF"/>
                <w:lang w:val="en-US"/>
              </w:rPr>
            </w:pPr>
          </w:p>
        </w:tc>
      </w:tr>
      <w:tr w:rsidRPr="00CC34AF" w:rsidR="00CC34AF" w:rsidTr="3EF5A07A" w14:paraId="636671F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1E86F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452B4B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90C996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hợp đồng đã được cập nhật trạng thái “Ngưng sử dụng” thành công.</w:t>
            </w:r>
          </w:p>
        </w:tc>
      </w:tr>
      <w:tr w:rsidRPr="00CC34AF" w:rsidR="00CC34AF" w:rsidTr="3EF5A07A" w14:paraId="09C1A28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2DFCB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B460F3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Loại hợp đồng không được cập nhật trạng thái.</w:t>
            </w:r>
          </w:p>
        </w:tc>
      </w:tr>
      <w:tr w:rsidRPr="00CC34AF" w:rsidR="00CC34AF" w:rsidTr="3EF5A07A" w14:paraId="6019C1EE" w14:textId="77777777">
        <w:trPr>
          <w:trHeight w:val="25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4857C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01450B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893277" w:rsidRDefault="00CC34AF" w14:paraId="5668CD20" w14:textId="77777777">
            <w:pPr>
              <w:numPr>
                <w:ilvl w:val="0"/>
                <w:numId w:val="6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một danh mục loại hợp đồng trong danh sách.</w:t>
            </w:r>
          </w:p>
          <w:p w:rsidRPr="00CC34AF" w:rsidR="00CC34AF" w:rsidP="00893277" w:rsidRDefault="00CC34AF" w14:paraId="0D922643" w14:textId="77777777">
            <w:pPr>
              <w:numPr>
                <w:ilvl w:val="0"/>
                <w:numId w:val="6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“Ngừng sử dụng”.</w:t>
            </w:r>
          </w:p>
          <w:p w:rsidRPr="00CC34AF" w:rsidR="00CC34AF" w:rsidP="00893277" w:rsidRDefault="00CC34AF" w14:paraId="3AD27F74" w14:textId="77777777">
            <w:pPr>
              <w:numPr>
                <w:ilvl w:val="0"/>
                <w:numId w:val="6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hộp thoại yêu cầu xác nhận thao tác ngừng sử dụng.</w:t>
            </w:r>
          </w:p>
          <w:p w:rsidRPr="00CC34AF" w:rsidR="00CC34AF" w:rsidP="00893277" w:rsidRDefault="00CC34AF" w14:paraId="387057F0" w14:textId="77777777">
            <w:pPr>
              <w:numPr>
                <w:ilvl w:val="0"/>
                <w:numId w:val="6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xác nhận thao tác trên hộp thoại.</w:t>
            </w:r>
          </w:p>
          <w:p w:rsidRPr="00CC34AF" w:rsidR="00CC34AF" w:rsidP="00893277" w:rsidRDefault="00CC34AF" w14:paraId="48EA6103" w14:textId="77777777">
            <w:pPr>
              <w:numPr>
                <w:ilvl w:val="0"/>
                <w:numId w:val="6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cập nhật trạng thái của danh mục loại hợp đồng thành “Ngừng sử dụng”.</w:t>
            </w:r>
          </w:p>
          <w:p w:rsidRPr="00CC34AF" w:rsidR="00CC34AF" w:rsidP="00893277" w:rsidRDefault="00CC34AF" w14:paraId="62988D39" w14:textId="77777777">
            <w:pPr>
              <w:numPr>
                <w:ilvl w:val="0"/>
                <w:numId w:val="6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lưu lại lịch sử thay đổi.</w:t>
            </w:r>
          </w:p>
          <w:p w:rsidRPr="00CC34AF" w:rsidR="00CC34AF" w:rsidP="00893277" w:rsidRDefault="00CC34AF" w14:paraId="116EBB72" w14:textId="77777777">
            <w:pPr>
              <w:numPr>
                <w:ilvl w:val="0"/>
                <w:numId w:val="6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đóng hộp thoại, hiển thị thông báo cập nhật thành công và tải lại danh sách với trạng thái mới.</w:t>
            </w:r>
          </w:p>
        </w:tc>
      </w:tr>
      <w:tr w:rsidRPr="00CC34AF" w:rsidR="00CC34AF" w:rsidTr="3EF5A07A" w14:paraId="3500E749"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31A62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26C0B03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35EE3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3EF5A07A" w14:paraId="644FCA1E" w14:textId="77777777">
        <w:trPr>
          <w:trHeight w:val="132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EB5A88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A0FD23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0022E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Hủy thao tác xóa</w:t>
            </w:r>
          </w:p>
          <w:p w:rsidRPr="00CC34AF" w:rsidR="00CC34AF" w:rsidP="00893277" w:rsidRDefault="00CC34AF" w14:paraId="5C46F398" w14:textId="77777777">
            <w:pPr>
              <w:pStyle w:val="ListParagraph"/>
              <w:numPr>
                <w:ilvl w:val="0"/>
                <w:numId w:val="122"/>
              </w:num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Tại bước 3, Phòng TCCB chọn “Hủy”.</w:t>
            </w:r>
          </w:p>
          <w:p w:rsidRPr="00CC34AF" w:rsidR="00CC34AF" w:rsidP="00893277" w:rsidRDefault="00CC34AF" w14:paraId="28FBF0C0" w14:textId="77777777">
            <w:pPr>
              <w:pStyle w:val="ListParagraph"/>
              <w:numPr>
                <w:ilvl w:val="0"/>
                <w:numId w:val="122"/>
              </w:num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Hệ thống đóng hộp thoại xác nhận và quay lại màn hình danh sách.</w:t>
            </w:r>
          </w:p>
        </w:tc>
      </w:tr>
    </w:tbl>
    <w:p w:rsidRPr="00CC34AF" w:rsidR="00CC34AF" w:rsidP="00CC34AF" w:rsidRDefault="00CC34AF" w14:paraId="6409CEF7" w14:textId="77777777">
      <w:pPr>
        <w:rPr>
          <w:rFonts w:asciiTheme="majorHAnsi" w:hAnsiTheme="majorHAnsi" w:cstheme="majorHAnsi"/>
          <w:sz w:val="26"/>
          <w:szCs w:val="26"/>
          <w:shd w:val="clear" w:color="auto" w:fill="FFFFFF"/>
          <w:lang w:val="en-US"/>
        </w:rPr>
      </w:pPr>
    </w:p>
    <w:p w:rsidRPr="00CC34AF" w:rsidR="00CC34AF" w:rsidP="00806C14" w:rsidRDefault="65321137" w14:paraId="6755D369" w14:textId="5C30C6C2">
      <w:pPr>
        <w:pStyle w:val="Heading3"/>
        <w:rPr>
          <w:sz w:val="26"/>
          <w:szCs w:val="26"/>
          <w:lang w:val="en-US"/>
        </w:rPr>
      </w:pPr>
      <w:bookmarkStart w:name="_Toc223525309" w:id="65"/>
      <w:r w:rsidRPr="65321137">
        <w:rPr>
          <w:lang w:val="en-US"/>
        </w:rPr>
        <w:t>4.22. Use Case: Thêm mới Hợp đồng lao động</w:t>
      </w:r>
      <w:bookmarkEnd w:id="65"/>
      <w:r w:rsidR="00E97D06">
        <w:rPr>
          <w:lang w:val="en-US"/>
        </w:rPr>
        <w:t xml:space="preserve"> (Ngô Đức Nam Khánh)</w:t>
      </w:r>
    </w:p>
    <w:p w:rsidRPr="00CC34AF" w:rsidR="00CC34AF" w:rsidP="00CC34AF" w:rsidRDefault="00CC34AF" w14:paraId="629C62BF"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78"/>
        <w:gridCol w:w="6889"/>
      </w:tblGrid>
      <w:tr w:rsidRPr="00CC34AF" w:rsidR="00CC34AF" w:rsidTr="00030BBE" w14:paraId="64D132B7"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2485200A"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222AF3A1"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Thêm mới Hợp đồng lao động</w:t>
            </w:r>
          </w:p>
        </w:tc>
      </w:tr>
      <w:tr w:rsidRPr="00CC34AF" w:rsidR="00CC34AF" w:rsidTr="3EF5A07A" w14:paraId="486F635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937E6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D65332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0E680AB4" w14:textId="77777777">
            <w:pPr>
              <w:rPr>
                <w:rFonts w:asciiTheme="majorHAnsi" w:hAnsiTheme="majorHAnsi" w:cstheme="majorHAnsi"/>
                <w:sz w:val="26"/>
                <w:szCs w:val="26"/>
                <w:shd w:val="clear" w:color="auto" w:fill="FFFFFF"/>
                <w:lang w:val="en-US"/>
              </w:rPr>
            </w:pPr>
          </w:p>
        </w:tc>
      </w:tr>
      <w:tr w:rsidRPr="00CC34AF" w:rsidR="00CC34AF" w:rsidTr="3EF5A07A" w14:paraId="383A6F6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442290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92C4B5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Tạo mới hợp đồng với quản lý trạng thái và ràng buộc nghiệp vụ.</w:t>
            </w:r>
          </w:p>
          <w:p w:rsidRPr="00CC34AF" w:rsidR="00CC34AF" w:rsidP="00CC34AF" w:rsidRDefault="00CC34AF" w14:paraId="2352BD71" w14:textId="77777777">
            <w:pPr>
              <w:rPr>
                <w:rFonts w:asciiTheme="majorHAnsi" w:hAnsiTheme="majorHAnsi" w:cstheme="majorHAnsi"/>
                <w:sz w:val="26"/>
                <w:szCs w:val="26"/>
                <w:shd w:val="clear" w:color="auto" w:fill="FFFFFF"/>
                <w:lang w:val="en-US"/>
              </w:rPr>
            </w:pPr>
          </w:p>
        </w:tc>
      </w:tr>
      <w:tr w:rsidRPr="00CC34AF" w:rsidR="00CC34AF" w:rsidTr="3EF5A07A" w14:paraId="3FA242A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D12DC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7D5A67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A613E5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EF5A07A" w14:paraId="4ABDF55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EE4352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23D8A26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DB96A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“Thêm mới hợp đồng”.</w:t>
            </w:r>
          </w:p>
          <w:p w:rsidRPr="00CC34AF" w:rsidR="00CC34AF" w:rsidP="00CC34AF" w:rsidRDefault="00CC34AF" w14:paraId="2B2F257D" w14:textId="77777777">
            <w:pPr>
              <w:rPr>
                <w:rFonts w:asciiTheme="majorHAnsi" w:hAnsiTheme="majorHAnsi" w:cstheme="majorHAnsi"/>
                <w:sz w:val="26"/>
                <w:szCs w:val="26"/>
                <w:shd w:val="clear" w:color="auto" w:fill="FFFFFF"/>
                <w:lang w:val="en-US"/>
              </w:rPr>
            </w:pPr>
          </w:p>
        </w:tc>
      </w:tr>
      <w:tr w:rsidRPr="00CC34AF" w:rsidR="00CC34AF" w:rsidTr="3EF5A07A" w14:paraId="1F5E177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478F42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5F3B39D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E268D1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TCCB đã đăng nhập hệ thống.</w:t>
            </w:r>
          </w:p>
          <w:p w:rsidRPr="00CC34AF" w:rsidR="00CC34AF" w:rsidP="00CC34AF" w:rsidRDefault="00CC34AF" w14:paraId="27FFE76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Hồ sơ nhân sự đã được tạo</w:t>
            </w:r>
          </w:p>
        </w:tc>
      </w:tr>
      <w:tr w:rsidRPr="00CC34AF" w:rsidR="00CC34AF" w:rsidTr="3EF5A07A" w14:paraId="75BCE73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7B6118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1ECB733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E0EB7C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Hợp đồng lao động mới được tạo và gắn với hồ sơ nhân sự.</w:t>
            </w:r>
          </w:p>
          <w:p w:rsidRPr="00CC34AF" w:rsidR="00CC34AF" w:rsidP="00CC34AF" w:rsidRDefault="00CC34AF" w14:paraId="15AC2D4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hợp đồng của nhân sự được cập nhật theo hợp đồng mới nhất.</w:t>
            </w:r>
          </w:p>
          <w:p w:rsidRPr="00CC34AF" w:rsidR="00CC34AF" w:rsidP="00CC34AF" w:rsidRDefault="00CC34AF" w14:paraId="0950A454" w14:textId="77777777">
            <w:pPr>
              <w:rPr>
                <w:rFonts w:asciiTheme="majorHAnsi" w:hAnsiTheme="majorHAnsi" w:cstheme="majorHAnsi"/>
                <w:sz w:val="26"/>
                <w:szCs w:val="26"/>
                <w:shd w:val="clear" w:color="auto" w:fill="FFFFFF"/>
                <w:lang w:val="en-US"/>
              </w:rPr>
            </w:pPr>
          </w:p>
        </w:tc>
      </w:tr>
      <w:tr w:rsidRPr="00CC34AF" w:rsidR="00CC34AF" w:rsidTr="3EF5A07A" w14:paraId="26536A7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AFEBB0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5A3FE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Hợp đồng không được tạo do vi phạm ràng buộc nghiệp vụ hoặc lỗi hệ thống.</w:t>
            </w:r>
          </w:p>
        </w:tc>
      </w:tr>
      <w:tr w:rsidRPr="00CC34AF" w:rsidR="00CC34AF" w:rsidTr="3EF5A07A" w14:paraId="1CD13FCB"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27813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2B94E0B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097E90A0" w14:textId="3E33110C">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1. </w:t>
            </w:r>
            <w:r w:rsidRPr="3EF5A07A" w:rsidR="00CC34AF">
              <w:rPr>
                <w:rFonts w:asciiTheme="majorHAnsi" w:hAnsiTheme="majorHAnsi" w:cstheme="majorBidi"/>
                <w:sz w:val="26"/>
                <w:szCs w:val="26"/>
                <w:shd w:val="clear" w:color="auto" w:fill="FFFFFF"/>
                <w:lang w:val="en-US"/>
              </w:rPr>
              <w:t> Phòng TCCB chọn mục “Thêm mới hợp đồng”.</w:t>
            </w:r>
          </w:p>
          <w:p w:rsidRPr="00CC34AF" w:rsidR="00CC34AF" w:rsidP="00CC34AF" w:rsidRDefault="00F70D98" w14:paraId="577EF50F" w14:textId="545FA0D2">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2. </w:t>
            </w:r>
            <w:r w:rsidRPr="3EF5A07A" w:rsidR="00CC34AF">
              <w:rPr>
                <w:rFonts w:asciiTheme="majorHAnsi" w:hAnsiTheme="majorHAnsi" w:cstheme="majorBidi"/>
                <w:sz w:val="26"/>
                <w:szCs w:val="26"/>
                <w:shd w:val="clear" w:color="auto" w:fill="FFFFFF"/>
                <w:lang w:val="en-US"/>
              </w:rPr>
              <w:t>Hệ thống yêu cầu nhập mã nhân sự</w:t>
            </w:r>
          </w:p>
          <w:p w:rsidRPr="00CC34AF" w:rsidR="00CC34AF" w:rsidP="00CC34AF" w:rsidRDefault="00F70D98" w14:paraId="3C8C1D5C" w14:textId="46866DEB">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3. </w:t>
            </w:r>
            <w:r w:rsidRPr="3EF5A07A" w:rsidR="00CC34AF">
              <w:rPr>
                <w:rFonts w:asciiTheme="majorHAnsi" w:hAnsiTheme="majorHAnsi" w:cstheme="majorBidi"/>
                <w:sz w:val="26"/>
                <w:szCs w:val="26"/>
                <w:shd w:val="clear" w:color="auto" w:fill="FFFFFF"/>
                <w:lang w:val="en-US"/>
              </w:rPr>
              <w:t>Phòng TCCB nhập Mã nhân sự.</w:t>
            </w:r>
          </w:p>
          <w:p w:rsidRPr="00CC34AF" w:rsidR="00CC34AF" w:rsidP="00CC34AF" w:rsidRDefault="00F70D98" w14:paraId="664F3540" w14:textId="10409DD8">
            <w:pPr>
              <w:rPr>
                <w:rFonts w:asciiTheme="majorHAnsi" w:hAnsiTheme="majorHAnsi" w:cstheme="majorBidi"/>
                <w:sz w:val="26"/>
                <w:szCs w:val="26"/>
                <w:shd w:val="clear" w:color="auto" w:fill="FFFFFF"/>
                <w:lang w:val="en-US"/>
              </w:rPr>
            </w:pPr>
            <w:r w:rsidRPr="691F27B3">
              <w:rPr>
                <w:rFonts w:asciiTheme="majorHAnsi" w:hAnsiTheme="majorHAnsi" w:cstheme="majorBidi"/>
                <w:sz w:val="26"/>
                <w:szCs w:val="26"/>
                <w:shd w:val="clear" w:color="auto" w:fill="FFFFFF"/>
                <w:lang w:val="en-US"/>
              </w:rPr>
              <w:t xml:space="preserve">4. </w:t>
            </w:r>
            <w:r w:rsidRPr="691F27B3" w:rsidR="00CC34AF">
              <w:rPr>
                <w:rFonts w:asciiTheme="majorHAnsi" w:hAnsiTheme="majorHAnsi" w:cstheme="majorBidi"/>
                <w:sz w:val="26"/>
                <w:szCs w:val="26"/>
                <w:shd w:val="clear" w:color="auto" w:fill="FFFFFF"/>
                <w:lang w:val="en-US"/>
              </w:rPr>
              <w:t> Hệ thống kiểm tra: Mã nhân sự có tồn tại không và nếu tồn tại chỉ cho phép tạo hợp đồng mới nếu nhân viên có trạng thái hợp đồng "Chưa hợp đồng" hoặc “Chờ gia hạn” hoặc “Còn hiệu lực” với thời gian còn lại là 18 ngày hoặc trong thời gian chờ gia hạn.</w:t>
            </w:r>
          </w:p>
          <w:p w:rsidRPr="00CC34AF" w:rsidR="00CC34AF" w:rsidP="00CC34AF" w:rsidRDefault="00F70D98" w14:paraId="07BAC87F" w14:textId="43AC53BE">
            <w:pPr>
              <w:rPr>
                <w:rFonts w:asciiTheme="majorHAnsi" w:hAnsiTheme="majorHAnsi" w:cstheme="majorBidi"/>
                <w:sz w:val="26"/>
                <w:szCs w:val="26"/>
                <w:shd w:val="clear" w:color="auto" w:fill="FFFFFF"/>
                <w:lang w:val="en-US"/>
              </w:rPr>
            </w:pPr>
            <w:r w:rsidRPr="691F27B3">
              <w:rPr>
                <w:rFonts w:asciiTheme="majorHAnsi" w:hAnsiTheme="majorHAnsi" w:cstheme="majorBidi"/>
                <w:sz w:val="26"/>
                <w:szCs w:val="26"/>
                <w:shd w:val="clear" w:color="auto" w:fill="FFFFFF"/>
                <w:lang w:val="en-US"/>
              </w:rPr>
              <w:t xml:space="preserve">5. </w:t>
            </w:r>
            <w:r w:rsidRPr="691F27B3" w:rsidR="00CC34AF">
              <w:rPr>
                <w:rFonts w:asciiTheme="majorHAnsi" w:hAnsiTheme="majorHAnsi" w:cstheme="majorBidi"/>
                <w:sz w:val="26"/>
                <w:szCs w:val="26"/>
                <w:shd w:val="clear" w:color="auto" w:fill="FFFFFF"/>
                <w:lang w:val="en-US"/>
              </w:rPr>
              <w:t> Chọn `Loại hợp đồng`.</w:t>
            </w:r>
          </w:p>
          <w:p w:rsidRPr="00CC34AF" w:rsidR="00CC34AF" w:rsidP="00CC34AF" w:rsidRDefault="00F70D98" w14:paraId="23AA675C" w14:textId="646F5F44">
            <w:pPr>
              <w:rPr>
                <w:rFonts w:asciiTheme="majorHAnsi" w:hAnsiTheme="majorHAnsi" w:cstheme="majorBidi"/>
                <w:sz w:val="26"/>
                <w:szCs w:val="26"/>
                <w:shd w:val="clear" w:color="auto" w:fill="FFFFFF"/>
                <w:lang w:val="en-US"/>
              </w:rPr>
            </w:pPr>
            <w:r w:rsidRPr="691F27B3">
              <w:rPr>
                <w:rFonts w:asciiTheme="majorHAnsi" w:hAnsiTheme="majorHAnsi" w:cstheme="majorBidi"/>
                <w:sz w:val="26"/>
                <w:szCs w:val="26"/>
                <w:shd w:val="clear" w:color="auto" w:fill="FFFFFF"/>
                <w:lang w:val="en-US"/>
              </w:rPr>
              <w:t xml:space="preserve">6. </w:t>
            </w:r>
            <w:r w:rsidRPr="691F27B3" w:rsidR="00CC34AF">
              <w:rPr>
                <w:rFonts w:asciiTheme="majorHAnsi" w:hAnsiTheme="majorHAnsi" w:cstheme="majorBidi"/>
                <w:sz w:val="26"/>
                <w:szCs w:val="26"/>
                <w:shd w:val="clear" w:color="auto" w:fill="FFFFFF"/>
                <w:lang w:val="en-US"/>
              </w:rPr>
              <w:t> Hệ thống kiểm tra số lần ký tối đa cho loại hợp đồng.</w:t>
            </w:r>
          </w:p>
          <w:p w:rsidRPr="00CC34AF" w:rsidR="00CC34AF" w:rsidP="00CC34AF" w:rsidRDefault="00F70D98" w14:paraId="5B4C093D" w14:textId="55120DD6">
            <w:pPr>
              <w:rPr>
                <w:rFonts w:asciiTheme="majorHAnsi" w:hAnsiTheme="majorHAnsi" w:cstheme="majorBidi"/>
                <w:sz w:val="26"/>
                <w:szCs w:val="26"/>
                <w:shd w:val="clear" w:color="auto" w:fill="FFFFFF"/>
                <w:lang w:val="en-US"/>
              </w:rPr>
            </w:pPr>
            <w:r w:rsidRPr="691F27B3">
              <w:rPr>
                <w:rFonts w:asciiTheme="majorHAnsi" w:hAnsiTheme="majorHAnsi" w:cstheme="majorBidi"/>
                <w:sz w:val="26"/>
                <w:szCs w:val="26"/>
                <w:shd w:val="clear" w:color="auto" w:fill="FFFFFF"/>
                <w:lang w:val="en-US"/>
              </w:rPr>
              <w:t>7.</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Nhập thông tin hợp đồng:Số HĐ</w:t>
            </w:r>
          </w:p>
          <w:p w:rsidRPr="00CC34AF" w:rsidR="00CC34AF" w:rsidP="00893277" w:rsidRDefault="00CC34AF" w14:paraId="0F0B5AAE" w14:textId="77777777">
            <w:pPr>
              <w:numPr>
                <w:ilvl w:val="0"/>
                <w:numId w:val="6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Ngày ký</w:t>
            </w:r>
          </w:p>
          <w:p w:rsidRPr="00CC34AF" w:rsidR="00CC34AF" w:rsidP="00893277" w:rsidRDefault="00CC34AF" w14:paraId="41A27FCE" w14:textId="77777777">
            <w:pPr>
              <w:numPr>
                <w:ilvl w:val="0"/>
                <w:numId w:val="6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Ngày hiệu lực</w:t>
            </w:r>
          </w:p>
          <w:p w:rsidRPr="00CC34AF" w:rsidR="00CC34AF" w:rsidP="00893277" w:rsidRDefault="00CC34AF" w14:paraId="120DDD54" w14:textId="77777777">
            <w:pPr>
              <w:numPr>
                <w:ilvl w:val="0"/>
                <w:numId w:val="6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Ngày hết hạn</w:t>
            </w:r>
          </w:p>
          <w:p w:rsidRPr="00CC34AF" w:rsidR="00CC34AF" w:rsidP="00893277" w:rsidRDefault="00CC34AF" w14:paraId="38F08AAD" w14:textId="77777777">
            <w:pPr>
              <w:numPr>
                <w:ilvl w:val="0"/>
                <w:numId w:val="6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công tác theo hợp đồng</w:t>
            </w:r>
          </w:p>
          <w:p w:rsidRPr="00CC34AF" w:rsidR="00CC34AF" w:rsidP="00893277" w:rsidRDefault="00CC34AF" w14:paraId="7F04DA4C" w14:textId="77777777">
            <w:pPr>
              <w:numPr>
                <w:ilvl w:val="0"/>
                <w:numId w:val="6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Nội dung hợp đồng (rich text editor - nhập điều khoản, mô tả công việc, quyền lợi...)</w:t>
            </w:r>
          </w:p>
          <w:p w:rsidRPr="00CC34AF" w:rsidR="00CC34AF" w:rsidP="00893277" w:rsidRDefault="00CC34AF" w14:paraId="78379270" w14:textId="77777777">
            <w:pPr>
              <w:numPr>
                <w:ilvl w:val="0"/>
                <w:numId w:val="6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Upload PDF bản hợp đồng giấy` (tải lên bản scan/file gốc đã ký)</w:t>
            </w:r>
          </w:p>
          <w:p w:rsidRPr="00CC34AF" w:rsidR="00CC34AF" w:rsidP="00CC34AF" w:rsidRDefault="00F70D98" w14:paraId="06F9C435" w14:textId="1BE42C0E">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8. </w:t>
            </w:r>
            <w:r w:rsidRPr="411F5CB7" w:rsidR="00CC34AF">
              <w:rPr>
                <w:rFonts w:asciiTheme="majorHAnsi" w:hAnsiTheme="majorHAnsi" w:cstheme="majorBidi"/>
                <w:sz w:val="26"/>
                <w:szCs w:val="26"/>
                <w:shd w:val="clear" w:color="auto" w:fill="FFFFFF"/>
                <w:lang w:val="en-US"/>
              </w:rPr>
              <w:t> Hệ thống validate thời hạn Thời gian tối thiểu/ Thời gian tối đa của loại hợp đồng.</w:t>
            </w:r>
          </w:p>
          <w:p w:rsidRPr="00CC34AF" w:rsidR="00CC34AF" w:rsidP="00CC34AF" w:rsidRDefault="00F70D98" w14:paraId="36E8DFEC" w14:textId="5F80183A">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9. </w:t>
            </w:r>
            <w:r w:rsidRPr="411F5CB7" w:rsidR="00CC34AF">
              <w:rPr>
                <w:rFonts w:asciiTheme="majorHAnsi" w:hAnsiTheme="majorHAnsi" w:cstheme="majorBidi"/>
                <w:sz w:val="26"/>
                <w:szCs w:val="26"/>
                <w:shd w:val="clear" w:color="auto" w:fill="FFFFFF"/>
                <w:lang w:val="en-US"/>
              </w:rPr>
              <w:t> Nhấn "Lưu".</w:t>
            </w:r>
          </w:p>
          <w:p w:rsidRPr="00CC34AF" w:rsidR="00CC34AF" w:rsidP="00CC34AF" w:rsidRDefault="00F70D98" w14:paraId="1EE34331" w14:textId="19457C45">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10. </w:t>
            </w:r>
            <w:r w:rsidRPr="411F5CB7" w:rsidR="00CC34AF">
              <w:rPr>
                <w:rFonts w:asciiTheme="majorHAnsi" w:hAnsiTheme="majorHAnsi" w:cstheme="majorBidi"/>
                <w:sz w:val="26"/>
                <w:szCs w:val="26"/>
                <w:shd w:val="clear" w:color="auto" w:fill="FFFFFF"/>
                <w:lang w:val="en-US"/>
              </w:rPr>
              <w:t>Hệ thống cập nhật hợp đồng mới trạng thái mặc định là “Còn hiệu lực”, cập nhật trạng thái hợp đồng của nhân sự dựa theo hợp đồng mới nhất.</w:t>
            </w:r>
          </w:p>
          <w:p w:rsidRPr="00CC34AF" w:rsidR="00CC34AF" w:rsidP="00CC34AF" w:rsidRDefault="00F70D98" w14:paraId="74CAA2B7" w14:textId="05AF28D4">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11. </w:t>
            </w:r>
            <w:r w:rsidRPr="411F5CB7" w:rsidR="00CC34AF">
              <w:rPr>
                <w:rFonts w:asciiTheme="majorHAnsi" w:hAnsiTheme="majorHAnsi" w:cstheme="majorBidi"/>
                <w:sz w:val="26"/>
                <w:szCs w:val="26"/>
                <w:shd w:val="clear" w:color="auto" w:fill="FFFFFF"/>
                <w:lang w:val="en-US"/>
              </w:rPr>
              <w:t>Hệ thống lưu hợp đồng vào hồ sơ cá nhân và thông báo thành công.</w:t>
            </w:r>
          </w:p>
        </w:tc>
      </w:tr>
      <w:tr w:rsidRPr="00CC34AF" w:rsidR="00CC34AF" w:rsidTr="3EF5A07A" w14:paraId="117E56E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289053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7D9A113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A92EC4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3EF5A07A" w14:paraId="1667E8D2"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6D894D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DD3BD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F29E63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Không đủ điều kiện tạo hợp đồng mới do hợp đồng hiện tại còn hiệu lực</w:t>
            </w:r>
          </w:p>
          <w:p w:rsidRPr="00CC34AF" w:rsidR="00CC34AF" w:rsidP="00893277" w:rsidRDefault="00CC34AF" w14:paraId="7570CF5F" w14:textId="77777777">
            <w:pPr>
              <w:numPr>
                <w:ilvl w:val="0"/>
                <w:numId w:val="6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hệ thống phát hiện nhân sự không tồn tại hoặc nhân sự đang có hợp đồng ở trạng thái “Còn hiệu lực” và thời gian còn lại &gt; 18 ngày.</w:t>
            </w:r>
          </w:p>
          <w:p w:rsidRPr="00CC34AF" w:rsidR="00CC34AF" w:rsidP="00893277" w:rsidRDefault="00CC34AF" w14:paraId="03D06D18" w14:textId="77777777">
            <w:pPr>
              <w:numPr>
                <w:ilvl w:val="0"/>
                <w:numId w:val="6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từ chối tạo hợp đồng mới.</w:t>
            </w:r>
          </w:p>
          <w:p w:rsidRPr="00CC34AF" w:rsidR="00CC34AF" w:rsidP="00893277" w:rsidRDefault="00CC34AF" w14:paraId="6DF5F5AD" w14:textId="77777777">
            <w:pPr>
              <w:numPr>
                <w:ilvl w:val="0"/>
                <w:numId w:val="6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Hệ thống hiển thị thông báo: </w:t>
            </w:r>
            <w:r w:rsidRPr="60F31A95">
              <w:rPr>
                <w:rFonts w:asciiTheme="majorHAnsi" w:hAnsiTheme="majorHAnsi" w:cstheme="majorBidi"/>
                <w:i/>
                <w:sz w:val="26"/>
                <w:szCs w:val="26"/>
                <w:shd w:val="clear" w:color="auto" w:fill="FFFFFF"/>
                <w:lang w:val="en-US"/>
              </w:rPr>
              <w:t>“Không thể tạo hợp đồng mới”</w:t>
            </w:r>
          </w:p>
          <w:p w:rsidRPr="00CC34AF" w:rsidR="00CC34AF" w:rsidP="00CC34AF" w:rsidRDefault="00CC34AF" w14:paraId="0FDEE46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Vượt quá số lần ký hợp đồng cho phép</w:t>
            </w:r>
          </w:p>
          <w:p w:rsidRPr="00CC34AF" w:rsidR="00CC34AF" w:rsidP="00893277" w:rsidRDefault="00CC34AF" w14:paraId="74EC6B39" w14:textId="77777777">
            <w:pPr>
              <w:numPr>
                <w:ilvl w:val="0"/>
                <w:numId w:val="6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kiểm tra số lần ký hợp đồng theo loại hợp đồng đã chọn của nhân sự.</w:t>
            </w:r>
          </w:p>
          <w:p w:rsidRPr="00CC34AF" w:rsidR="00CC34AF" w:rsidP="00893277" w:rsidRDefault="00CC34AF" w14:paraId="2CDA71EE" w14:textId="77777777">
            <w:pPr>
              <w:numPr>
                <w:ilvl w:val="0"/>
                <w:numId w:val="6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không cho phép tiếp tục tạo hợp đồng.</w:t>
            </w:r>
          </w:p>
          <w:p w:rsidRPr="00CC34AF" w:rsidR="00CC34AF" w:rsidP="00893277" w:rsidRDefault="00CC34AF" w14:paraId="535173A1" w14:textId="77777777">
            <w:pPr>
              <w:numPr>
                <w:ilvl w:val="0"/>
                <w:numId w:val="6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Hiển thị thông báo: </w:t>
            </w:r>
            <w:r w:rsidRPr="60F31A95">
              <w:rPr>
                <w:rFonts w:asciiTheme="majorHAnsi" w:hAnsiTheme="majorHAnsi" w:cstheme="majorBidi"/>
                <w:i/>
                <w:sz w:val="26"/>
                <w:szCs w:val="26"/>
                <w:shd w:val="clear" w:color="auto" w:fill="FFFFFF"/>
                <w:lang w:val="en-US"/>
              </w:rPr>
              <w:t>“Vui lòng chọn loại hợp đồng khác.”</w:t>
            </w:r>
          </w:p>
          <w:p w:rsidRPr="00CC34AF" w:rsidR="00CC34AF" w:rsidP="00CC34AF" w:rsidRDefault="00CC34AF" w14:paraId="76CDBBD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E3: Thời gian hợp đồng không hợp lệ hoặc trùng lặp</w:t>
            </w:r>
          </w:p>
          <w:p w:rsidRPr="00CC34AF" w:rsidR="00CC34AF" w:rsidP="00893277" w:rsidRDefault="00CC34AF" w14:paraId="4DACAEA1" w14:textId="77777777">
            <w:pPr>
              <w:numPr>
                <w:ilvl w:val="0"/>
                <w:numId w:val="7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7, hệ thống phát hiện: Thời hạn hợp đồng không nằm trong khoảng Min/Max theo quy định hoặc ngày hiệu lực của hợp đồng mới ≤ ngày hết hạn của hợp đồng cũ chưa chấm dứt. Các trường dữ liệu chưa đầy đủ</w:t>
            </w:r>
          </w:p>
          <w:p w:rsidRPr="00CC34AF" w:rsidR="00CC34AF" w:rsidP="00893277" w:rsidRDefault="00CC34AF" w14:paraId="74B429E1" w14:textId="77777777">
            <w:pPr>
              <w:numPr>
                <w:ilvl w:val="0"/>
                <w:numId w:val="7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“Thời gian hợp đồng không hợp lệ hoặc bị trùng với hợp đồng trước”</w:t>
            </w:r>
          </w:p>
          <w:p w:rsidRPr="00CC34AF" w:rsidR="00CC34AF" w:rsidP="00893277" w:rsidRDefault="00CC34AF" w14:paraId="3EB7A34F" w14:textId="77777777">
            <w:pPr>
              <w:numPr>
                <w:ilvl w:val="0"/>
                <w:numId w:val="7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quay lại bước 4</w:t>
            </w:r>
          </w:p>
          <w:p w:rsidRPr="00CC34AF" w:rsidR="00CC34AF" w:rsidP="00CC34AF" w:rsidRDefault="00CC34AF" w14:paraId="2600F03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E4: Hủy thao tác</w:t>
            </w:r>
          </w:p>
          <w:p w:rsidRPr="00CC34AF" w:rsidR="00CC34AF" w:rsidP="00893277" w:rsidRDefault="00CC34AF" w14:paraId="0D0CDBCE" w14:textId="77777777">
            <w:pPr>
              <w:numPr>
                <w:ilvl w:val="0"/>
                <w:numId w:val="7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Phòng TCCB chọn “Hủy”.</w:t>
            </w:r>
          </w:p>
          <w:p w:rsidRPr="00CC34AF" w:rsidR="00CC34AF" w:rsidP="00893277" w:rsidRDefault="00CC34AF" w14:paraId="4159358B" w14:textId="77777777">
            <w:pPr>
              <w:numPr>
                <w:ilvl w:val="0"/>
                <w:numId w:val="7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 nhân sự.</w:t>
            </w:r>
          </w:p>
        </w:tc>
      </w:tr>
    </w:tbl>
    <w:p w:rsidRPr="00CC34AF" w:rsidR="00CC34AF" w:rsidP="00CC34AF" w:rsidRDefault="00CC34AF" w14:paraId="2B5B732B" w14:textId="77777777">
      <w:pPr>
        <w:rPr>
          <w:rFonts w:asciiTheme="majorHAnsi" w:hAnsiTheme="majorHAnsi" w:cstheme="majorHAnsi"/>
          <w:sz w:val="26"/>
          <w:szCs w:val="26"/>
          <w:shd w:val="clear" w:color="auto" w:fill="FFFFFF"/>
          <w:lang w:val="en-US"/>
        </w:rPr>
      </w:pPr>
    </w:p>
    <w:p w:rsidRPr="00CC34AF" w:rsidR="00CC34AF" w:rsidP="004621E1" w:rsidRDefault="4429CE0A" w14:paraId="6E5DF8E8" w14:textId="4C08BA2F">
      <w:pPr>
        <w:pStyle w:val="Heading3"/>
        <w:rPr>
          <w:sz w:val="26"/>
          <w:szCs w:val="26"/>
          <w:lang w:val="en-US"/>
        </w:rPr>
      </w:pPr>
      <w:bookmarkStart w:name="_Toc223525310" w:id="66"/>
      <w:r w:rsidRPr="4429CE0A">
        <w:rPr>
          <w:lang w:val="en-US"/>
        </w:rPr>
        <w:t>4.23. Use Case:</w:t>
      </w:r>
      <w:r w:rsidRPr="4429CE0A">
        <w:rPr>
          <w:b w:val="0"/>
          <w:bCs w:val="0"/>
          <w:sz w:val="26"/>
          <w:szCs w:val="26"/>
          <w:lang w:val="en-US"/>
        </w:rPr>
        <w:t xml:space="preserve"> Tìm kiếm hồ sơ nhân sự (Nguyễn Hải Ninh)</w:t>
      </w:r>
      <w:bookmarkEnd w:id="66"/>
    </w:p>
    <w:p w:rsidRPr="00CC34AF" w:rsidR="00CC34AF" w:rsidP="00CC34AF" w:rsidRDefault="00CC34AF" w14:paraId="2622D6A4"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20"/>
        <w:gridCol w:w="6847"/>
      </w:tblGrid>
      <w:tr w:rsidRPr="00CC34AF" w:rsidR="00CC34AF" w:rsidTr="00030BBE" w14:paraId="48566419"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21911CE2"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570DD2A2"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Tìm kiếm hồ sơ nhân sự</w:t>
            </w:r>
          </w:p>
        </w:tc>
      </w:tr>
      <w:tr w:rsidRPr="00CC34AF" w:rsidR="00CC34AF" w:rsidTr="3FEEB204" w14:paraId="732497B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54AE5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54D987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phòng TCKT</w:t>
            </w:r>
          </w:p>
          <w:p w:rsidRPr="00CC34AF" w:rsidR="00CC34AF" w:rsidP="00CC34AF" w:rsidRDefault="00CC34AF" w14:paraId="5CDF0736" w14:textId="77777777">
            <w:pPr>
              <w:rPr>
                <w:rFonts w:asciiTheme="majorHAnsi" w:hAnsiTheme="majorHAnsi" w:cstheme="majorHAnsi"/>
                <w:sz w:val="26"/>
                <w:szCs w:val="26"/>
                <w:shd w:val="clear" w:color="auto" w:fill="FFFFFF"/>
                <w:lang w:val="en-US"/>
              </w:rPr>
            </w:pPr>
          </w:p>
        </w:tc>
      </w:tr>
      <w:tr w:rsidRPr="00CC34AF" w:rsidR="00CC34AF" w:rsidTr="3FEEB204" w14:paraId="5815DB6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3FEEB204" w:rsidRDefault="00CC34AF" w14:paraId="44A3EB7B" w14:textId="182249B5">
            <w:pPr>
              <w:rPr>
                <w:rFonts w:asciiTheme="majorHAnsi" w:hAnsiTheme="majorHAnsi" w:cstheme="majorBidi"/>
                <w:sz w:val="26"/>
                <w:szCs w:val="26"/>
                <w:lang w:val="en-US"/>
              </w:rPr>
            </w:pPr>
            <w:r w:rsidRPr="3FEEB204">
              <w:rPr>
                <w:rFonts w:asciiTheme="majorHAnsi" w:hAnsiTheme="majorHAnsi" w:cstheme="majorBidi"/>
                <w:sz w:val="26"/>
                <w:szCs w:val="26"/>
                <w:shd w:val="clear" w:color="auto" w:fill="FFFFFF"/>
                <w:lang w:val="en-US"/>
              </w:rPr>
              <w:t xml:space="preserve">Mục đích </w:t>
            </w:r>
          </w:p>
          <w:p w:rsidRPr="00CC34AF" w:rsidR="00CC34AF" w:rsidP="00CC34AF" w:rsidRDefault="00CC34AF" w14:paraId="5DDDB71A"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DC6361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cán bộ Phòng TCCB, phòng TCKT tìm kiếm hồ sơ nhân sự nhanh chóng dựa trên từ khóa như tên, mã nhân sự, số CCCD, email hoặc số điện thoại nhằm phục vụ công tác quản lý và tra cứu thông tin.</w:t>
            </w:r>
          </w:p>
        </w:tc>
      </w:tr>
      <w:tr w:rsidRPr="00CC34AF" w:rsidR="00CC34AF" w:rsidTr="3FEEB204" w14:paraId="50ECE3D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9900B5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060EDBA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0E26A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FEEB204" w14:paraId="67E533A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AED00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6141BFB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C36421"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Cán bộ TCCB nhập từ khóa tìm kiếm và thực hiện tìm kiếm trong menu “Quản lý hồ sơ nhân sự”</w:t>
            </w:r>
          </w:p>
        </w:tc>
      </w:tr>
      <w:tr w:rsidRPr="00CC34AF" w:rsidR="00CC34AF" w:rsidTr="3FEEB204" w14:paraId="37CD5E7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EFC976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1B49AB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330878F"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Cán bộ TCCB, phòng TCKT đã đăng nhập hệ thống.</w:t>
            </w:r>
          </w:p>
        </w:tc>
      </w:tr>
      <w:tr w:rsidRPr="00CC34AF" w:rsidR="00CC34AF" w:rsidTr="3FEEB204" w14:paraId="7CDAB76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CAE4CE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25C8366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87692E"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Danh sách nhân sự thỏa mãn điều kiện được hiển thị</w:t>
            </w:r>
          </w:p>
        </w:tc>
      </w:tr>
      <w:tr w:rsidRPr="00CC34AF" w:rsidR="00CC34AF" w:rsidTr="3FEEB204" w14:paraId="5ADF2DD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DBB561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6E1AE0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không xử lý yêu cầu tìm kiếm</w:t>
            </w:r>
          </w:p>
        </w:tc>
      </w:tr>
      <w:tr w:rsidRPr="00CC34AF" w:rsidR="00CC34AF" w:rsidTr="3FEEB204" w14:paraId="1443B822"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EF953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083CF4B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2585DD9D" w14:textId="3250FD04">
            <w:pPr>
              <w:rPr>
                <w:rFonts w:asciiTheme="majorHAnsi" w:hAnsiTheme="majorHAnsi" w:cstheme="majorBidi"/>
                <w:sz w:val="26"/>
                <w:szCs w:val="26"/>
                <w:shd w:val="clear" w:color="auto" w:fill="FFFFFF"/>
                <w:lang w:val="en-US"/>
              </w:rPr>
            </w:pPr>
            <w:r w:rsidRPr="3C79E45D">
              <w:rPr>
                <w:rFonts w:asciiTheme="majorHAnsi" w:hAnsiTheme="majorHAnsi" w:cstheme="majorBidi"/>
                <w:sz w:val="26"/>
                <w:szCs w:val="26"/>
                <w:shd w:val="clear" w:color="auto" w:fill="FFFFFF"/>
                <w:lang w:val="en-US"/>
              </w:rPr>
              <w:t xml:space="preserve">1. </w:t>
            </w:r>
            <w:r w:rsidRPr="3C79E45D" w:rsidR="00CC34AF">
              <w:rPr>
                <w:rFonts w:asciiTheme="majorHAnsi" w:hAnsiTheme="majorHAnsi" w:cstheme="majorBidi"/>
                <w:sz w:val="26"/>
                <w:szCs w:val="26"/>
                <w:shd w:val="clear" w:color="auto" w:fill="FFFFFF"/>
                <w:lang w:val="en-US"/>
              </w:rPr>
              <w:t> Phòng TCCB, phòng TCKT chọn menu "Quản lý Hồ sơ".</w:t>
            </w:r>
          </w:p>
          <w:p w:rsidRPr="00CC34AF" w:rsidR="00CC34AF" w:rsidP="00CC34AF" w:rsidRDefault="00F70D98" w14:paraId="1B93998B" w14:textId="7D107F0E">
            <w:pPr>
              <w:rPr>
                <w:rFonts w:asciiTheme="majorHAnsi" w:hAnsiTheme="majorHAnsi" w:cstheme="majorBidi"/>
                <w:sz w:val="26"/>
                <w:szCs w:val="26"/>
                <w:shd w:val="clear" w:color="auto" w:fill="FFFFFF"/>
                <w:lang w:val="en-US"/>
              </w:rPr>
            </w:pPr>
            <w:r w:rsidRPr="3C79E45D">
              <w:rPr>
                <w:rFonts w:asciiTheme="majorHAnsi" w:hAnsiTheme="majorHAnsi" w:cstheme="majorBidi"/>
                <w:sz w:val="26"/>
                <w:szCs w:val="26"/>
                <w:shd w:val="clear" w:color="auto" w:fill="FFFFFF"/>
                <w:lang w:val="en-US"/>
              </w:rPr>
              <w:t xml:space="preserve">2. </w:t>
            </w:r>
            <w:r w:rsidRPr="3C79E45D" w:rsidR="00CC34AF">
              <w:rPr>
                <w:rFonts w:asciiTheme="majorHAnsi" w:hAnsiTheme="majorHAnsi" w:cstheme="majorBidi"/>
                <w:sz w:val="26"/>
                <w:szCs w:val="26"/>
                <w:shd w:val="clear" w:color="auto" w:fill="FFFFFF"/>
                <w:lang w:val="en-US"/>
              </w:rPr>
              <w:t> Hệ thống hiển thị danh sách hồ sơ nhân viên (Mã, Họ tên, CCCD, Giới tính, Địa chỉ, SĐT liên hệ, Chức danh khoa học, Đơn vị công tác, Chức vụ đơn vị, Trạng thái công việc, Trạng thái hợp đồng) có phân trang.</w:t>
            </w:r>
          </w:p>
          <w:p w:rsidRPr="00CC34AF" w:rsidR="00CC34AF" w:rsidP="00CC34AF" w:rsidRDefault="00F70D98" w14:paraId="0876243E" w14:textId="4AB39AA7">
            <w:pPr>
              <w:rPr>
                <w:rFonts w:asciiTheme="majorHAnsi" w:hAnsiTheme="majorHAnsi" w:cstheme="majorBidi"/>
                <w:sz w:val="26"/>
                <w:szCs w:val="26"/>
                <w:shd w:val="clear" w:color="auto" w:fill="FFFFFF"/>
                <w:lang w:val="en-US"/>
              </w:rPr>
            </w:pPr>
            <w:r w:rsidRPr="3C79E45D">
              <w:rPr>
                <w:rFonts w:asciiTheme="majorHAnsi" w:hAnsiTheme="majorHAnsi" w:cstheme="majorBidi"/>
                <w:sz w:val="26"/>
                <w:szCs w:val="26"/>
                <w:shd w:val="clear" w:color="auto" w:fill="FFFFFF"/>
                <w:lang w:val="en-US"/>
              </w:rPr>
              <w:t xml:space="preserve">3. </w:t>
            </w:r>
            <w:r w:rsidRPr="3C79E45D" w:rsidR="00CC34AF">
              <w:rPr>
                <w:rFonts w:asciiTheme="majorHAnsi" w:hAnsiTheme="majorHAnsi" w:cstheme="majorBidi"/>
                <w:sz w:val="26"/>
                <w:szCs w:val="26"/>
                <w:shd w:val="clear" w:color="auto" w:fill="FFFFFF"/>
                <w:lang w:val="en-US"/>
              </w:rPr>
              <w:t xml:space="preserve"> Phòng TCCB, phòng TCKT </w:t>
            </w:r>
            <w:r w:rsidRPr="3C79E45D" w:rsidR="00CC34AF">
              <w:rPr>
                <w:rFonts w:asciiTheme="majorHAnsi" w:hAnsiTheme="majorHAnsi" w:cstheme="majorBidi"/>
                <w:b/>
                <w:sz w:val="26"/>
                <w:szCs w:val="26"/>
                <w:shd w:val="clear" w:color="auto" w:fill="FFFFFF"/>
                <w:lang w:val="en-US"/>
              </w:rPr>
              <w:t xml:space="preserve">nhập từ khóa </w:t>
            </w:r>
            <w:r w:rsidRPr="3C79E45D" w:rsidR="00CC34AF">
              <w:rPr>
                <w:rFonts w:asciiTheme="majorHAnsi" w:hAnsiTheme="majorHAnsi" w:cstheme="majorBidi"/>
                <w:sz w:val="26"/>
                <w:szCs w:val="26"/>
                <w:shd w:val="clear" w:color="auto" w:fill="FFFFFF"/>
                <w:lang w:val="en-US"/>
              </w:rPr>
              <w:t>vào ô tìm kiếm (Tên, Mã, CCCD, SĐT).</w:t>
            </w:r>
          </w:p>
          <w:p w:rsidRPr="00CC34AF" w:rsidR="00CC34AF" w:rsidP="00CC34AF" w:rsidRDefault="00F70D98" w14:paraId="716A40C5" w14:textId="3B6E6732">
            <w:pPr>
              <w:rPr>
                <w:rFonts w:asciiTheme="majorHAnsi" w:hAnsiTheme="majorHAnsi" w:cstheme="majorBidi"/>
                <w:sz w:val="26"/>
                <w:szCs w:val="26"/>
                <w:shd w:val="clear" w:color="auto" w:fill="FFFFFF"/>
                <w:lang w:val="en-US"/>
              </w:rPr>
            </w:pPr>
            <w:r w:rsidRPr="3C79E45D">
              <w:rPr>
                <w:rFonts w:asciiTheme="majorHAnsi" w:hAnsiTheme="majorHAnsi" w:cstheme="majorBidi"/>
                <w:sz w:val="26"/>
                <w:szCs w:val="26"/>
                <w:shd w:val="clear" w:color="auto" w:fill="FFFFFF"/>
                <w:lang w:val="en-US"/>
              </w:rPr>
              <w:t xml:space="preserve">4. </w:t>
            </w:r>
            <w:r w:rsidRPr="3C79E45D" w:rsidR="00CC34AF">
              <w:rPr>
                <w:rFonts w:asciiTheme="majorHAnsi" w:hAnsiTheme="majorHAnsi" w:cstheme="majorBidi"/>
                <w:sz w:val="26"/>
                <w:szCs w:val="26"/>
                <w:shd w:val="clear" w:color="auto" w:fill="FFFFFF"/>
                <w:lang w:val="en-US"/>
              </w:rPr>
              <w:t> Hệ thống hiển thị kết quả tìm kiếm theo từ khóa (real-time).</w:t>
            </w:r>
          </w:p>
        </w:tc>
      </w:tr>
      <w:tr w:rsidRPr="00CC34AF" w:rsidR="00CC34AF" w:rsidTr="3FEEB204" w14:paraId="7CAECDE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4FBBFD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48FBDD5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166657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Từ khóa tìm kiếm rỗng</w:t>
            </w:r>
          </w:p>
          <w:p w:rsidRPr="00CC34AF" w:rsidR="00CC34AF" w:rsidP="00893277" w:rsidRDefault="00CC34AF" w14:paraId="504E3A93" w14:textId="77777777">
            <w:pPr>
              <w:numPr>
                <w:ilvl w:val="0"/>
                <w:numId w:val="7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nếu phòng TCCB, phòng TCKT không nhập từ khóa</w:t>
            </w:r>
          </w:p>
          <w:p w:rsidRPr="00CC34AF" w:rsidR="00CC34AF" w:rsidP="00893277" w:rsidRDefault="00CC34AF" w14:paraId="3A201ABE" w14:textId="77777777">
            <w:pPr>
              <w:numPr>
                <w:ilvl w:val="0"/>
                <w:numId w:val="72"/>
              </w:numPr>
              <w:rPr>
                <w:rFonts w:asciiTheme="majorHAnsi" w:hAnsiTheme="majorHAnsi" w:cstheme="majorBidi"/>
                <w:sz w:val="26"/>
                <w:szCs w:val="26"/>
                <w:shd w:val="clear" w:color="auto" w:fill="FFFFFF"/>
                <w:lang w:val="en-US"/>
              </w:rPr>
            </w:pPr>
            <w:r w:rsidRPr="3C79E45D">
              <w:rPr>
                <w:rFonts w:asciiTheme="majorHAnsi" w:hAnsiTheme="majorHAnsi" w:cstheme="majorBidi"/>
                <w:sz w:val="26"/>
                <w:szCs w:val="26"/>
                <w:shd w:val="clear" w:color="auto" w:fill="FFFFFF"/>
                <w:lang w:val="en-US"/>
              </w:rPr>
              <w:t>Hệ thống hiển thị toàn bộ danh sách hồ sơ nhân sự</w:t>
            </w:r>
          </w:p>
        </w:tc>
      </w:tr>
      <w:tr w:rsidRPr="00CC34AF" w:rsidR="00CC34AF" w:rsidTr="3FEEB204" w14:paraId="079BEF08"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91EF44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38F543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C9F845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Không có kết quả tìm kiếm</w:t>
            </w:r>
          </w:p>
          <w:p w:rsidRPr="00CC34AF" w:rsidR="00CC34AF" w:rsidP="00893277" w:rsidRDefault="00CC34AF" w14:paraId="0EA427AB" w14:textId="77777777">
            <w:pPr>
              <w:numPr>
                <w:ilvl w:val="0"/>
                <w:numId w:val="7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4, nếu không có hồ sơ nào phù hợp với từ khóa</w:t>
            </w:r>
          </w:p>
          <w:p w:rsidRPr="00CC34AF" w:rsidR="00CC34AF" w:rsidP="00893277" w:rsidRDefault="00CC34AF" w14:paraId="6F1B5BC1" w14:textId="77777777">
            <w:pPr>
              <w:numPr>
                <w:ilvl w:val="0"/>
                <w:numId w:val="73"/>
              </w:numPr>
              <w:rPr>
                <w:rFonts w:asciiTheme="majorHAnsi" w:hAnsiTheme="majorHAnsi" w:cstheme="majorBidi"/>
                <w:sz w:val="26"/>
                <w:szCs w:val="26"/>
                <w:shd w:val="clear" w:color="auto" w:fill="FFFFFF"/>
                <w:lang w:val="en-US"/>
              </w:rPr>
            </w:pPr>
            <w:r w:rsidRPr="3C79E45D">
              <w:rPr>
                <w:rFonts w:asciiTheme="majorHAnsi" w:hAnsiTheme="majorHAnsi" w:cstheme="majorBidi"/>
                <w:sz w:val="26"/>
                <w:szCs w:val="26"/>
                <w:shd w:val="clear" w:color="auto" w:fill="FFFFFF"/>
                <w:lang w:val="en-US"/>
              </w:rPr>
              <w:t xml:space="preserve">Hệ thống hiển thị thông báo: </w:t>
            </w:r>
            <w:r w:rsidRPr="3C79E45D">
              <w:rPr>
                <w:rFonts w:asciiTheme="majorHAnsi" w:hAnsiTheme="majorHAnsi" w:cstheme="majorBidi"/>
                <w:i/>
                <w:sz w:val="26"/>
                <w:szCs w:val="26"/>
                <w:shd w:val="clear" w:color="auto" w:fill="FFFFFF"/>
                <w:lang w:val="en-US"/>
              </w:rPr>
              <w:t>“Không tìm thấy hồ sơ phù hợp.”</w:t>
            </w:r>
          </w:p>
        </w:tc>
      </w:tr>
    </w:tbl>
    <w:p w:rsidRPr="00CC34AF" w:rsidR="00CC34AF" w:rsidP="00CC34AF" w:rsidRDefault="00CC34AF" w14:paraId="042DB963" w14:textId="77777777">
      <w:pPr>
        <w:rPr>
          <w:rFonts w:asciiTheme="majorHAnsi" w:hAnsiTheme="majorHAnsi" w:cstheme="majorHAnsi"/>
          <w:sz w:val="26"/>
          <w:szCs w:val="26"/>
          <w:shd w:val="clear" w:color="auto" w:fill="FFFFFF"/>
          <w:lang w:val="en-US"/>
        </w:rPr>
      </w:pPr>
    </w:p>
    <w:p w:rsidRPr="00CC34AF" w:rsidR="00CC34AF" w:rsidP="004621E1" w:rsidRDefault="65321137" w14:paraId="19B674D2" w14:textId="5AB1460D">
      <w:pPr>
        <w:pStyle w:val="Heading3"/>
        <w:rPr>
          <w:sz w:val="26"/>
          <w:szCs w:val="26"/>
          <w:lang w:val="en-US"/>
        </w:rPr>
      </w:pPr>
      <w:bookmarkStart w:name="_Toc223525311" w:id="67"/>
      <w:r w:rsidRPr="65321137">
        <w:rPr>
          <w:lang w:val="en-US"/>
        </w:rPr>
        <w:t>4.24. Use Case: Lọc danh sách hồ sơ nhân sự</w:t>
      </w:r>
      <w:bookmarkEnd w:id="67"/>
    </w:p>
    <w:tbl>
      <w:tblPr>
        <w:tblW w:w="0" w:type="auto"/>
        <w:tblCellMar>
          <w:top w:w="15" w:type="dxa"/>
          <w:left w:w="15" w:type="dxa"/>
          <w:bottom w:w="15" w:type="dxa"/>
          <w:right w:w="15" w:type="dxa"/>
        </w:tblCellMar>
        <w:tblLook w:val="04A0" w:firstRow="1" w:lastRow="0" w:firstColumn="1" w:lastColumn="0" w:noHBand="0" w:noVBand="1"/>
      </w:tblPr>
      <w:tblGrid>
        <w:gridCol w:w="2016"/>
        <w:gridCol w:w="6751"/>
      </w:tblGrid>
      <w:tr w:rsidRPr="00CC34AF" w:rsidR="00CC34AF" w:rsidTr="2C6B6BBF" w14:paraId="22D3C2F8"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07AC6A85"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32708CBB" w14:textId="77777777">
            <w:pPr>
              <w:rPr>
                <w:rFonts w:asciiTheme="majorHAnsi" w:hAnsiTheme="majorHAnsi" w:cstheme="majorBidi"/>
                <w:sz w:val="26"/>
                <w:szCs w:val="26"/>
                <w:highlight w:val="lightGray"/>
                <w:shd w:val="clear" w:color="auto" w:fill="FFFFFF"/>
                <w:lang w:val="en-US"/>
              </w:rPr>
            </w:pPr>
            <w:r w:rsidRPr="00030BBE">
              <w:rPr>
                <w:rFonts w:asciiTheme="majorHAnsi" w:hAnsiTheme="majorHAnsi" w:cstheme="majorBidi"/>
                <w:b/>
                <w:sz w:val="26"/>
                <w:szCs w:val="26"/>
                <w:highlight w:val="lightGray"/>
                <w:shd w:val="clear" w:color="auto" w:fill="FFFFFF"/>
                <w:lang w:val="en-US"/>
              </w:rPr>
              <w:t>Lọc danh sách hồ sơ nhân sự</w:t>
            </w:r>
          </w:p>
        </w:tc>
      </w:tr>
      <w:tr w:rsidRPr="00CC34AF" w:rsidR="00CC34AF" w:rsidTr="3FEEB204" w14:paraId="27CE08C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0EB603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D5DED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phòng TCKT</w:t>
            </w:r>
          </w:p>
          <w:p w:rsidRPr="00CC34AF" w:rsidR="00CC34AF" w:rsidP="00CC34AF" w:rsidRDefault="00CC34AF" w14:paraId="37D2A9EF" w14:textId="77777777">
            <w:pPr>
              <w:rPr>
                <w:rFonts w:asciiTheme="majorHAnsi" w:hAnsiTheme="majorHAnsi" w:cstheme="majorHAnsi"/>
                <w:sz w:val="26"/>
                <w:szCs w:val="26"/>
                <w:shd w:val="clear" w:color="auto" w:fill="FFFFFF"/>
                <w:lang w:val="en-US"/>
              </w:rPr>
            </w:pPr>
          </w:p>
        </w:tc>
      </w:tr>
      <w:tr w:rsidRPr="00CC34AF" w:rsidR="00CC34AF" w:rsidTr="3FEEB204" w14:paraId="604F188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6334A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8B74D6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phòng TCKT lọc danh sách hồ sơ nhân sự dựa trên nhiều tiêu chí nhằm thu hẹp phạm vi dữ liệu phục vụ công tác quản lý.</w:t>
            </w:r>
          </w:p>
          <w:p w:rsidRPr="00CC34AF" w:rsidR="00CC34AF" w:rsidP="00CC34AF" w:rsidRDefault="00CC34AF" w14:paraId="4B218744" w14:textId="77777777">
            <w:pPr>
              <w:rPr>
                <w:rFonts w:asciiTheme="majorHAnsi" w:hAnsiTheme="majorHAnsi" w:cstheme="majorHAnsi"/>
                <w:sz w:val="26"/>
                <w:szCs w:val="26"/>
                <w:shd w:val="clear" w:color="auto" w:fill="FFFFFF"/>
                <w:lang w:val="en-US"/>
              </w:rPr>
            </w:pPr>
          </w:p>
        </w:tc>
      </w:tr>
      <w:tr w:rsidRPr="00CC34AF" w:rsidR="00CC34AF" w:rsidTr="3FEEB204" w14:paraId="1A9178F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6D41F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B89A1A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A0AC76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FEEB204" w14:paraId="4C1754A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9D96EF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0582190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B05DB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phòng TCKT chọn tiêu chí lọc trong menu “Quản lý hồ sơ nhân sự”</w:t>
            </w:r>
          </w:p>
          <w:p w:rsidRPr="00CC34AF" w:rsidR="00CC34AF" w:rsidP="00CC34AF" w:rsidRDefault="00CC34AF" w14:paraId="5ACB80C1" w14:textId="77777777">
            <w:pPr>
              <w:rPr>
                <w:rFonts w:asciiTheme="majorHAnsi" w:hAnsiTheme="majorHAnsi" w:cstheme="majorHAnsi"/>
                <w:sz w:val="26"/>
                <w:szCs w:val="26"/>
                <w:shd w:val="clear" w:color="auto" w:fill="FFFFFF"/>
                <w:lang w:val="en-US"/>
              </w:rPr>
            </w:pPr>
          </w:p>
        </w:tc>
      </w:tr>
      <w:tr w:rsidRPr="00CC34AF" w:rsidR="00CC34AF" w:rsidTr="3FEEB204" w14:paraId="546A218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616D9F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25B4B00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FD1A11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phòng TCKT đã đăng nhập hệ thống.</w:t>
            </w:r>
          </w:p>
          <w:p w:rsidRPr="00CC34AF" w:rsidR="00CC34AF" w:rsidP="00CC34AF" w:rsidRDefault="00CC34AF" w14:paraId="481E7B39" w14:textId="77777777">
            <w:pPr>
              <w:rPr>
                <w:rFonts w:asciiTheme="majorHAnsi" w:hAnsiTheme="majorHAnsi" w:cstheme="majorHAnsi"/>
                <w:sz w:val="26"/>
                <w:szCs w:val="26"/>
                <w:shd w:val="clear" w:color="auto" w:fill="FFFFFF"/>
                <w:lang w:val="en-US"/>
              </w:rPr>
            </w:pPr>
          </w:p>
        </w:tc>
      </w:tr>
      <w:tr w:rsidRPr="00CC34AF" w:rsidR="00CC34AF" w:rsidTr="3FEEB204" w14:paraId="21C5BD4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963B5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4C6F9B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A7934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sách hồ sơ nhân sự được hiển thị đúng theo các tiêu chí lọc đã chọn</w:t>
            </w:r>
          </w:p>
          <w:p w:rsidRPr="00CC34AF" w:rsidR="00CC34AF" w:rsidP="00CC34AF" w:rsidRDefault="00CC34AF" w14:paraId="67C8E9FF" w14:textId="77777777">
            <w:pPr>
              <w:rPr>
                <w:rFonts w:asciiTheme="majorHAnsi" w:hAnsiTheme="majorHAnsi" w:cstheme="majorHAnsi"/>
                <w:sz w:val="26"/>
                <w:szCs w:val="26"/>
                <w:shd w:val="clear" w:color="auto" w:fill="FFFFFF"/>
                <w:lang w:val="en-US"/>
              </w:rPr>
            </w:pPr>
          </w:p>
        </w:tc>
      </w:tr>
      <w:tr w:rsidRPr="00CC34AF" w:rsidR="00CC34AF" w:rsidTr="3FEEB204" w14:paraId="175FAC1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9FACD8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5AC204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không hiển thị yêu cầu lọc danh sách theo tiêu chí đã chọn do lỗi hệ thống</w:t>
            </w:r>
          </w:p>
        </w:tc>
      </w:tr>
      <w:tr w:rsidRPr="00CC34AF" w:rsidR="00CC34AF" w:rsidTr="3FEEB204" w14:paraId="5A6A5D36"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C590BA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0F21BD3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1C64F13A" w14:textId="787D6E96">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1. </w:t>
            </w:r>
            <w:r w:rsidRPr="2C6B6BBF" w:rsidR="00CC34AF">
              <w:rPr>
                <w:rFonts w:asciiTheme="majorHAnsi" w:hAnsiTheme="majorHAnsi" w:cstheme="majorBidi"/>
                <w:sz w:val="26"/>
                <w:szCs w:val="26"/>
                <w:shd w:val="clear" w:color="auto" w:fill="FFFFFF"/>
                <w:lang w:val="en-US"/>
              </w:rPr>
              <w:t> Tại màn hình danh sách, Phòng TCCB, phòng TCKT nhấn "Bộ lọc nâng cao".</w:t>
            </w:r>
          </w:p>
          <w:p w:rsidRPr="00CC34AF" w:rsidR="00CC34AF" w:rsidP="00CC34AF" w:rsidRDefault="00F70D98" w14:paraId="6786F66A" w14:textId="02FD6139">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2. </w:t>
            </w:r>
            <w:r w:rsidRPr="2C6B6BBF" w:rsidR="00CC34AF">
              <w:rPr>
                <w:rFonts w:asciiTheme="majorHAnsi" w:hAnsiTheme="majorHAnsi" w:cstheme="majorBidi"/>
                <w:sz w:val="26"/>
                <w:szCs w:val="26"/>
                <w:shd w:val="clear" w:color="auto" w:fill="FFFFFF"/>
                <w:lang w:val="en-US"/>
              </w:rPr>
              <w:t> Hệ thống hiển thị panel lọc với nhiều tiêu chí:</w:t>
            </w:r>
          </w:p>
          <w:p w:rsidRPr="00CC34AF" w:rsidR="00CC34AF" w:rsidP="00893277" w:rsidRDefault="00CC34AF" w14:paraId="3FA83120" w14:textId="77777777">
            <w:pPr>
              <w:pStyle w:val="ListParagraph"/>
              <w:numPr>
                <w:ilvl w:val="0"/>
                <w:numId w:val="121"/>
              </w:numPr>
              <w:rPr>
                <w:rFonts w:asciiTheme="majorHAnsi" w:hAnsiTheme="majorHAnsi" w:cstheme="majorBidi"/>
                <w:sz w:val="26"/>
                <w:szCs w:val="26"/>
                <w:shd w:val="clear" w:color="auto" w:fill="FFFFFF"/>
                <w:lang w:val="en-US"/>
              </w:rPr>
            </w:pPr>
            <w:r w:rsidRPr="0C7753F0">
              <w:rPr>
                <w:rFonts w:asciiTheme="majorHAnsi" w:hAnsiTheme="majorHAnsi" w:cstheme="majorBidi"/>
                <w:b/>
                <w:sz w:val="26"/>
                <w:szCs w:val="26"/>
                <w:shd w:val="clear" w:color="auto" w:fill="FFFFFF"/>
                <w:lang w:val="en-US"/>
              </w:rPr>
              <w:t xml:space="preserve">Đơn vị công tác: </w:t>
            </w:r>
            <w:r w:rsidRPr="2C6B6BBF">
              <w:rPr>
                <w:rFonts w:asciiTheme="majorHAnsi" w:hAnsiTheme="majorHAnsi" w:cstheme="majorBidi"/>
                <w:sz w:val="26"/>
                <w:szCs w:val="26"/>
                <w:shd w:val="clear" w:color="auto" w:fill="FFFFFF"/>
                <w:lang w:val="en-US"/>
              </w:rPr>
              <w:t>Chọn Khoa, Phòng, Ban, Bộ môn</w:t>
            </w:r>
          </w:p>
          <w:p w:rsidRPr="00CC34AF" w:rsidR="00CC34AF" w:rsidP="00893277" w:rsidRDefault="00CC34AF" w14:paraId="327172B1" w14:textId="77777777">
            <w:pPr>
              <w:pStyle w:val="ListParagraph"/>
              <w:numPr>
                <w:ilvl w:val="0"/>
                <w:numId w:val="121"/>
              </w:numPr>
              <w:rPr>
                <w:rFonts w:asciiTheme="majorHAnsi" w:hAnsiTheme="majorHAnsi" w:cstheme="majorBidi"/>
                <w:sz w:val="26"/>
                <w:szCs w:val="26"/>
                <w:shd w:val="clear" w:color="auto" w:fill="FFFFFF"/>
                <w:lang w:val="en-US"/>
              </w:rPr>
            </w:pPr>
            <w:r w:rsidRPr="0C7753F0">
              <w:rPr>
                <w:rFonts w:asciiTheme="majorHAnsi" w:hAnsiTheme="majorHAnsi" w:cstheme="majorBidi"/>
                <w:b/>
                <w:sz w:val="26"/>
                <w:szCs w:val="26"/>
                <w:shd w:val="clear" w:color="auto" w:fill="FFFFFF"/>
                <w:lang w:val="en-US"/>
              </w:rPr>
              <w:t xml:space="preserve">Chức danh khoa học: </w:t>
            </w:r>
            <w:r w:rsidRPr="2C6B6BBF">
              <w:rPr>
                <w:rFonts w:asciiTheme="majorHAnsi" w:hAnsiTheme="majorHAnsi" w:cstheme="majorBidi"/>
                <w:sz w:val="26"/>
                <w:szCs w:val="26"/>
                <w:shd w:val="clear" w:color="auto" w:fill="FFFFFF"/>
                <w:lang w:val="en-US"/>
              </w:rPr>
              <w:t>GS, PGS, Không có</w:t>
            </w:r>
          </w:p>
          <w:p w:rsidRPr="00CC34AF" w:rsidR="00CC34AF" w:rsidP="00893277" w:rsidRDefault="00CC34AF" w14:paraId="4549B084" w14:textId="77777777">
            <w:pPr>
              <w:pStyle w:val="ListParagraph"/>
              <w:numPr>
                <w:ilvl w:val="0"/>
                <w:numId w:val="121"/>
              </w:numPr>
              <w:rPr>
                <w:rFonts w:asciiTheme="majorHAnsi" w:hAnsiTheme="majorHAnsi" w:cstheme="majorBidi"/>
                <w:sz w:val="26"/>
                <w:szCs w:val="26"/>
                <w:shd w:val="clear" w:color="auto" w:fill="FFFFFF"/>
                <w:lang w:val="en-US"/>
              </w:rPr>
            </w:pPr>
            <w:r w:rsidRPr="0C7753F0">
              <w:rPr>
                <w:rFonts w:asciiTheme="majorHAnsi" w:hAnsiTheme="majorHAnsi" w:cstheme="majorBidi"/>
                <w:b/>
                <w:sz w:val="26"/>
                <w:szCs w:val="26"/>
                <w:shd w:val="clear" w:color="auto" w:fill="FFFFFF"/>
                <w:lang w:val="en-US"/>
              </w:rPr>
              <w:t>Chức vụ đơn vị:</w:t>
            </w:r>
            <w:r w:rsidRPr="2C6B6BBF">
              <w:rPr>
                <w:rFonts w:asciiTheme="majorHAnsi" w:hAnsiTheme="majorHAnsi" w:cstheme="majorBidi"/>
                <w:sz w:val="26"/>
                <w:szCs w:val="26"/>
                <w:shd w:val="clear" w:color="auto" w:fill="FFFFFF"/>
                <w:lang w:val="en-US"/>
              </w:rPr>
              <w:t>Trưởng khoa, Phó khoa, Không chức vụ</w:t>
            </w:r>
          </w:p>
          <w:p w:rsidRPr="00CC34AF" w:rsidR="00CC34AF" w:rsidP="00893277" w:rsidRDefault="00CC34AF" w14:paraId="370584FB" w14:textId="77777777">
            <w:pPr>
              <w:pStyle w:val="ListParagraph"/>
              <w:numPr>
                <w:ilvl w:val="0"/>
                <w:numId w:val="121"/>
              </w:numPr>
              <w:rPr>
                <w:rFonts w:asciiTheme="majorHAnsi" w:hAnsiTheme="majorHAnsi" w:cstheme="majorBidi"/>
                <w:sz w:val="26"/>
                <w:szCs w:val="26"/>
                <w:shd w:val="clear" w:color="auto" w:fill="FFFFFF"/>
                <w:lang w:val="en-US"/>
              </w:rPr>
            </w:pPr>
            <w:r w:rsidRPr="0C7753F0">
              <w:rPr>
                <w:rFonts w:asciiTheme="majorHAnsi" w:hAnsiTheme="majorHAnsi" w:cstheme="majorBidi"/>
                <w:b/>
                <w:sz w:val="26"/>
                <w:szCs w:val="26"/>
                <w:shd w:val="clear" w:color="auto" w:fill="FFFFFF"/>
                <w:lang w:val="en-US"/>
              </w:rPr>
              <w:t>Trạng thái làm việc:</w:t>
            </w:r>
            <w:r w:rsidRPr="2C6B6BBF">
              <w:rPr>
                <w:rFonts w:asciiTheme="majorHAnsi" w:hAnsiTheme="majorHAnsi" w:cstheme="majorBidi"/>
                <w:sz w:val="26"/>
                <w:szCs w:val="26"/>
                <w:shd w:val="clear" w:color="auto" w:fill="FFFFFF"/>
                <w:lang w:val="en-US"/>
              </w:rPr>
              <w:t xml:space="preserve"> Đang chờ xét,</w:t>
            </w:r>
            <w:r w:rsidRPr="0C7753F0">
              <w:rPr>
                <w:rFonts w:asciiTheme="majorHAnsi" w:hAnsiTheme="majorHAnsi" w:cstheme="majorBidi"/>
                <w:b/>
                <w:sz w:val="26"/>
                <w:szCs w:val="26"/>
                <w:shd w:val="clear" w:color="auto" w:fill="FFFFFF"/>
                <w:lang w:val="en-US"/>
              </w:rPr>
              <w:t xml:space="preserve"> </w:t>
            </w:r>
            <w:r w:rsidRPr="2C6B6BBF">
              <w:rPr>
                <w:rFonts w:asciiTheme="majorHAnsi" w:hAnsiTheme="majorHAnsi" w:cstheme="majorBidi"/>
                <w:sz w:val="26"/>
                <w:szCs w:val="26"/>
                <w:shd w:val="clear" w:color="auto" w:fill="FFFFFF"/>
                <w:lang w:val="en-US"/>
              </w:rPr>
              <w:t>Đang công tác, Đã thôi việc</w:t>
            </w:r>
          </w:p>
          <w:p w:rsidRPr="00CC34AF" w:rsidR="00CC34AF" w:rsidP="00893277" w:rsidRDefault="00CC34AF" w14:paraId="69CB6088" w14:textId="77777777">
            <w:pPr>
              <w:pStyle w:val="ListParagraph"/>
              <w:numPr>
                <w:ilvl w:val="0"/>
                <w:numId w:val="121"/>
              </w:numPr>
              <w:rPr>
                <w:rFonts w:asciiTheme="majorHAnsi" w:hAnsiTheme="majorHAnsi" w:cstheme="majorBidi"/>
                <w:sz w:val="26"/>
                <w:szCs w:val="26"/>
                <w:shd w:val="clear" w:color="auto" w:fill="FFFFFF"/>
                <w:lang w:val="en-US"/>
              </w:rPr>
            </w:pPr>
            <w:r w:rsidRPr="0C7753F0">
              <w:rPr>
                <w:rFonts w:asciiTheme="majorHAnsi" w:hAnsiTheme="majorHAnsi" w:cstheme="majorBidi"/>
                <w:b/>
                <w:sz w:val="26"/>
                <w:szCs w:val="26"/>
                <w:shd w:val="clear" w:color="auto" w:fill="FFFFFF"/>
                <w:lang w:val="en-US"/>
              </w:rPr>
              <w:t xml:space="preserve">Trạng thái hợp đồng: </w:t>
            </w:r>
            <w:r w:rsidRPr="2C6B6BBF">
              <w:rPr>
                <w:rFonts w:asciiTheme="majorHAnsi" w:hAnsiTheme="majorHAnsi" w:cstheme="majorBidi"/>
                <w:sz w:val="26"/>
                <w:szCs w:val="26"/>
                <w:shd w:val="clear" w:color="auto" w:fill="FFFFFF"/>
                <w:lang w:val="en-US"/>
              </w:rPr>
              <w:t>Chưa hợp đồng, Còn hiệu lực, Hết hiệu lực, Chờ gia hạn.</w:t>
            </w:r>
          </w:p>
          <w:p w:rsidRPr="00CC34AF" w:rsidR="00CC34AF" w:rsidP="00893277" w:rsidRDefault="00CC34AF" w14:paraId="3A4328F5" w14:textId="77777777">
            <w:pPr>
              <w:pStyle w:val="ListParagraph"/>
              <w:numPr>
                <w:ilvl w:val="0"/>
                <w:numId w:val="121"/>
              </w:numPr>
              <w:rPr>
                <w:rFonts w:asciiTheme="majorHAnsi" w:hAnsiTheme="majorHAnsi" w:cstheme="majorBidi"/>
                <w:sz w:val="26"/>
                <w:szCs w:val="26"/>
                <w:shd w:val="clear" w:color="auto" w:fill="FFFFFF"/>
                <w:lang w:val="en-US"/>
              </w:rPr>
            </w:pPr>
            <w:r w:rsidRPr="0C7753F0">
              <w:rPr>
                <w:rFonts w:asciiTheme="majorHAnsi" w:hAnsiTheme="majorHAnsi" w:cstheme="majorBidi"/>
                <w:b/>
                <w:sz w:val="26"/>
                <w:szCs w:val="26"/>
                <w:shd w:val="clear" w:color="auto" w:fill="FFFFFF"/>
                <w:lang w:val="en-US"/>
              </w:rPr>
              <w:t xml:space="preserve">Giới tính: </w:t>
            </w:r>
            <w:r w:rsidRPr="2C6B6BBF">
              <w:rPr>
                <w:rFonts w:asciiTheme="majorHAnsi" w:hAnsiTheme="majorHAnsi" w:cstheme="majorBidi"/>
                <w:sz w:val="26"/>
                <w:szCs w:val="26"/>
                <w:shd w:val="clear" w:color="auto" w:fill="FFFFFF"/>
                <w:lang w:val="en-US"/>
              </w:rPr>
              <w:t>Nam, Nữ</w:t>
            </w:r>
          </w:p>
          <w:p w:rsidRPr="00CC34AF" w:rsidR="00CC34AF" w:rsidP="00CC34AF" w:rsidRDefault="00F70D98" w14:paraId="3D8719E4" w14:textId="62C9BD85">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3. </w:t>
            </w:r>
            <w:r w:rsidRPr="2C6B6BBF" w:rsidR="00CC34AF">
              <w:rPr>
                <w:rFonts w:asciiTheme="majorHAnsi" w:hAnsiTheme="majorHAnsi" w:cstheme="majorBidi"/>
                <w:sz w:val="26"/>
                <w:szCs w:val="26"/>
                <w:shd w:val="clear" w:color="auto" w:fill="FFFFFF"/>
                <w:lang w:val="en-US"/>
              </w:rPr>
              <w:t> Phòng TCCB, phòng TCKT chọn các tiêu chí lọc.</w:t>
            </w:r>
          </w:p>
          <w:p w:rsidRPr="00CC34AF" w:rsidR="00CC34AF" w:rsidP="00CC34AF" w:rsidRDefault="00F70D98" w14:paraId="02F92656" w14:textId="5C094A1E">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4. </w:t>
            </w:r>
            <w:r w:rsidRPr="2C6B6BBF" w:rsidR="00CC34AF">
              <w:rPr>
                <w:rFonts w:asciiTheme="majorHAnsi" w:hAnsiTheme="majorHAnsi" w:cstheme="majorBidi"/>
                <w:sz w:val="26"/>
                <w:szCs w:val="26"/>
                <w:shd w:val="clear" w:color="auto" w:fill="FFFFFF"/>
                <w:lang w:val="en-US"/>
              </w:rPr>
              <w:t> Nhấn "Áp dụng bộ lọc".</w:t>
            </w:r>
          </w:p>
          <w:p w:rsidRPr="00CC34AF" w:rsidR="00CC34AF" w:rsidP="00CC34AF" w:rsidRDefault="00F70D98" w14:paraId="5D6DDAA9" w14:textId="5BA95158">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5. </w:t>
            </w:r>
            <w:r w:rsidRPr="2C6B6BBF" w:rsidR="00CC34AF">
              <w:rPr>
                <w:rFonts w:asciiTheme="majorHAnsi" w:hAnsiTheme="majorHAnsi" w:cstheme="majorBidi"/>
                <w:sz w:val="26"/>
                <w:szCs w:val="26"/>
                <w:shd w:val="clear" w:color="auto" w:fill="FFFFFF"/>
                <w:lang w:val="en-US"/>
              </w:rPr>
              <w:t> Hệ thống hiển thị kết quả lọc đa tiêu chí.</w:t>
            </w:r>
          </w:p>
        </w:tc>
      </w:tr>
      <w:tr w:rsidRPr="00CC34AF" w:rsidR="00CC34AF" w:rsidTr="3FEEB204" w14:paraId="30067BC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D86B5F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73FF73E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A0F824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3FEEB204" w14:paraId="6F61A460"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C800F4" w14:textId="77777777">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AD93AD4" w14:textId="77777777">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AB294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Không có kết quả lọc</w:t>
            </w:r>
          </w:p>
          <w:p w:rsidRPr="00CC34AF" w:rsidR="00CC34AF" w:rsidP="00893277" w:rsidRDefault="00CC34AF" w14:paraId="5FFBE3FC" w14:textId="77777777">
            <w:pPr>
              <w:numPr>
                <w:ilvl w:val="0"/>
                <w:numId w:val="7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nếu không có hồ sơ nào thỏa mãn tiêu chí đã chọn</w:t>
            </w:r>
          </w:p>
          <w:p w:rsidRPr="00CC34AF" w:rsidR="00CC34AF" w:rsidP="00893277" w:rsidRDefault="00CC34AF" w14:paraId="32F4AB70" w14:textId="1BF71705">
            <w:pPr>
              <w:numPr>
                <w:ilvl w:val="0"/>
                <w:numId w:val="7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Hệ thống hiển thị thông báo </w:t>
            </w:r>
            <w:r w:rsidRPr="60F31A95">
              <w:rPr>
                <w:rFonts w:asciiTheme="majorHAnsi" w:hAnsiTheme="majorHAnsi" w:cstheme="majorBidi"/>
                <w:i/>
                <w:sz w:val="26"/>
                <w:szCs w:val="26"/>
                <w:shd w:val="clear" w:color="auto" w:fill="FFFFFF"/>
                <w:lang w:val="en-US"/>
              </w:rPr>
              <w:t>“Không có hồ sơ phù hợp với tiêu chí lọc.”</w:t>
            </w:r>
          </w:p>
        </w:tc>
      </w:tr>
    </w:tbl>
    <w:p w:rsidRPr="00CC34AF" w:rsidR="00CC34AF" w:rsidP="00CC34AF" w:rsidRDefault="00CC34AF" w14:paraId="0FEBFC07" w14:textId="77777777">
      <w:pPr>
        <w:rPr>
          <w:rFonts w:asciiTheme="majorHAnsi" w:hAnsiTheme="majorHAnsi" w:cstheme="majorHAnsi"/>
          <w:sz w:val="26"/>
          <w:szCs w:val="26"/>
          <w:shd w:val="clear" w:color="auto" w:fill="FFFFFF"/>
          <w:lang w:val="en-US"/>
        </w:rPr>
      </w:pPr>
    </w:p>
    <w:p w:rsidRPr="00CC34AF" w:rsidR="00CC34AF" w:rsidP="004621E1" w:rsidRDefault="65321137" w14:paraId="6B304379" w14:textId="479645D7">
      <w:pPr>
        <w:pStyle w:val="Heading3"/>
        <w:rPr>
          <w:sz w:val="26"/>
          <w:szCs w:val="26"/>
          <w:lang w:val="en-US"/>
        </w:rPr>
      </w:pPr>
      <w:bookmarkStart w:name="_Toc223525312" w:id="68"/>
      <w:r w:rsidRPr="65321137">
        <w:rPr>
          <w:lang w:val="en-US"/>
        </w:rPr>
        <w:t>4.25. Use Case: Thêm mới Hồ sơ nhân sự</w:t>
      </w:r>
      <w:bookmarkEnd w:id="68"/>
    </w:p>
    <w:p w:rsidRPr="00CC34AF" w:rsidR="00CC34AF" w:rsidP="00CC34AF" w:rsidRDefault="00CC34AF" w14:paraId="35997C3B"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47"/>
        <w:gridCol w:w="6920"/>
      </w:tblGrid>
      <w:tr w:rsidRPr="00CC34AF" w:rsidR="00CC34AF" w:rsidTr="01292171" w14:paraId="18D879B8"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5C3FC643"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030BBE" w:rsidR="00CC34AF" w:rsidP="00CC34AF" w:rsidRDefault="00CC34AF" w14:paraId="15A5E89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Thêm mới Hồ sơ nhân sự</w:t>
            </w:r>
          </w:p>
        </w:tc>
      </w:tr>
      <w:tr w:rsidRPr="00CC34AF" w:rsidR="00CC34AF" w:rsidTr="01292171" w14:paraId="46ED769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3C2364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CA9F3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6EE0F394" w14:textId="77777777">
            <w:pPr>
              <w:rPr>
                <w:rFonts w:asciiTheme="majorHAnsi" w:hAnsiTheme="majorHAnsi" w:cstheme="majorHAnsi"/>
                <w:sz w:val="26"/>
                <w:szCs w:val="26"/>
                <w:shd w:val="clear" w:color="auto" w:fill="FFFFFF"/>
                <w:lang w:val="en-US"/>
              </w:rPr>
            </w:pPr>
          </w:p>
        </w:tc>
      </w:tr>
      <w:tr w:rsidRPr="00CC34AF" w:rsidR="00CC34AF" w:rsidTr="01292171" w14:paraId="7B6F92C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EEC5CF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B8750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tạo mới và lưu trữ đầy đủ thông tin hồ sơ nhân sự trên hệ thống.</w:t>
            </w:r>
          </w:p>
        </w:tc>
      </w:tr>
      <w:tr w:rsidRPr="00CC34AF" w:rsidR="00CC34AF" w:rsidTr="01292171" w14:paraId="0683BB5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5F679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2114D5D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75D048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01292171" w14:paraId="3E1995B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B5A0B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00E440B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F94507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thêm trong menu “Quản lý hồ sơ nhân sự”</w:t>
            </w:r>
          </w:p>
          <w:p w:rsidRPr="00CC34AF" w:rsidR="00CC34AF" w:rsidP="00CC34AF" w:rsidRDefault="00CC34AF" w14:paraId="07E02C8B" w14:textId="77777777">
            <w:pPr>
              <w:rPr>
                <w:rFonts w:asciiTheme="majorHAnsi" w:hAnsiTheme="majorHAnsi" w:cstheme="majorHAnsi"/>
                <w:sz w:val="26"/>
                <w:szCs w:val="26"/>
                <w:shd w:val="clear" w:color="auto" w:fill="FFFFFF"/>
                <w:lang w:val="en-US"/>
              </w:rPr>
            </w:pPr>
          </w:p>
        </w:tc>
      </w:tr>
      <w:tr w:rsidRPr="00CC34AF" w:rsidR="00CC34AF" w:rsidTr="01292171" w14:paraId="675CC34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691FA7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5943087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BA897A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đã đăng nhập hệ thống.</w:t>
            </w:r>
          </w:p>
          <w:p w:rsidRPr="00CC34AF" w:rsidR="00CC34AF" w:rsidP="00CC34AF" w:rsidRDefault="00CC34AF" w14:paraId="0DCF5E2E" w14:textId="77777777">
            <w:pPr>
              <w:rPr>
                <w:rFonts w:asciiTheme="majorHAnsi" w:hAnsiTheme="majorHAnsi" w:cstheme="majorHAnsi"/>
                <w:sz w:val="26"/>
                <w:szCs w:val="26"/>
                <w:shd w:val="clear" w:color="auto" w:fill="FFFFFF"/>
                <w:lang w:val="en-US"/>
              </w:rPr>
            </w:pPr>
          </w:p>
        </w:tc>
      </w:tr>
      <w:tr w:rsidRPr="00CC34AF" w:rsidR="00CC34AF" w:rsidTr="01292171" w14:paraId="47F376F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BC805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169371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167C0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Hồ sơ nhân sự được tạo mới</w:t>
            </w:r>
          </w:p>
          <w:p w:rsidRPr="00CC34AF" w:rsidR="00CC34AF" w:rsidP="00CC34AF" w:rsidRDefault="00CC34AF" w14:paraId="744CF8D8" w14:textId="77777777">
            <w:pPr>
              <w:rPr>
                <w:rFonts w:asciiTheme="majorHAnsi" w:hAnsiTheme="majorHAnsi" w:cstheme="majorHAnsi"/>
                <w:sz w:val="26"/>
                <w:szCs w:val="26"/>
                <w:shd w:val="clear" w:color="auto" w:fill="FFFFFF"/>
                <w:lang w:val="en-US"/>
              </w:rPr>
            </w:pPr>
          </w:p>
        </w:tc>
      </w:tr>
      <w:tr w:rsidRPr="00CC34AF" w:rsidR="00CC34AF" w:rsidTr="01292171" w14:paraId="4DE097A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227F5B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20A3D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không thể tạo mới hồ sơ do lỗi hệ thống hoặc dữ liệu không hợp lệ.</w:t>
            </w:r>
          </w:p>
        </w:tc>
      </w:tr>
      <w:tr w:rsidRPr="00CC34AF" w:rsidR="00CC34AF" w:rsidTr="01292171" w14:paraId="793657D6"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C2712C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4209053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6F1AA290" w14:textId="3A3BA34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Tại màn hình danh sách, Phòng TCCB nhấn "Thêm mới".</w:t>
            </w:r>
          </w:p>
          <w:p w:rsidRPr="00CC34AF" w:rsidR="00CC34AF" w:rsidP="00CC34AF" w:rsidRDefault="00F70D98" w14:paraId="6BDB715C" w14:textId="5452E138">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2.</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form nhập liệu chia thành các tabs/bước.</w:t>
            </w:r>
          </w:p>
          <w:p w:rsidRPr="00CC34AF" w:rsidR="00CC34AF" w:rsidP="00CC34AF" w:rsidRDefault="00F70D98" w14:paraId="5C98CAC9" w14:textId="5E0981EA">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3.</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Phòng TCCB nhập các trường thông tin:</w:t>
            </w:r>
          </w:p>
          <w:p w:rsidRPr="00CC34AF" w:rsidR="00CC34AF" w:rsidP="00893277" w:rsidRDefault="00CC34AF" w14:paraId="6CA85E4E" w14:textId="77777777">
            <w:pPr>
              <w:numPr>
                <w:ilvl w:val="0"/>
                <w:numId w:val="7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chung bắt buộc</w:t>
            </w:r>
            <w:r w:rsidRPr="60F31A95">
              <w:rPr>
                <w:rFonts w:asciiTheme="majorHAnsi" w:hAnsiTheme="majorHAnsi" w:cstheme="majorBidi"/>
                <w:sz w:val="26"/>
                <w:szCs w:val="26"/>
                <w:shd w:val="clear" w:color="auto" w:fill="FFFFFF"/>
                <w:lang w:val="en-US"/>
              </w:rPr>
              <w:t>: Họ tên, Ngày sinh, Giới tính, CCCD, Quê quán, Địa chỉ, Mã số thuế (Không bắt buộc), Số Bảo hiểm xã hội (Không bắt buộc), Số bảo hiểm y tế (Không bắt buộc), Email, SĐT liên hệ.</w:t>
            </w:r>
          </w:p>
          <w:p w:rsidRPr="00CC34AF" w:rsidR="00CC34AF" w:rsidP="00893277" w:rsidRDefault="00CC34AF" w14:paraId="1236B5A6" w14:textId="77777777">
            <w:pPr>
              <w:numPr>
                <w:ilvl w:val="0"/>
                <w:numId w:val="7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[MỞ RỘNG - Nếu là người nước ngoài],</w:t>
            </w:r>
            <w:r w:rsidRPr="60F31A95">
              <w:rPr>
                <w:rFonts w:asciiTheme="majorHAnsi" w:hAnsiTheme="majorHAnsi" w:cstheme="majorBidi"/>
                <w:sz w:val="26"/>
                <w:szCs w:val="26"/>
                <w:shd w:val="clear" w:color="auto" w:fill="FFFFFF"/>
                <w:lang w:val="en-US"/>
              </w:rPr>
              <w:t xml:space="preserve"> Cán bộ TCCB tick chọn "Người nước ngoài", hệ thống hiển thị thêm các trường bắt buộc: Số Visa, Ngày hết hạn Visa, Số Hộ chiếu, Ngày hết hạn Hộ chiếu, Số giấy phép lao động, Ngày hết hạn giấy phép lao động, Upload PDF giấy phép lao động.</w:t>
            </w:r>
          </w:p>
          <w:p w:rsidRPr="00CC34AF" w:rsidR="00CC34AF" w:rsidP="00893277" w:rsidRDefault="00CC34AF" w14:paraId="57E35694" w14:textId="77777777">
            <w:pPr>
              <w:numPr>
                <w:ilvl w:val="0"/>
                <w:numId w:val="7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gia đình  (bắt buộc)</w:t>
            </w:r>
            <w:r w:rsidRPr="60F31A95">
              <w:rPr>
                <w:rFonts w:asciiTheme="majorHAnsi" w:hAnsiTheme="majorHAnsi" w:cstheme="majorBidi"/>
                <w:sz w:val="26"/>
                <w:szCs w:val="26"/>
                <w:shd w:val="clear" w:color="auto" w:fill="FFFFFF"/>
                <w:lang w:val="en-US"/>
              </w:rPr>
              <w:t>: Cha/Mẹ, Vợ/chồng, con, người phụ thuộc, thông tin chi tiết về gia đình.</w:t>
            </w:r>
          </w:p>
          <w:p w:rsidRPr="00CC34AF" w:rsidR="00CC34AF" w:rsidP="00893277" w:rsidRDefault="00CC34AF" w14:paraId="477D4B39" w14:textId="77777777">
            <w:pPr>
              <w:numPr>
                <w:ilvl w:val="0"/>
                <w:numId w:val="7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ngân hàng  (bắt buộc)</w:t>
            </w:r>
            <w:r w:rsidRPr="60F31A95">
              <w:rPr>
                <w:rFonts w:asciiTheme="majorHAnsi" w:hAnsiTheme="majorHAnsi" w:cstheme="majorBidi"/>
                <w:sz w:val="26"/>
                <w:szCs w:val="26"/>
                <w:shd w:val="clear" w:color="auto" w:fill="FFFFFF"/>
                <w:lang w:val="en-US"/>
              </w:rPr>
              <w:t>: Tên Ngân hàng, Số tài khoản.</w:t>
            </w:r>
          </w:p>
          <w:p w:rsidRPr="00CC34AF" w:rsidR="00CC34AF" w:rsidP="00893277" w:rsidRDefault="00CC34AF" w14:paraId="2CBBB348" w14:textId="77777777">
            <w:pPr>
              <w:numPr>
                <w:ilvl w:val="0"/>
                <w:numId w:val="7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Quá trình công tác</w:t>
            </w:r>
            <w:r w:rsidRPr="60F31A95">
              <w:rPr>
                <w:rFonts w:asciiTheme="majorHAnsi" w:hAnsiTheme="majorHAnsi" w:cstheme="majorBidi"/>
                <w:sz w:val="26"/>
                <w:szCs w:val="26"/>
                <w:shd w:val="clear" w:color="auto" w:fill="FFFFFF"/>
                <w:lang w:val="en-US"/>
              </w:rPr>
              <w:t xml:space="preserve"> trước khi về trường: Nơi công tác, thời gian công tác</w:t>
            </w:r>
            <w:r w:rsidRPr="60F31A95">
              <w:rPr>
                <w:rFonts w:asciiTheme="majorHAnsi" w:hAnsiTheme="majorHAnsi" w:cstheme="majorBidi"/>
                <w:b/>
                <w:sz w:val="26"/>
                <w:szCs w:val="26"/>
                <w:shd w:val="clear" w:color="auto" w:fill="FFFFFF"/>
                <w:lang w:val="en-US"/>
              </w:rPr>
              <w:t xml:space="preserve"> (bắt buộc)</w:t>
            </w:r>
            <w:r w:rsidRPr="60F31A95">
              <w:rPr>
                <w:rFonts w:asciiTheme="majorHAnsi" w:hAnsiTheme="majorHAnsi" w:cstheme="majorBidi"/>
                <w:sz w:val="26"/>
                <w:szCs w:val="26"/>
                <w:shd w:val="clear" w:color="auto" w:fill="FFFFFF"/>
                <w:lang w:val="en-US"/>
              </w:rPr>
              <w:t>.</w:t>
            </w:r>
          </w:p>
          <w:p w:rsidRPr="00CC34AF" w:rsidR="00CC34AF" w:rsidP="00893277" w:rsidRDefault="00CC34AF" w14:paraId="37D9A860" w14:textId="77777777">
            <w:pPr>
              <w:numPr>
                <w:ilvl w:val="0"/>
                <w:numId w:val="7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Thông tin Đảng/Đoàn (bắt buộc): </w:t>
            </w:r>
            <w:r w:rsidRPr="60F31A95">
              <w:rPr>
                <w:rFonts w:asciiTheme="majorHAnsi" w:hAnsiTheme="majorHAnsi" w:cstheme="majorBidi"/>
                <w:sz w:val="26"/>
                <w:szCs w:val="26"/>
                <w:shd w:val="clear" w:color="auto" w:fill="FFFFFF"/>
                <w:lang w:val="en-US"/>
              </w:rPr>
              <w:t>Ngày vào Đoàn/Đảng, Thông tin chi tiết.</w:t>
            </w:r>
          </w:p>
          <w:p w:rsidRPr="00CC34AF" w:rsidR="00CC34AF" w:rsidP="00893277" w:rsidRDefault="00CC34AF" w14:paraId="341D2ED6" w14:textId="77777777">
            <w:pPr>
              <w:numPr>
                <w:ilvl w:val="0"/>
                <w:numId w:val="75"/>
              </w:numPr>
              <w:rPr>
                <w:rFonts w:asciiTheme="majorHAnsi" w:hAnsiTheme="majorHAnsi" w:cstheme="majorBidi"/>
                <w:b/>
                <w:sz w:val="26"/>
                <w:szCs w:val="26"/>
                <w:shd w:val="clear" w:color="auto" w:fill="FFFFFF"/>
                <w:lang w:val="en-US"/>
              </w:rPr>
            </w:pPr>
            <w:r w:rsidRPr="60F31A95">
              <w:rPr>
                <w:rFonts w:asciiTheme="majorHAnsi" w:hAnsiTheme="majorHAnsi" w:cstheme="majorBidi"/>
                <w:b/>
                <w:sz w:val="26"/>
                <w:szCs w:val="26"/>
                <w:shd w:val="clear" w:color="auto" w:fill="FFFFFF"/>
                <w:lang w:val="en-US"/>
              </w:rPr>
              <w:t>Upload ảnh chân dung  (bắt buộc).</w:t>
            </w:r>
          </w:p>
          <w:p w:rsidRPr="00CC34AF" w:rsidR="00CC34AF" w:rsidP="00893277" w:rsidRDefault="00CC34AF" w14:paraId="5E9A97EA" w14:textId="77777777">
            <w:pPr>
              <w:numPr>
                <w:ilvl w:val="0"/>
                <w:numId w:val="7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Trình độ học vấn (bắt buộc): </w:t>
            </w:r>
            <w:r w:rsidRPr="60F31A95">
              <w:rPr>
                <w:rFonts w:asciiTheme="majorHAnsi" w:hAnsiTheme="majorHAnsi" w:cstheme="majorBidi"/>
                <w:sz w:val="26"/>
                <w:szCs w:val="26"/>
                <w:shd w:val="clear" w:color="auto" w:fill="FFFFFF"/>
                <w:lang w:val="en-US"/>
              </w:rPr>
              <w:t>Trình độ văn hóa, Trình độ đào tạo, Chức danh nghề nghiệp, Chức danh khoa học.</w:t>
            </w:r>
          </w:p>
          <w:p w:rsidRPr="00CC34AF" w:rsidR="00CC34AF" w:rsidP="00893277" w:rsidRDefault="00CC34AF" w14:paraId="6BC2D37B" w14:textId="77777777">
            <w:pPr>
              <w:numPr>
                <w:ilvl w:val="0"/>
                <w:numId w:val="75"/>
              </w:numPr>
              <w:rPr>
                <w:rFonts w:asciiTheme="majorHAnsi" w:hAnsiTheme="majorHAnsi" w:cstheme="majorBidi"/>
                <w:b/>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các bằng cấp  (bắt buộc)</w:t>
            </w:r>
            <w:r w:rsidRPr="60F31A95">
              <w:rPr>
                <w:rFonts w:asciiTheme="majorHAnsi" w:hAnsiTheme="majorHAnsi" w:cstheme="majorBidi"/>
                <w:sz w:val="26"/>
                <w:szCs w:val="26"/>
                <w:shd w:val="clear" w:color="auto" w:fill="FFFFFF"/>
                <w:lang w:val="en-US"/>
              </w:rPr>
              <w:t>: Tên bằng, Trường, Ngành, Năm tốt nghiệp, Xếp loại, Bản pdf.</w:t>
            </w:r>
          </w:p>
          <w:p w:rsidRPr="00CC34AF" w:rsidR="00CC34AF" w:rsidP="00893277" w:rsidRDefault="00CC34AF" w14:paraId="2C380FF8" w14:textId="77777777">
            <w:pPr>
              <w:numPr>
                <w:ilvl w:val="0"/>
                <w:numId w:val="75"/>
              </w:numPr>
              <w:rPr>
                <w:rFonts w:asciiTheme="majorHAnsi" w:hAnsiTheme="majorHAnsi" w:cstheme="majorBidi"/>
                <w:b/>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Thông tin các chứng chỉ  (bắt buộc): </w:t>
            </w:r>
            <w:r w:rsidRPr="60F31A95">
              <w:rPr>
                <w:rFonts w:asciiTheme="majorHAnsi" w:hAnsiTheme="majorHAnsi" w:cstheme="majorBidi"/>
                <w:sz w:val="26"/>
                <w:szCs w:val="26"/>
                <w:shd w:val="clear" w:color="auto" w:fill="FFFFFF"/>
                <w:lang w:val="en-US"/>
              </w:rPr>
              <w:t>Tên chứng chỉ, Nơi cấp, Ngày cấp, Ngày hết hạn, Bản pdf.</w:t>
            </w:r>
          </w:p>
          <w:p w:rsidRPr="00CC34AF" w:rsidR="00CC34AF" w:rsidP="00893277" w:rsidRDefault="00CC34AF" w14:paraId="7DC9615A" w14:textId="77777777">
            <w:pPr>
              <w:numPr>
                <w:ilvl w:val="0"/>
                <w:numId w:val="7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Lương &amp; Phụ cấp (bắt buộc): </w:t>
            </w:r>
            <w:r w:rsidRPr="60F31A95">
              <w:rPr>
                <w:rFonts w:asciiTheme="majorHAnsi" w:hAnsiTheme="majorHAnsi" w:cstheme="majorBidi"/>
                <w:sz w:val="26"/>
                <w:szCs w:val="26"/>
                <w:shd w:val="clear" w:color="auto" w:fill="FFFFFF"/>
                <w:lang w:val="en-US"/>
              </w:rPr>
              <w:t>Hệ số lương (đã được cấu hình), Phụ cấp(đã được cấu hình).</w:t>
            </w:r>
          </w:p>
          <w:p w:rsidRPr="00CC34AF" w:rsidR="00CC34AF" w:rsidP="00CC34AF" w:rsidRDefault="00F70D98" w14:paraId="31A8A5BE" w14:textId="3D942497">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4.</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kiểm tra tính đầy đủ, hợp lệ và tính logic của các thông tin bắt buộc</w:t>
            </w:r>
          </w:p>
          <w:p w:rsidRPr="00CC34AF" w:rsidR="00CC34AF" w:rsidP="00CC34AF" w:rsidRDefault="00F70D98" w14:paraId="2DEB412B" w14:textId="32E6E06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Phòng TCCB nhấn "Lưu".</w:t>
            </w:r>
          </w:p>
          <w:p w:rsidRPr="00CC34AF" w:rsidR="00CC34AF" w:rsidP="00CC34AF" w:rsidRDefault="00F70D98" w14:paraId="352FCB9D" w14:textId="36FD9F6B">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6.</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tự động sinh Mã cán bộ và Trạng thái hợp đồng mặc định là “Chưa hợp đồng”, Trạng thái làm việc là “Đang chờ xét”.</w:t>
            </w:r>
          </w:p>
          <w:p w:rsidRPr="00CC34AF" w:rsidR="00CC34AF" w:rsidP="00CC34AF" w:rsidRDefault="00F70D98" w14:paraId="5D35EF9E" w14:textId="498096C2">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7.</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hồ sơ, lịch sử tạo hồ sơ và thông báo thành công.</w:t>
            </w:r>
          </w:p>
        </w:tc>
      </w:tr>
      <w:tr w:rsidRPr="00CC34AF" w:rsidR="00CC34AF" w:rsidTr="01292171" w14:paraId="67E23E7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D4ABF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5DD6336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D7F600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Tạo mới hồ sơ nhân sự từ file Excel</w:t>
            </w:r>
          </w:p>
          <w:p w:rsidRPr="00CC34AF" w:rsidR="00CC34AF" w:rsidP="00CC34AF" w:rsidRDefault="00F70D98" w14:paraId="1A946D7A" w14:textId="3EB3D242">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xml:space="preserve">Tại bước 1 của Luồng sự kiện chính, Phòng TCCB chọn chức năng </w:t>
            </w:r>
            <w:r w:rsidRPr="60F31A95" w:rsidR="00CC34AF">
              <w:rPr>
                <w:rFonts w:asciiTheme="majorHAnsi" w:hAnsiTheme="majorHAnsi" w:cstheme="majorBidi"/>
                <w:b/>
                <w:sz w:val="26"/>
                <w:szCs w:val="26"/>
                <w:shd w:val="clear" w:color="auto" w:fill="FFFFFF"/>
                <w:lang w:val="en-US"/>
              </w:rPr>
              <w:t>“Thêm mới từ Excel”</w:t>
            </w:r>
            <w:r w:rsidRPr="60F31A95" w:rsidR="00CC34AF">
              <w:rPr>
                <w:rFonts w:asciiTheme="majorHAnsi" w:hAnsiTheme="majorHAnsi" w:cstheme="majorBidi"/>
                <w:sz w:val="26"/>
                <w:szCs w:val="26"/>
                <w:shd w:val="clear" w:color="auto" w:fill="FFFFFF"/>
                <w:lang w:val="en-US"/>
              </w:rPr>
              <w:t>.</w:t>
            </w:r>
          </w:p>
          <w:p w:rsidRPr="00CC34AF" w:rsidR="00CC34AF" w:rsidP="00CC34AF" w:rsidRDefault="00F70D98" w14:paraId="4B388EF4" w14:textId="7B1BCC99">
            <w:pPr>
              <w:rPr>
                <w:rFonts w:asciiTheme="majorHAnsi" w:hAnsiTheme="majorHAnsi" w:cstheme="majorBidi"/>
                <w:sz w:val="26"/>
                <w:szCs w:val="26"/>
                <w:shd w:val="clear" w:color="auto" w:fill="FFFFFF"/>
                <w:lang w:val="en-US"/>
              </w:rPr>
            </w:pPr>
            <w:r w:rsidRPr="20D9966F">
              <w:rPr>
                <w:rFonts w:asciiTheme="majorHAnsi" w:hAnsiTheme="majorHAnsi" w:cstheme="majorBidi"/>
                <w:sz w:val="26"/>
                <w:szCs w:val="26"/>
                <w:shd w:val="clear" w:color="auto" w:fill="FFFFFF"/>
                <w:lang w:val="en-US"/>
              </w:rPr>
              <w:t>2.</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xml:space="preserve">Hệ thống hiển thị màn hình tải lên file Excel và cung cấp </w:t>
            </w:r>
            <w:r w:rsidRPr="60F31A95" w:rsidR="00CC34AF">
              <w:rPr>
                <w:rFonts w:asciiTheme="majorHAnsi" w:hAnsiTheme="majorHAnsi" w:cstheme="majorBidi"/>
                <w:b/>
                <w:sz w:val="26"/>
                <w:szCs w:val="26"/>
                <w:shd w:val="clear" w:color="auto" w:fill="FFFFFF"/>
                <w:lang w:val="en-US"/>
              </w:rPr>
              <w:t>file mẫu</w:t>
            </w:r>
            <w:r w:rsidRPr="60F31A95" w:rsidR="00CC34AF">
              <w:rPr>
                <w:rFonts w:asciiTheme="majorHAnsi" w:hAnsiTheme="majorHAnsi" w:cstheme="majorBidi"/>
                <w:sz w:val="26"/>
                <w:szCs w:val="26"/>
                <w:shd w:val="clear" w:color="auto" w:fill="FFFFFF"/>
                <w:lang w:val="en-US"/>
              </w:rPr>
              <w:t xml:space="preserve"> theo định dạng quy định.</w:t>
            </w:r>
          </w:p>
          <w:p w:rsidRPr="00CC34AF" w:rsidR="00CC34AF" w:rsidP="00CC34AF" w:rsidRDefault="00F70D98" w14:paraId="53D0F1DE" w14:textId="2E50FBB7">
            <w:pPr>
              <w:rPr>
                <w:rFonts w:asciiTheme="majorHAnsi" w:hAnsiTheme="majorHAnsi" w:cstheme="majorBidi"/>
                <w:sz w:val="26"/>
                <w:szCs w:val="26"/>
                <w:shd w:val="clear" w:color="auto" w:fill="FFFFFF"/>
                <w:lang w:val="en-US"/>
              </w:rPr>
            </w:pPr>
            <w:r w:rsidRPr="20D9966F">
              <w:rPr>
                <w:rFonts w:asciiTheme="majorHAnsi" w:hAnsiTheme="majorHAnsi" w:cstheme="majorBidi"/>
                <w:sz w:val="26"/>
                <w:szCs w:val="26"/>
                <w:shd w:val="clear" w:color="auto" w:fill="FFFFFF"/>
                <w:lang w:val="en-US"/>
              </w:rPr>
              <w:t>3.</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tải lên file Excel chứa danh sách hồ sơ nhân sự.</w:t>
            </w:r>
          </w:p>
          <w:p w:rsidRPr="00CC34AF" w:rsidR="00CC34AF" w:rsidP="00CC34AF" w:rsidRDefault="00F70D98" w14:paraId="11DBB994" w14:textId="5FA954F5">
            <w:pPr>
              <w:rPr>
                <w:rFonts w:asciiTheme="majorHAnsi" w:hAnsiTheme="majorHAnsi" w:cstheme="majorBidi"/>
                <w:sz w:val="26"/>
                <w:szCs w:val="26"/>
                <w:shd w:val="clear" w:color="auto" w:fill="FFFFFF"/>
                <w:lang w:val="en-US"/>
              </w:rPr>
            </w:pPr>
            <w:r w:rsidRPr="701396F9">
              <w:rPr>
                <w:rFonts w:asciiTheme="majorHAnsi" w:hAnsiTheme="majorHAnsi" w:cstheme="majorBidi"/>
                <w:sz w:val="26"/>
                <w:szCs w:val="26"/>
                <w:shd w:val="clear" w:color="auto" w:fill="FFFFFF"/>
                <w:lang w:val="en-US"/>
              </w:rPr>
              <w:t>4.</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kiểm tra: Định dạng file, Cấu trúc cột dữ liệu, Các trường thông tin bắt buộc</w:t>
            </w:r>
          </w:p>
          <w:p w:rsidRPr="00CC34AF" w:rsidR="00CC34AF" w:rsidP="00CC34AF" w:rsidRDefault="00F70D98" w14:paraId="356B13C5" w14:textId="26E0C1F7">
            <w:pPr>
              <w:rPr>
                <w:rFonts w:asciiTheme="majorHAnsi" w:hAnsiTheme="majorHAnsi" w:cstheme="majorBidi"/>
                <w:sz w:val="26"/>
                <w:szCs w:val="26"/>
                <w:shd w:val="clear" w:color="auto" w:fill="FFFFFF"/>
                <w:lang w:val="en-US"/>
              </w:rPr>
            </w:pPr>
            <w:r w:rsidRPr="01292171">
              <w:rPr>
                <w:rFonts w:asciiTheme="majorHAnsi" w:hAnsiTheme="majorHAnsi" w:cstheme="majorBidi"/>
                <w:sz w:val="26"/>
                <w:szCs w:val="26"/>
                <w:shd w:val="clear" w:color="auto" w:fill="FFFFFF"/>
                <w:lang w:val="en-US"/>
              </w:rPr>
              <w:t xml:space="preserve">5. </w:t>
            </w:r>
            <w:r w:rsidRPr="01292171" w:rsidR="00CC34AF">
              <w:rPr>
                <w:rFonts w:asciiTheme="majorHAnsi" w:hAnsiTheme="majorHAnsi" w:cstheme="majorBidi"/>
                <w:sz w:val="26"/>
                <w:szCs w:val="26"/>
                <w:shd w:val="clear" w:color="auto" w:fill="FFFFFF"/>
                <w:lang w:val="en-US"/>
              </w:rPr>
              <w:t>Tiếp tục bước 5 của luồng chính</w:t>
            </w:r>
          </w:p>
        </w:tc>
      </w:tr>
      <w:tr w:rsidRPr="00CC34AF" w:rsidR="00CC34AF" w:rsidTr="01292171" w14:paraId="51854550"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D83232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5AE8C41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B8A63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không hợp lệ hoặc thiếu thông tin bắt buộc</w:t>
            </w:r>
          </w:p>
          <w:p w:rsidRPr="00CC34AF" w:rsidR="00CC34AF" w:rsidP="00893277" w:rsidRDefault="00CC34AF" w14:paraId="7CCD545C" w14:textId="77777777">
            <w:pPr>
              <w:numPr>
                <w:ilvl w:val="0"/>
                <w:numId w:val="7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4, hệ thống phát hiện thiếu thông tin bắt buộc, định dạng dữ liệu sai hoặc các trường thời gian không hợp lệ.</w:t>
            </w:r>
          </w:p>
          <w:p w:rsidRPr="00CC34AF" w:rsidR="00CC34AF" w:rsidP="00893277" w:rsidRDefault="00CC34AF" w14:paraId="6C2A3917" w14:textId="77777777">
            <w:pPr>
              <w:numPr>
                <w:ilvl w:val="0"/>
                <w:numId w:val="7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cảnh báo, đánh dấu các tab còn thiếu hoặc sai dữ liệu và không cho phép lưu hồ sơ.</w:t>
            </w:r>
          </w:p>
          <w:p w:rsidRPr="00CC34AF" w:rsidR="00CC34AF" w:rsidP="00CC34AF" w:rsidRDefault="00CC34AF" w14:paraId="2ADD284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Hủy thao tác</w:t>
            </w:r>
          </w:p>
          <w:p w:rsidRPr="00CC34AF" w:rsidR="00CC34AF" w:rsidP="00893277" w:rsidRDefault="00CC34AF" w14:paraId="01602968" w14:textId="77777777">
            <w:pPr>
              <w:numPr>
                <w:ilvl w:val="0"/>
                <w:numId w:val="7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Phòng TCCB chọn “Hủy”.</w:t>
            </w:r>
          </w:p>
          <w:p w:rsidRPr="00CC34AF" w:rsidR="00CC34AF" w:rsidP="00893277" w:rsidRDefault="00CC34AF" w14:paraId="612131ED" w14:textId="77777777">
            <w:pPr>
              <w:numPr>
                <w:ilvl w:val="0"/>
                <w:numId w:val="7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 nhân sự.</w:t>
            </w:r>
          </w:p>
        </w:tc>
      </w:tr>
    </w:tbl>
    <w:p w:rsidRPr="00CC34AF" w:rsidR="00CC34AF" w:rsidP="00CC34AF" w:rsidRDefault="00CC34AF" w14:paraId="00C0E8CE" w14:textId="77777777">
      <w:pPr>
        <w:rPr>
          <w:rFonts w:asciiTheme="majorHAnsi" w:hAnsiTheme="majorHAnsi" w:cstheme="majorHAnsi"/>
          <w:sz w:val="26"/>
          <w:szCs w:val="26"/>
          <w:shd w:val="clear" w:color="auto" w:fill="FFFFFF"/>
          <w:lang w:val="en-US"/>
        </w:rPr>
      </w:pPr>
    </w:p>
    <w:p w:rsidRPr="00CC34AF" w:rsidR="00CC34AF" w:rsidP="004B6543" w:rsidRDefault="65321137" w14:paraId="03AFD90B" w14:textId="59880245">
      <w:pPr>
        <w:pStyle w:val="Heading3"/>
        <w:rPr>
          <w:sz w:val="26"/>
          <w:szCs w:val="26"/>
          <w:lang w:val="en-US"/>
        </w:rPr>
      </w:pPr>
      <w:bookmarkStart w:name="_Toc223525313" w:id="69"/>
      <w:r w:rsidRPr="65321137">
        <w:rPr>
          <w:lang w:val="en-US"/>
        </w:rPr>
        <w:t>4.26. Use Case:</w:t>
      </w:r>
      <w:r w:rsidRPr="65321137">
        <w:rPr>
          <w:b w:val="0"/>
          <w:bCs w:val="0"/>
          <w:sz w:val="26"/>
          <w:szCs w:val="26"/>
          <w:lang w:val="en-US"/>
        </w:rPr>
        <w:t xml:space="preserve"> Chỉnh sửa trong chi tiết hồ sơ nhân sự</w:t>
      </w:r>
      <w:bookmarkEnd w:id="69"/>
    </w:p>
    <w:p w:rsidRPr="00CC34AF" w:rsidR="00CC34AF" w:rsidP="00CC34AF" w:rsidRDefault="00CC34AF" w14:paraId="0C2622F0"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45"/>
        <w:gridCol w:w="6922"/>
      </w:tblGrid>
      <w:tr w:rsidRPr="00CC34AF" w:rsidR="00CC34AF" w:rsidTr="3383CC90" w14:paraId="7D61B258"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6F54F5" w:rsidR="00CC34AF" w:rsidP="00CC34AF" w:rsidRDefault="00CC34AF" w14:paraId="2E17090B"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6F54F5" w:rsidR="00CC34AF" w:rsidP="00CC34AF" w:rsidRDefault="00CC34AF" w14:paraId="44C2B9E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Chỉnh sửa trong chi tiết hồ sơ nhân sự</w:t>
            </w:r>
          </w:p>
        </w:tc>
      </w:tr>
      <w:tr w:rsidRPr="00CC34AF" w:rsidR="00CC34AF" w:rsidTr="3383CC90" w14:paraId="4DB925B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803D0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55D0C9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tc>
      </w:tr>
      <w:tr w:rsidRPr="00CC34AF" w:rsidR="00CC34AF" w:rsidTr="3383CC90" w14:paraId="22B4C26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2E9D3E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F72EB4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sửa và lưu lại đầy đủ thông tin hồ sơ nhân sự trên hệ thống nếu có thay đổi hoặc sai sót trong nhập liệu.</w:t>
            </w:r>
          </w:p>
          <w:p w:rsidRPr="00CC34AF" w:rsidR="00CC34AF" w:rsidP="00CC34AF" w:rsidRDefault="00CC34AF" w14:paraId="26B902FF" w14:textId="77777777">
            <w:pPr>
              <w:rPr>
                <w:rFonts w:asciiTheme="majorHAnsi" w:hAnsiTheme="majorHAnsi" w:cstheme="majorHAnsi"/>
                <w:sz w:val="26"/>
                <w:szCs w:val="26"/>
                <w:shd w:val="clear" w:color="auto" w:fill="FFFFFF"/>
                <w:lang w:val="en-US"/>
              </w:rPr>
            </w:pPr>
          </w:p>
        </w:tc>
      </w:tr>
      <w:tr w:rsidRPr="00CC34AF" w:rsidR="00CC34AF" w:rsidTr="3383CC90" w14:paraId="63C9D67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B9209F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7C94EC7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840AA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383CC90" w14:paraId="1745162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34C6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70A1BD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7E9E5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sửa trong một nhân sự trong menu “Quản lý hồ sơ nhân sự”</w:t>
            </w:r>
          </w:p>
          <w:p w:rsidRPr="00CC34AF" w:rsidR="00CC34AF" w:rsidP="00CC34AF" w:rsidRDefault="00CC34AF" w14:paraId="331A6944" w14:textId="77777777">
            <w:pPr>
              <w:rPr>
                <w:rFonts w:asciiTheme="majorHAnsi" w:hAnsiTheme="majorHAnsi" w:cstheme="majorHAnsi"/>
                <w:sz w:val="26"/>
                <w:szCs w:val="26"/>
                <w:shd w:val="clear" w:color="auto" w:fill="FFFFFF"/>
                <w:lang w:val="en-US"/>
              </w:rPr>
            </w:pPr>
          </w:p>
        </w:tc>
      </w:tr>
      <w:tr w:rsidRPr="00CC34AF" w:rsidR="00CC34AF" w:rsidTr="3383CC90" w14:paraId="22F2288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6F450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57B7471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D2E8C9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đã đăng nhập hệ thống.</w:t>
            </w:r>
          </w:p>
          <w:p w:rsidRPr="00CC34AF" w:rsidR="00CC34AF" w:rsidP="00CC34AF" w:rsidRDefault="00CC34AF" w14:paraId="6DD3DA1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Hồ sơ nhân sự có trạng thái làm việc “Đang chờ xét”, “Đang công tác”</w:t>
            </w:r>
          </w:p>
          <w:p w:rsidRPr="00CC34AF" w:rsidR="00CC34AF" w:rsidP="00CC34AF" w:rsidRDefault="00CC34AF" w14:paraId="73627367" w14:textId="77777777">
            <w:pPr>
              <w:rPr>
                <w:rFonts w:asciiTheme="majorHAnsi" w:hAnsiTheme="majorHAnsi" w:cstheme="majorHAnsi"/>
                <w:sz w:val="26"/>
                <w:szCs w:val="26"/>
                <w:shd w:val="clear" w:color="auto" w:fill="FFFFFF"/>
                <w:lang w:val="en-US"/>
              </w:rPr>
            </w:pPr>
          </w:p>
        </w:tc>
      </w:tr>
      <w:tr w:rsidRPr="00CC34AF" w:rsidR="00CC34AF" w:rsidTr="3383CC90" w14:paraId="49E61D8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F09DBD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7842EF2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ADD087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Hồ sơ nhân sự được cập nhật.</w:t>
            </w:r>
          </w:p>
          <w:p w:rsidRPr="00CC34AF" w:rsidR="00CC34AF" w:rsidP="00CC34AF" w:rsidRDefault="00CC34AF" w14:paraId="4C9B066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Lịch sử thay đổi được ghi lại.</w:t>
            </w:r>
          </w:p>
          <w:p w:rsidRPr="00CC34AF" w:rsidR="00CC34AF" w:rsidP="00CC34AF" w:rsidRDefault="00CC34AF" w14:paraId="7251DF08" w14:textId="77777777">
            <w:pPr>
              <w:rPr>
                <w:rFonts w:asciiTheme="majorHAnsi" w:hAnsiTheme="majorHAnsi" w:cstheme="majorHAnsi"/>
                <w:sz w:val="26"/>
                <w:szCs w:val="26"/>
                <w:shd w:val="clear" w:color="auto" w:fill="FFFFFF"/>
                <w:lang w:val="en-US"/>
              </w:rPr>
            </w:pPr>
          </w:p>
        </w:tc>
      </w:tr>
      <w:tr w:rsidRPr="00CC34AF" w:rsidR="00CC34AF" w:rsidTr="3383CC90" w14:paraId="3F85D18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C07CC5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236E89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Hồ sơ nhân sự không được cập nhật và thay đổi</w:t>
            </w:r>
          </w:p>
        </w:tc>
      </w:tr>
      <w:tr w:rsidRPr="00CC34AF" w:rsidR="00CC34AF" w:rsidTr="3383CC90" w14:paraId="6D873A35"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BC41EC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DDE9AD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5FE78B1D" w14:textId="530EB23C">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1. </w:t>
            </w:r>
            <w:r w:rsidRPr="3383CC90" w:rsidR="00CC34AF">
              <w:rPr>
                <w:rFonts w:asciiTheme="majorHAnsi" w:hAnsiTheme="majorHAnsi" w:cstheme="majorBidi"/>
                <w:sz w:val="26"/>
                <w:szCs w:val="26"/>
                <w:shd w:val="clear" w:color="auto" w:fill="FFFFFF"/>
                <w:lang w:val="en-US"/>
              </w:rPr>
              <w:t> Tại màn hình danh sách, Phòng TCCB nhấn "Sửa" một nhân sự tại danh sách.</w:t>
            </w:r>
          </w:p>
          <w:p w:rsidRPr="00CC34AF" w:rsidR="00CC34AF" w:rsidP="00CC34AF" w:rsidRDefault="00F70D98" w14:paraId="50D0C35B" w14:textId="0CCCE915">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2. </w:t>
            </w:r>
            <w:r w:rsidRPr="3383CC90" w:rsidR="00CC34AF">
              <w:rPr>
                <w:rFonts w:asciiTheme="majorHAnsi" w:hAnsiTheme="majorHAnsi" w:cstheme="majorBidi"/>
                <w:sz w:val="26"/>
                <w:szCs w:val="26"/>
                <w:shd w:val="clear" w:color="auto" w:fill="FFFFFF"/>
                <w:lang w:val="en-US"/>
              </w:rPr>
              <w:t> Hệ thống hiển thị form nhập liệu chia thành các tabs/bước.</w:t>
            </w:r>
          </w:p>
          <w:p w:rsidRPr="00CC34AF" w:rsidR="00CC34AF" w:rsidP="00CC34AF" w:rsidRDefault="00CC34AF" w14:paraId="73E36281" w14:textId="77777777">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3.  Phòng TCCB có thể sửa các trường thông tin:</w:t>
            </w:r>
          </w:p>
          <w:p w:rsidRPr="00CC34AF" w:rsidR="00CC34AF" w:rsidP="00893277" w:rsidRDefault="00CC34AF" w14:paraId="7546F701" w14:textId="77777777">
            <w:pPr>
              <w:numPr>
                <w:ilvl w:val="0"/>
                <w:numId w:val="78"/>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Thông tin chung bắt buộc</w:t>
            </w:r>
            <w:r w:rsidRPr="3383CC90">
              <w:rPr>
                <w:rFonts w:asciiTheme="majorHAnsi" w:hAnsiTheme="majorHAnsi" w:cstheme="majorBidi"/>
                <w:sz w:val="26"/>
                <w:szCs w:val="26"/>
                <w:shd w:val="clear" w:color="auto" w:fill="FFFFFF"/>
                <w:lang w:val="en-US"/>
              </w:rPr>
              <w:t>: Mã cán bộ (không thể sửa), Họ tên, Ngày sinh, Giới tính, CCCD, Quê quán, Địa chỉ, Mã số thuế (Không bắt buộc), Số Bảo hiểm xã hội (Không bắt buộc), Số bảo hiểm y tế (Không bắt buộc), Email, SĐT liên hệ.</w:t>
            </w:r>
          </w:p>
          <w:p w:rsidRPr="00CC34AF" w:rsidR="00CC34AF" w:rsidP="00893277" w:rsidRDefault="00CC34AF" w14:paraId="3E7EE337"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[MỞ RỘNG - Nếu là người nước ngoài],</w:t>
            </w:r>
            <w:r w:rsidRPr="60F31A95">
              <w:rPr>
                <w:rFonts w:asciiTheme="majorHAnsi" w:hAnsiTheme="majorHAnsi" w:cstheme="majorBidi"/>
                <w:sz w:val="26"/>
                <w:szCs w:val="26"/>
                <w:shd w:val="clear" w:color="auto" w:fill="FFFFFF"/>
                <w:lang w:val="en-US"/>
              </w:rPr>
              <w:t xml:space="preserve"> Cán bộ TCCB tick chọn "Người nước ngoài", hệ thống hiển thị thêm các trường bắt buộc: Số Visa, Ngày hết hạn Visa, Số Hộ chiếu, Ngày hết hạn Hộ chiếu, Số giấy phép lao động, Ngày hết hạn giấy phép lao động, Upload PDF giấy phép lao động.</w:t>
            </w:r>
          </w:p>
          <w:p w:rsidRPr="00CC34AF" w:rsidR="00CC34AF" w:rsidP="00893277" w:rsidRDefault="00CC34AF" w14:paraId="24DF8694"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gia đình  (bắt buộc)</w:t>
            </w:r>
            <w:r w:rsidRPr="60F31A95">
              <w:rPr>
                <w:rFonts w:asciiTheme="majorHAnsi" w:hAnsiTheme="majorHAnsi" w:cstheme="majorBidi"/>
                <w:sz w:val="26"/>
                <w:szCs w:val="26"/>
                <w:shd w:val="clear" w:color="auto" w:fill="FFFFFF"/>
                <w:lang w:val="en-US"/>
              </w:rPr>
              <w:t>: Cha/Mẹ, Vợ/chồng, con, người phụ thuộc, thông tin chi tiết về gia đình.</w:t>
            </w:r>
          </w:p>
          <w:p w:rsidRPr="00CC34AF" w:rsidR="00CC34AF" w:rsidP="00893277" w:rsidRDefault="00CC34AF" w14:paraId="2E3AAE30"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ngân hàng  (bắt buộc)</w:t>
            </w:r>
            <w:r w:rsidRPr="60F31A95">
              <w:rPr>
                <w:rFonts w:asciiTheme="majorHAnsi" w:hAnsiTheme="majorHAnsi" w:cstheme="majorBidi"/>
                <w:sz w:val="26"/>
                <w:szCs w:val="26"/>
                <w:shd w:val="clear" w:color="auto" w:fill="FFFFFF"/>
                <w:lang w:val="en-US"/>
              </w:rPr>
              <w:t>: Tên Ngân hàng, Số tài khoản.</w:t>
            </w:r>
          </w:p>
          <w:p w:rsidRPr="00CC34AF" w:rsidR="00CC34AF" w:rsidP="00893277" w:rsidRDefault="00CC34AF" w14:paraId="1C3939C9"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Quá trình công tác</w:t>
            </w:r>
            <w:r w:rsidRPr="60F31A95">
              <w:rPr>
                <w:rFonts w:asciiTheme="majorHAnsi" w:hAnsiTheme="majorHAnsi" w:cstheme="majorBidi"/>
                <w:sz w:val="26"/>
                <w:szCs w:val="26"/>
                <w:shd w:val="clear" w:color="auto" w:fill="FFFFFF"/>
                <w:lang w:val="en-US"/>
              </w:rPr>
              <w:t xml:space="preserve"> trước khi về trường: Nơi công tác, thời gian công tác </w:t>
            </w:r>
            <w:r w:rsidRPr="60F31A95">
              <w:rPr>
                <w:rFonts w:asciiTheme="majorHAnsi" w:hAnsiTheme="majorHAnsi" w:cstheme="majorBidi"/>
                <w:b/>
                <w:sz w:val="26"/>
                <w:szCs w:val="26"/>
                <w:shd w:val="clear" w:color="auto" w:fill="FFFFFF"/>
                <w:lang w:val="en-US"/>
              </w:rPr>
              <w:t> (bắt buộc)</w:t>
            </w:r>
            <w:r w:rsidRPr="60F31A95">
              <w:rPr>
                <w:rFonts w:asciiTheme="majorHAnsi" w:hAnsiTheme="majorHAnsi" w:cstheme="majorBidi"/>
                <w:sz w:val="26"/>
                <w:szCs w:val="26"/>
                <w:shd w:val="clear" w:color="auto" w:fill="FFFFFF"/>
                <w:lang w:val="en-US"/>
              </w:rPr>
              <w:t>.</w:t>
            </w:r>
          </w:p>
          <w:p w:rsidRPr="00CC34AF" w:rsidR="00CC34AF" w:rsidP="00893277" w:rsidRDefault="00CC34AF" w14:paraId="5A6A9F65"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Thông tin Đảng/Đoàn (bắt buộc): </w:t>
            </w:r>
            <w:r w:rsidRPr="60F31A95">
              <w:rPr>
                <w:rFonts w:asciiTheme="majorHAnsi" w:hAnsiTheme="majorHAnsi" w:cstheme="majorBidi"/>
                <w:sz w:val="26"/>
                <w:szCs w:val="26"/>
                <w:shd w:val="clear" w:color="auto" w:fill="FFFFFF"/>
                <w:lang w:val="en-US"/>
              </w:rPr>
              <w:t>Ngày vào Đoàn/Đảng, Thông tin chi tiết.</w:t>
            </w:r>
          </w:p>
          <w:p w:rsidRPr="00CC34AF" w:rsidR="00CC34AF" w:rsidP="00893277" w:rsidRDefault="00CC34AF" w14:paraId="4771DB8E" w14:textId="77777777">
            <w:pPr>
              <w:numPr>
                <w:ilvl w:val="0"/>
                <w:numId w:val="78"/>
              </w:numPr>
              <w:rPr>
                <w:rFonts w:asciiTheme="majorHAnsi" w:hAnsiTheme="majorHAnsi" w:cstheme="majorBidi"/>
                <w:b/>
                <w:sz w:val="26"/>
                <w:szCs w:val="26"/>
                <w:shd w:val="clear" w:color="auto" w:fill="FFFFFF"/>
                <w:lang w:val="en-US"/>
              </w:rPr>
            </w:pPr>
            <w:r w:rsidRPr="60F31A95">
              <w:rPr>
                <w:rFonts w:asciiTheme="majorHAnsi" w:hAnsiTheme="majorHAnsi" w:cstheme="majorBidi"/>
                <w:b/>
                <w:sz w:val="26"/>
                <w:szCs w:val="26"/>
                <w:shd w:val="clear" w:color="auto" w:fill="FFFFFF"/>
                <w:lang w:val="en-US"/>
              </w:rPr>
              <w:t>Upload ảnh chân dung  (bắt buộc).</w:t>
            </w:r>
          </w:p>
          <w:p w:rsidRPr="00CC34AF" w:rsidR="00CC34AF" w:rsidP="00893277" w:rsidRDefault="00CC34AF" w14:paraId="7600A5B5"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Trình độ học vấn (bắt buộc): </w:t>
            </w:r>
            <w:r w:rsidRPr="60F31A95">
              <w:rPr>
                <w:rFonts w:asciiTheme="majorHAnsi" w:hAnsiTheme="majorHAnsi" w:cstheme="majorBidi"/>
                <w:sz w:val="26"/>
                <w:szCs w:val="26"/>
                <w:shd w:val="clear" w:color="auto" w:fill="FFFFFF"/>
                <w:lang w:val="en-US"/>
              </w:rPr>
              <w:t>Trình độ văn hóa, Trình độ đào tạo, Chức danh nghề nghiệp, Chức danh khoa học.</w:t>
            </w:r>
          </w:p>
          <w:p w:rsidRPr="00CC34AF" w:rsidR="00CC34AF" w:rsidP="00893277" w:rsidRDefault="00CC34AF" w14:paraId="11E209C4" w14:textId="77777777">
            <w:pPr>
              <w:numPr>
                <w:ilvl w:val="0"/>
                <w:numId w:val="78"/>
              </w:numPr>
              <w:rPr>
                <w:rFonts w:asciiTheme="majorHAnsi" w:hAnsiTheme="majorHAnsi" w:cstheme="majorBidi"/>
                <w:b/>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các bằng cấp  (bắt buộc)</w:t>
            </w:r>
            <w:r w:rsidRPr="60F31A95">
              <w:rPr>
                <w:rFonts w:asciiTheme="majorHAnsi" w:hAnsiTheme="majorHAnsi" w:cstheme="majorBidi"/>
                <w:sz w:val="26"/>
                <w:szCs w:val="26"/>
                <w:shd w:val="clear" w:color="auto" w:fill="FFFFFF"/>
                <w:lang w:val="en-US"/>
              </w:rPr>
              <w:t>: Tên bằng, Trường, Ngành, Năm tốt nghiệp, Xếp loại, Bản pdf.</w:t>
            </w:r>
          </w:p>
          <w:p w:rsidRPr="00CC34AF" w:rsidR="00CC34AF" w:rsidP="00893277" w:rsidRDefault="00CC34AF" w14:paraId="279D652B" w14:textId="77777777">
            <w:pPr>
              <w:numPr>
                <w:ilvl w:val="0"/>
                <w:numId w:val="78"/>
              </w:numPr>
              <w:rPr>
                <w:rFonts w:asciiTheme="majorHAnsi" w:hAnsiTheme="majorHAnsi" w:cstheme="majorBidi"/>
                <w:b/>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Thông tin các chứng chỉ  (bắt buộc): </w:t>
            </w:r>
            <w:r w:rsidRPr="60F31A95">
              <w:rPr>
                <w:rFonts w:asciiTheme="majorHAnsi" w:hAnsiTheme="majorHAnsi" w:cstheme="majorBidi"/>
                <w:sz w:val="26"/>
                <w:szCs w:val="26"/>
                <w:shd w:val="clear" w:color="auto" w:fill="FFFFFF"/>
                <w:lang w:val="en-US"/>
              </w:rPr>
              <w:t>Tên chứng chỉ, Nơi cấp, Ngày cấp, Ngày hết hạn, Bản pdf.</w:t>
            </w:r>
          </w:p>
          <w:p w:rsidRPr="00CC34AF" w:rsidR="00CC34AF" w:rsidP="00893277" w:rsidRDefault="00CC34AF" w14:paraId="5C3EE89A"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Lương &amp; Phụ cấp (bắt buộc): </w:t>
            </w:r>
            <w:r w:rsidRPr="60F31A95">
              <w:rPr>
                <w:rFonts w:asciiTheme="majorHAnsi" w:hAnsiTheme="majorHAnsi" w:cstheme="majorBidi"/>
                <w:sz w:val="26"/>
                <w:szCs w:val="26"/>
                <w:shd w:val="clear" w:color="auto" w:fill="FFFFFF"/>
                <w:lang w:val="en-US"/>
              </w:rPr>
              <w:t>Hệ số lương (đã được cấu hình), Phụ cấp(đã được cấu hình).</w:t>
            </w:r>
          </w:p>
          <w:p w:rsidRPr="00CC34AF" w:rsidR="00CC34AF" w:rsidP="00893277" w:rsidRDefault="00CC34AF" w14:paraId="746E4ECF"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hợp đồng được lưu:</w:t>
            </w:r>
            <w:r w:rsidRPr="60F31A95">
              <w:rPr>
                <w:rFonts w:asciiTheme="majorHAnsi" w:hAnsiTheme="majorHAnsi" w:cstheme="majorBidi"/>
                <w:sz w:val="26"/>
                <w:szCs w:val="26"/>
                <w:shd w:val="clear" w:color="auto" w:fill="FFFFFF"/>
                <w:lang w:val="en-US"/>
              </w:rPr>
              <w:t xml:space="preserve"> Ngày ký, Ngày hiệu lực, Ngày hết hạn, Nội dung hợp đồng (rich text editor - nhập điều khoản, mô tả công việc, quyền lợi...), bản PDF hợp đồng, Các phụ lục cho hợp đồng (Ngày phụ lục hiệu lực, Điều khoản bổ sung, Quy định mới, Lưu ý quan trọng; </w:t>
            </w:r>
            <w:r w:rsidRPr="60F31A95">
              <w:rPr>
                <w:rFonts w:asciiTheme="majorHAnsi" w:hAnsiTheme="majorHAnsi" w:cstheme="majorBidi"/>
                <w:i/>
                <w:sz w:val="26"/>
                <w:szCs w:val="26"/>
                <w:shd w:val="clear" w:color="auto" w:fill="FFFFFF"/>
                <w:lang w:val="en-US"/>
              </w:rPr>
              <w:t>Lưu ý các thông tin loại hợp đồng chỉ được thay đổi khi hợp đồng đang trong trạng thái ‘Còn hiệu lực’</w:t>
            </w:r>
            <w:r w:rsidRPr="60F31A95">
              <w:rPr>
                <w:rFonts w:asciiTheme="majorHAnsi" w:hAnsiTheme="majorHAnsi" w:cstheme="majorBidi"/>
                <w:sz w:val="26"/>
                <w:szCs w:val="26"/>
                <w:shd w:val="clear" w:color="auto" w:fill="FFFFFF"/>
                <w:lang w:val="en-US"/>
              </w:rPr>
              <w:t>).</w:t>
            </w:r>
          </w:p>
          <w:p w:rsidRPr="00CC34AF" w:rsidR="00CC34AF" w:rsidP="00893277" w:rsidRDefault="00CC34AF" w14:paraId="46D2467F" w14:textId="77777777">
            <w:pPr>
              <w:numPr>
                <w:ilvl w:val="0"/>
                <w:numId w:val="78"/>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Thông tin đánh giá: </w:t>
            </w:r>
            <w:r w:rsidRPr="60F31A95">
              <w:rPr>
                <w:rFonts w:asciiTheme="majorHAnsi" w:hAnsiTheme="majorHAnsi" w:cstheme="majorBidi"/>
                <w:sz w:val="26"/>
                <w:szCs w:val="26"/>
                <w:shd w:val="clear" w:color="auto" w:fill="FFFFFF"/>
                <w:lang w:val="en-US"/>
              </w:rPr>
              <w:t>Đánh dấu ngưng hoạt động cho đánh giá đã được thêm</w:t>
            </w:r>
          </w:p>
          <w:p w:rsidRPr="00CC34AF" w:rsidR="00CC34AF" w:rsidP="00CC34AF" w:rsidRDefault="00D043D3" w14:paraId="0BE7542D" w14:textId="2E260A7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CC34AF">
              <w:rPr>
                <w:rFonts w:asciiTheme="majorHAnsi" w:hAnsiTheme="majorHAnsi" w:cstheme="majorBidi"/>
                <w:sz w:val="26"/>
                <w:szCs w:val="26"/>
                <w:shd w:val="clear" w:color="auto" w:fill="FFFFFF"/>
                <w:lang w:val="en-US"/>
              </w:rPr>
              <w:t xml:space="preserve"> Cán bộ TCCB có thể ẩn đi một số mục khen thưởng, mục kỷ luật với tài khoản của cán bộ/ giảng viên, tài khoản của tài chính/ kế toán.</w:t>
            </w:r>
          </w:p>
          <w:p w:rsidRPr="00CC34AF" w:rsidR="00CC34AF" w:rsidP="00CC34AF" w:rsidRDefault="00F70D98" w14:paraId="4494F440" w14:textId="290E4326">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tính đầy đủ, hợp lệ và tính logic của các thông tin bắt buộc</w:t>
            </w:r>
          </w:p>
          <w:p w:rsidRPr="00CC34AF" w:rsidR="00CC34AF" w:rsidP="00CC34AF" w:rsidRDefault="00D043D3" w14:paraId="216B140B" w14:textId="6A31B47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Cán bộ TCCB nhấn "Lưu".</w:t>
            </w:r>
          </w:p>
          <w:p w:rsidRPr="00CC34AF" w:rsidR="00CC34AF" w:rsidP="00CC34AF" w:rsidRDefault="00D043D3" w14:paraId="23ECA6D7" w14:textId="6F281E6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lưu hồ sơ, lịch sử tạo hồ sơ và thông báo thành công</w:t>
            </w:r>
          </w:p>
          <w:p w:rsidRPr="00CC34AF" w:rsidR="00CC34AF" w:rsidP="00CC34AF" w:rsidRDefault="00CC34AF" w14:paraId="48C94C77" w14:textId="77777777">
            <w:pPr>
              <w:rPr>
                <w:rFonts w:asciiTheme="majorHAnsi" w:hAnsiTheme="majorHAnsi" w:cstheme="majorHAnsi"/>
                <w:sz w:val="26"/>
                <w:szCs w:val="26"/>
                <w:shd w:val="clear" w:color="auto" w:fill="FFFFFF"/>
                <w:lang w:val="en-US"/>
              </w:rPr>
            </w:pPr>
          </w:p>
        </w:tc>
      </w:tr>
      <w:tr w:rsidRPr="00CC34AF" w:rsidR="00CC34AF" w:rsidTr="3383CC90" w14:paraId="3128D62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7D1004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2805B6A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E3E254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3383CC90" w14:paraId="31D7F77A"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AB98D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001241D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74027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không hợp lệ hoặc thiếu thông tin bắt buộc</w:t>
            </w:r>
          </w:p>
          <w:p w:rsidRPr="00CC34AF" w:rsidR="00CC34AF" w:rsidP="00893277" w:rsidRDefault="00CC34AF" w14:paraId="188F354C" w14:textId="77777777">
            <w:pPr>
              <w:numPr>
                <w:ilvl w:val="0"/>
                <w:numId w:val="7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4, hệ thống phát hiện thiếu thông tin bắt buộc, định dạng dữ liệu sai hoặc các trường thời gian không hợp lệ.</w:t>
            </w:r>
          </w:p>
          <w:p w:rsidRPr="00CC34AF" w:rsidR="00CC34AF" w:rsidP="00893277" w:rsidRDefault="00CC34AF" w14:paraId="48FC7036" w14:textId="77777777">
            <w:pPr>
              <w:numPr>
                <w:ilvl w:val="0"/>
                <w:numId w:val="7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cảnh báo, đánh dấu các tab còn thiếu hoặc sai dữ liệu và không cho phép lưu hồ sơ.</w:t>
            </w:r>
          </w:p>
          <w:p w:rsidRPr="00CC34AF" w:rsidR="00CC34AF" w:rsidP="00CC34AF" w:rsidRDefault="00CC34AF" w14:paraId="1769AC0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Hủy thao tác</w:t>
            </w:r>
          </w:p>
          <w:p w:rsidRPr="00CC34AF" w:rsidR="00CC34AF" w:rsidP="00893277" w:rsidRDefault="00CC34AF" w14:paraId="4BF924F1" w14:textId="77777777">
            <w:pPr>
              <w:numPr>
                <w:ilvl w:val="0"/>
                <w:numId w:val="8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Phòng TCCB chọn “Hủy”.</w:t>
            </w:r>
          </w:p>
          <w:p w:rsidRPr="00CC34AF" w:rsidR="00CC34AF" w:rsidP="00893277" w:rsidRDefault="00CC34AF" w14:paraId="300B0552" w14:textId="77777777">
            <w:pPr>
              <w:numPr>
                <w:ilvl w:val="0"/>
                <w:numId w:val="8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 nhân sự.</w:t>
            </w:r>
          </w:p>
        </w:tc>
      </w:tr>
    </w:tbl>
    <w:p w:rsidRPr="00CC34AF" w:rsidR="00CC34AF" w:rsidP="00CC34AF" w:rsidRDefault="00CC34AF" w14:paraId="453DD13F" w14:textId="0761FAFF">
      <w:pPr>
        <w:rPr>
          <w:shd w:val="clear" w:color="auto" w:fill="FFFFFF"/>
          <w:lang w:val="en-US"/>
        </w:rPr>
      </w:pPr>
    </w:p>
    <w:p w:rsidRPr="00CC34AF" w:rsidR="00CC34AF" w:rsidP="00E11586" w:rsidRDefault="65321137" w14:paraId="6F913420" w14:textId="14A25245">
      <w:pPr>
        <w:pStyle w:val="Heading3"/>
        <w:rPr>
          <w:sz w:val="26"/>
          <w:szCs w:val="26"/>
          <w:lang w:val="en-US"/>
        </w:rPr>
      </w:pPr>
      <w:bookmarkStart w:name="_Toc223525314" w:id="70"/>
      <w:r w:rsidRPr="65321137">
        <w:rPr>
          <w:lang w:val="en-US"/>
        </w:rPr>
        <w:t>4.27. Use Case: Đánh dấu thôi việc nhân sự</w:t>
      </w:r>
      <w:bookmarkEnd w:id="70"/>
    </w:p>
    <w:p w:rsidRPr="00CC34AF" w:rsidR="00CC34AF" w:rsidP="00CC34AF" w:rsidRDefault="00CC34AF" w14:paraId="3089B273"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07"/>
        <w:gridCol w:w="6860"/>
      </w:tblGrid>
      <w:tr w:rsidRPr="00CC34AF" w:rsidR="00CC34AF" w:rsidTr="0AB6B3B9" w14:paraId="05F3159F"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D043D3" w:rsidR="00CC34AF" w:rsidP="00CC34AF" w:rsidRDefault="00CC34AF" w14:paraId="2D8FC55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D043D3" w:rsidR="00CC34AF" w:rsidP="00CC34AF" w:rsidRDefault="00CC34AF" w14:paraId="7F91583D"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Đánh dấu thôi việc nhân sự</w:t>
            </w:r>
          </w:p>
        </w:tc>
      </w:tr>
      <w:tr w:rsidRPr="00CC34AF" w:rsidR="00CC34AF" w:rsidTr="0AB6B3B9" w14:paraId="642EA90E" w14:textId="77777777">
        <w:trPr>
          <w:trHeight w:val="6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991392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4B20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tc>
      </w:tr>
      <w:tr w:rsidRPr="00CC34AF" w:rsidR="00CC34AF" w:rsidTr="0AB6B3B9" w14:paraId="07B708F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D187A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24D4E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cập nhật trạng thái làm việc “Đã thôi việc” cho hồ sơ nhân sự</w:t>
            </w:r>
          </w:p>
          <w:p w:rsidRPr="00CC34AF" w:rsidR="00CC34AF" w:rsidP="00CC34AF" w:rsidRDefault="00CC34AF" w14:paraId="23081269" w14:textId="77777777">
            <w:pPr>
              <w:rPr>
                <w:rFonts w:asciiTheme="majorHAnsi" w:hAnsiTheme="majorHAnsi" w:cstheme="majorHAnsi"/>
                <w:sz w:val="26"/>
                <w:szCs w:val="26"/>
                <w:shd w:val="clear" w:color="auto" w:fill="FFFFFF"/>
                <w:lang w:val="en-US"/>
              </w:rPr>
            </w:pPr>
          </w:p>
        </w:tc>
      </w:tr>
      <w:tr w:rsidRPr="00CC34AF" w:rsidR="00CC34AF" w:rsidTr="0AB6B3B9" w14:paraId="4551892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3E05F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21CCB94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5ED8D4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0AB6B3B9" w14:paraId="25C45CC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407650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0ABB787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0831A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đánh dấu thôi việc trong một nhân sự trong menu “Quản lý hồ sơ nhân sự”</w:t>
            </w:r>
          </w:p>
          <w:p w:rsidRPr="00CC34AF" w:rsidR="00CC34AF" w:rsidP="00CC34AF" w:rsidRDefault="00CC34AF" w14:paraId="3666EDFA" w14:textId="77777777">
            <w:pPr>
              <w:rPr>
                <w:rFonts w:asciiTheme="majorHAnsi" w:hAnsiTheme="majorHAnsi" w:cstheme="majorHAnsi"/>
                <w:sz w:val="26"/>
                <w:szCs w:val="26"/>
                <w:shd w:val="clear" w:color="auto" w:fill="FFFFFF"/>
                <w:lang w:val="en-US"/>
              </w:rPr>
            </w:pPr>
          </w:p>
        </w:tc>
      </w:tr>
      <w:tr w:rsidRPr="00CC34AF" w:rsidR="00CC34AF" w:rsidTr="0AB6B3B9" w14:paraId="1539587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927E04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09D5226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00EF69F6" w:rsidP="0AB6B3B9" w:rsidRDefault="00EF69F6" w14:paraId="45322671" w14:textId="64C8C337">
            <w:pPr>
              <w:pStyle w:val="Normal"/>
              <w:rPr>
                <w:rFonts w:ascii="Cambria" w:hAnsi="Cambria" w:cs="Times New Roman" w:asciiTheme="majorAscii" w:hAnsiTheme="majorAscii" w:cstheme="majorBidi"/>
                <w:sz w:val="26"/>
                <w:szCs w:val="26"/>
                <w:lang w:val="en-US"/>
              </w:rPr>
            </w:pPr>
            <w:r w:rsidRPr="0AB6B3B9" w:rsidR="0AB6B3B9">
              <w:rPr>
                <w:rFonts w:ascii="Cambria" w:hAnsi="Cambria" w:cs="Times New Roman" w:asciiTheme="majorAscii" w:hAnsiTheme="majorAscii" w:cstheme="majorBidi"/>
                <w:sz w:val="26"/>
                <w:szCs w:val="26"/>
                <w:lang w:val="en-US"/>
              </w:rPr>
              <w:t xml:space="preserve">Phòng TCCB đã đăng nhập hệ thống. Nhân sự cần đánh dấu thôi việc đang ở trạng thái </w:t>
            </w:r>
            <w:r w:rsidRPr="0AB6B3B9" w:rsidR="0AB6B3B9">
              <w:rPr>
                <w:rFonts w:ascii="Cambria" w:hAnsi="Cambria" w:cs="Times New Roman" w:asciiTheme="majorAscii" w:hAnsiTheme="majorAscii" w:cstheme="majorBidi"/>
                <w:sz w:val="26"/>
                <w:szCs w:val="26"/>
                <w:lang w:val="en-US"/>
              </w:rPr>
              <w:t>“Chờ gia hạn”</w:t>
            </w:r>
            <w:r w:rsidRPr="0AB6B3B9" w:rsidR="0AB6B3B9">
              <w:rPr>
                <w:rFonts w:ascii="Cambria" w:hAnsi="Cambria" w:cs="Times New Roman" w:asciiTheme="majorAscii" w:hAnsiTheme="majorAscii" w:cstheme="majorBidi"/>
                <w:sz w:val="26"/>
                <w:szCs w:val="26"/>
                <w:lang w:val="en-US"/>
              </w:rPr>
              <w:t>.</w:t>
            </w:r>
          </w:p>
          <w:p w:rsidRPr="00CC34AF" w:rsidR="00CC34AF" w:rsidP="00CC34AF" w:rsidRDefault="00CC34AF" w14:paraId="69C3BD12" w14:textId="77777777">
            <w:pPr>
              <w:rPr>
                <w:rFonts w:asciiTheme="majorHAnsi" w:hAnsiTheme="majorHAnsi" w:cstheme="majorHAnsi"/>
                <w:sz w:val="26"/>
                <w:szCs w:val="26"/>
                <w:shd w:val="clear" w:color="auto" w:fill="FFFFFF"/>
                <w:lang w:val="en-US"/>
              </w:rPr>
            </w:pPr>
          </w:p>
        </w:tc>
      </w:tr>
      <w:tr w:rsidRPr="00CC34AF" w:rsidR="00CC34AF" w:rsidTr="0AB6B3B9" w14:paraId="0B2CA295" w14:textId="77777777">
        <w:trPr>
          <w:trHeight w:val="1057"/>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402DF6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0D40A7D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474AD6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của nhân sự được cập nhật thành “Đã thôi việc” trong hồ sơ nhân sự thành công.Trạng thái hợp đồng được cập nhật thành "Hết hiệu lực". Nhân sự được gỡ khỏi đơn vị công tác. Tài khoản liên kết được tự động khóa. </w:t>
            </w:r>
          </w:p>
        </w:tc>
      </w:tr>
      <w:tr w:rsidRPr="00CC34AF" w:rsidR="00CC34AF" w:rsidTr="0AB6B3B9" w14:paraId="31429D6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A65EC0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31C570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làm việc “Đã thôi việc” không được cập nhật</w:t>
            </w:r>
          </w:p>
        </w:tc>
      </w:tr>
      <w:tr w:rsidRPr="00CC34AF" w:rsidR="00CC34AF" w:rsidTr="0AB6B3B9" w14:paraId="261D1FA3"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39C47C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D7BCB8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113BF980" w14:textId="1A1CC825">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1. </w:t>
            </w:r>
            <w:r w:rsidRPr="3383CC90" w:rsidR="00CC34AF">
              <w:rPr>
                <w:rFonts w:asciiTheme="majorHAnsi" w:hAnsiTheme="majorHAnsi" w:cstheme="majorBidi"/>
                <w:sz w:val="26"/>
                <w:szCs w:val="26"/>
                <w:shd w:val="clear" w:color="auto" w:fill="FFFFFF"/>
                <w:lang w:val="en-US"/>
              </w:rPr>
              <w:t> Tại màn hình danh sách, phòng TCCB chọn chức năng "Đánh dấu thôi việc" một nhân sự.</w:t>
            </w:r>
          </w:p>
          <w:p w:rsidRPr="00CC34AF" w:rsidR="00CC34AF" w:rsidP="00CC34AF" w:rsidRDefault="00F70D98" w14:paraId="44DF55ED" w14:textId="216D52B4">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2. </w:t>
            </w:r>
            <w:r w:rsidRPr="3383CC90" w:rsidR="00CC34AF">
              <w:rPr>
                <w:rFonts w:asciiTheme="majorHAnsi" w:hAnsiTheme="majorHAnsi" w:cstheme="majorBidi"/>
                <w:sz w:val="26"/>
                <w:szCs w:val="26"/>
                <w:shd w:val="clear" w:color="auto" w:fill="FFFFFF"/>
                <w:lang w:val="en-US"/>
              </w:rPr>
              <w:t> Hệ thống yêu cầu xác nhận và nhập ngày, lý do thôi việc.</w:t>
            </w:r>
          </w:p>
          <w:p w:rsidRPr="00CC34AF" w:rsidR="00CC34AF" w:rsidP="00CC34AF" w:rsidRDefault="00F70D98" w14:paraId="46F0484D" w14:textId="031C5F2C">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3. </w:t>
            </w:r>
            <w:r w:rsidRPr="3383CC90" w:rsidR="00CC34AF">
              <w:rPr>
                <w:rFonts w:asciiTheme="majorHAnsi" w:hAnsiTheme="majorHAnsi" w:cstheme="majorBidi"/>
                <w:sz w:val="26"/>
                <w:szCs w:val="26"/>
                <w:shd w:val="clear" w:color="auto" w:fill="FFFFFF"/>
                <w:lang w:val="en-US"/>
              </w:rPr>
              <w:t> Phòng TCCB xác nhận.</w:t>
            </w:r>
          </w:p>
          <w:p w:rsidRPr="00CC34AF" w:rsidR="00CC34AF" w:rsidP="0AB6B3B9" w:rsidRDefault="00F70D98" w14:textId="11C0A126" w14:paraId="05697D55">
            <w:pPr>
              <w:rPr>
                <w:rFonts w:ascii="Cambria" w:hAnsi="Cambria" w:cs="Times New Roman" w:asciiTheme="majorAscii" w:hAnsiTheme="majorAscii" w:cstheme="majorBidi"/>
                <w:sz w:val="26"/>
                <w:szCs w:val="26"/>
                <w:lang w:val="en-US"/>
              </w:rPr>
            </w:pPr>
            <w:r w:rsidRPr="0AB6B3B9">
              <w:rPr>
                <w:rFonts w:ascii="Cambria" w:hAnsi="Cambria" w:cs="Times New Roman" w:asciiTheme="majorAscii" w:hAnsiTheme="majorAscii" w:cstheme="majorBidi"/>
                <w:sz w:val="26"/>
                <w:szCs w:val="26"/>
                <w:shd w:val="clear" w:color="auto" w:fill="FFFFFF"/>
                <w:lang w:val="en-US"/>
              </w:rPr>
              <w:t xml:space="preserve">4. </w:t>
            </w:r>
            <w:r w:rsidRPr="0AB6B3B9" w:rsidR="00CC34AF">
              <w:rPr>
                <w:rFonts w:ascii="Cambria" w:hAnsi="Cambria" w:cs="Times New Roman" w:asciiTheme="majorAscii" w:hAnsiTheme="majorAscii" w:cstheme="majorBidi"/>
                <w:sz w:val="26"/>
                <w:szCs w:val="26"/>
                <w:shd w:val="clear" w:color="auto" w:fill="FFFFFF"/>
                <w:lang w:val="en-US"/>
              </w:rPr>
              <w:t> Hệ thống cập nhật trạng thái làm việc thành "Đã thôi việc", trạng thái hợp đồng thành “Hết hiệu lực”, nhân sự được cập nhật rời khỏi đơn vị công tác.</w:t>
            </w:r>
          </w:p>
          <w:p w:rsidRPr="00CC34AF" w:rsidR="00CC34AF" w:rsidP="0AB6B3B9" w:rsidRDefault="00F70D98" w14:paraId="645EDBA4" w14:textId="1F53FBAD">
            <w:p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5. Hệ thống tự động khóa tài khoản liên kết của nhân sự (cập nhật trạng thái tài khoản thành 'Bị khóa').</w:t>
            </w:r>
          </w:p>
        </w:tc>
      </w:tr>
      <w:tr w:rsidRPr="00CC34AF" w:rsidR="00CC34AF" w:rsidTr="0AB6B3B9" w14:paraId="516E674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65369C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090D248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83E00F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Thôi việc nhân sự tự động</w:t>
            </w:r>
          </w:p>
          <w:p w:rsidRPr="00CC34AF" w:rsidR="00CC34AF" w:rsidP="00893277" w:rsidRDefault="00CC34AF" w14:paraId="5DB8D67B" w14:textId="77777777">
            <w:pPr>
              <w:numPr>
                <w:ilvl w:val="0"/>
                <w:numId w:val="8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tự động cập nhật trạng thái hợp đồng “Hết hiệu lực” cho loại hợp đồng ở trạng thái “Chờ gia hạn” quá thời gian gia hạn được cấu hình .</w:t>
            </w:r>
          </w:p>
          <w:p w:rsidRPr="00CC34AF" w:rsidR="00CC34AF" w:rsidP="0AB6B3B9" w:rsidRDefault="00CC34AF" w14:textId="77777777" w14:paraId="3E6D3727">
            <w:pPr>
              <w:numPr>
                <w:ilvl w:val="0"/>
                <w:numId w:val="81"/>
              </w:numPr>
              <w:rPr>
                <w:rFonts w:ascii="Cambria" w:hAnsi="Cambria" w:cs="Times New Roman" w:asciiTheme="majorAscii" w:hAnsiTheme="majorAscii" w:cstheme="majorBidi"/>
                <w:sz w:val="26"/>
                <w:szCs w:val="26"/>
                <w:shd w:val="clear" w:color="auto" w:fill="FFFFFF"/>
                <w:lang w:val="en-US"/>
              </w:rPr>
            </w:pPr>
            <w:r w:rsidRPr="0AB6B3B9">
              <w:rPr>
                <w:rFonts w:ascii="Cambria" w:hAnsi="Cambria" w:cs="Times New Roman" w:asciiTheme="majorAscii" w:hAnsiTheme="majorAscii" w:cstheme="majorBidi"/>
                <w:sz w:val="26"/>
                <w:szCs w:val="26"/>
                <w:shd w:val="clear" w:color="auto" w:fill="FFFFFF"/>
                <w:lang w:val="en-US"/>
              </w:rPr>
              <w:t>Hệ thống tự động cập nhật trạng thái làm việc cho nhân sự vừa bị cập nhật trạng thái hợp đồng “Hết hiệu lực” thành “Đã thôi việc”.</w:t>
            </w:r>
          </w:p>
          <w:p w:rsidRPr="00CC34AF" w:rsidR="00CC34AF" w:rsidP="0AB6B3B9" w:rsidRDefault="00CC34AF" w14:paraId="0F00D9F9" w14:textId="44F64A5D">
            <w:p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b w:val="1"/>
                <w:bCs w:val="1"/>
                <w:sz w:val="26"/>
                <w:szCs w:val="26"/>
                <w:lang w:val="en-US"/>
              </w:rPr>
              <w:t>A2: Thôi việc khi hợp đồng còn hiệu lực (thanh lý trước hạn)</w:t>
            </w:r>
          </w:p>
          <w:p w:rsidRPr="00CC34AF" w:rsidR="00CC34AF" w:rsidP="0AB6B3B9" w:rsidRDefault="00CC34AF" w14:paraId="21AA77FA" w14:textId="546D5BE4">
            <w:pPr>
              <w:pStyle w:val="ListParagraph"/>
              <w:numPr>
                <w:ilvl w:val="0"/>
                <w:numId w:val="136"/>
              </w:num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Tại bước 1, hệ thống phát hiện nhân sự có hợp đồng ở trạng thái "Còn hiệu lực".</w:t>
            </w:r>
          </w:p>
          <w:p w:rsidRPr="00CC34AF" w:rsidR="00CC34AF" w:rsidP="0AB6B3B9" w:rsidRDefault="00CC34AF" w14:paraId="438E5D01" w14:textId="4248AD17">
            <w:pPr>
              <w:pStyle w:val="ListParagraph"/>
              <w:numPr>
                <w:ilvl w:val="0"/>
                <w:numId w:val="136"/>
              </w:num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Hệ thống hiển thị cảnh báo: "Nhân sự này vẫn còn hợp đồng đang có hiệu lực. Tiếp tục sẽ thanh lý hợp đồng trước hạn."</w:t>
            </w:r>
          </w:p>
          <w:p w:rsidRPr="00CC34AF" w:rsidR="00CC34AF" w:rsidP="0AB6B3B9" w:rsidRDefault="00CC34AF" w14:paraId="783C194A" w14:textId="7C220509">
            <w:pPr>
              <w:pStyle w:val="ListParagraph"/>
              <w:numPr>
                <w:ilvl w:val="0"/>
                <w:numId w:val="136"/>
              </w:num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Hệ thống yêu cầu nhập lý do thanh lý hợp đồng trước hạn (ngoài ngày và lý do thôi việc ở bước 2 Basic Flow).</w:t>
            </w:r>
          </w:p>
          <w:p w:rsidRPr="00CC34AF" w:rsidR="00CC34AF" w:rsidP="0AB6B3B9" w:rsidRDefault="00CC34AF" w14:paraId="29EF79AF" w14:textId="64EDADD4">
            <w:pPr>
              <w:pStyle w:val="ListParagraph"/>
              <w:numPr>
                <w:ilvl w:val="0"/>
                <w:numId w:val="136"/>
              </w:num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Phòng TCCB xác nhận.</w:t>
            </w:r>
          </w:p>
          <w:p w:rsidRPr="00CC34AF" w:rsidR="00CC34AF" w:rsidP="0AB6B3B9" w:rsidRDefault="00CC34AF" w14:paraId="2B6F859F" w14:textId="18BD30BD">
            <w:pPr>
              <w:pStyle w:val="ListParagraph"/>
              <w:numPr>
                <w:ilvl w:val="0"/>
                <w:numId w:val="136"/>
              </w:num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Tiếp tục bước 4 của Basic Flow.</w:t>
            </w:r>
          </w:p>
          <w:p w:rsidRPr="00CC34AF" w:rsidR="00CC34AF" w:rsidP="0AB6B3B9" w:rsidRDefault="00CC34AF" w14:paraId="17090E18" w14:textId="4F8E8FBC">
            <w:pPr>
              <w:ind w:left="0"/>
              <w:rPr>
                <w:rFonts w:ascii="Cambria" w:hAnsi="Cambria" w:cs="Times New Roman" w:asciiTheme="majorAscii" w:hAnsiTheme="majorAscii" w:cstheme="majorBidi"/>
                <w:sz w:val="26"/>
                <w:szCs w:val="26"/>
                <w:shd w:val="clear" w:color="auto" w:fill="FFFFFF"/>
                <w:lang w:val="en-US"/>
              </w:rPr>
            </w:pPr>
          </w:p>
        </w:tc>
      </w:tr>
      <w:tr w:rsidRPr="00CC34AF" w:rsidR="00CC34AF" w:rsidTr="0AB6B3B9" w14:paraId="3D711A49" w14:textId="77777777">
        <w:trPr>
          <w:trHeight w:val="97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37D610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4C00B0B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87845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Nhân sự đã ở trạng thái "Đã thôi việc"</w:t>
            </w:r>
          </w:p>
          <w:p w:rsidRPr="00CC34AF" w:rsidR="00CC34AF" w:rsidP="00893277" w:rsidRDefault="00CC34AF" w14:paraId="56EDCC9C" w14:textId="77777777">
            <w:pPr>
              <w:numPr>
                <w:ilvl w:val="0"/>
                <w:numId w:val="8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1, hệ thống phát hiện nhân sự đã có trạng thái làm việc "Đã thôi việc".</w:t>
            </w:r>
          </w:p>
          <w:p w:rsidRPr="00CC34AF" w:rsidR="00CC34AF" w:rsidP="0AB6B3B9" w:rsidRDefault="00CC34AF" w14:paraId="7BCF5AEE" w14:textId="77777777">
            <w:pPr>
              <w:numPr>
                <w:ilvl w:val="0"/>
                <w:numId w:val="82"/>
              </w:numPr>
              <w:rPr>
                <w:rFonts w:ascii="Cambria" w:hAnsi="Cambria" w:cs="Times New Roman" w:asciiTheme="majorAscii" w:hAnsiTheme="majorAscii" w:cstheme="majorBidi"/>
                <w:sz w:val="26"/>
                <w:szCs w:val="26"/>
                <w:shd w:val="clear" w:color="auto" w:fill="FFFFFF"/>
                <w:lang w:val="en-US"/>
              </w:rPr>
            </w:pPr>
            <w:r w:rsidRPr="0AB6B3B9">
              <w:rPr>
                <w:rFonts w:ascii="Cambria" w:hAnsi="Cambria" w:cs="Times New Roman" w:asciiTheme="majorAscii" w:hAnsiTheme="majorAscii" w:cstheme="majorBidi"/>
                <w:sz w:val="26"/>
                <w:szCs w:val="26"/>
                <w:shd w:val="clear" w:color="auto" w:fill="FFFFFF"/>
                <w:lang w:val="en-US"/>
              </w:rPr>
              <w:t xml:space="preserve">Hệ thống vô hiệu hóa nút "Đánh dấu thôi việc" hoặc hiển thị cảnh báo: </w:t>
            </w:r>
            <w:r w:rsidRPr="0AB6B3B9">
              <w:rPr>
                <w:rFonts w:ascii="Cambria" w:hAnsi="Cambria" w:cs="Times New Roman" w:asciiTheme="majorAscii" w:hAnsiTheme="majorAscii" w:cstheme="majorBidi"/>
                <w:i w:val="1"/>
                <w:iCs w:val="1"/>
                <w:sz w:val="26"/>
                <w:szCs w:val="26"/>
                <w:shd w:val="clear" w:color="auto" w:fill="FFFFFF"/>
                <w:lang w:val="en-US"/>
              </w:rPr>
              <w:t>"Nhân sự này đã được đánh dấu thôi việc trước đó."</w:t>
            </w:r>
          </w:p>
          <w:p w:rsidRPr="00CC34AF" w:rsidR="00CC34AF" w:rsidP="0AB6B3B9" w:rsidRDefault="00CC34AF" w14:paraId="5CE049A1" w14:textId="01BCBD6F">
            <w:pPr>
              <w:rPr>
                <w:rFonts w:ascii="Cambria" w:hAnsi="Cambria" w:cs="Times New Roman" w:asciiTheme="majorAscii" w:hAnsiTheme="majorAscii" w:cstheme="majorBidi"/>
                <w:sz w:val="26"/>
                <w:szCs w:val="26"/>
                <w:shd w:val="clear" w:color="auto" w:fill="FFFFFF"/>
                <w:lang w:val="en-US"/>
              </w:rPr>
            </w:pPr>
            <w:r w:rsidRPr="0AB6B3B9">
              <w:rPr>
                <w:rFonts w:ascii="Cambria" w:hAnsi="Cambria" w:cs="Times New Roman" w:asciiTheme="majorAscii" w:hAnsiTheme="majorAscii" w:cstheme="majorBidi"/>
                <w:b w:val="1"/>
                <w:bCs w:val="1"/>
                <w:sz w:val="26"/>
                <w:szCs w:val="26"/>
                <w:shd w:val="clear" w:color="auto" w:fill="FFFFFF"/>
                <w:lang w:val="en-US"/>
              </w:rPr>
              <w:t xml:space="preserve">E2: </w:t>
            </w:r>
            <w:r w:rsidRPr="0AB6B3B9" w:rsidR="0AB6B3B9">
              <w:rPr>
                <w:rFonts w:ascii="Cambria" w:hAnsi="Cambria" w:cs="Times New Roman" w:asciiTheme="majorAscii" w:hAnsiTheme="majorAscii" w:cstheme="majorBidi"/>
                <w:b w:val="1"/>
                <w:bCs w:val="1"/>
                <w:sz w:val="26"/>
                <w:szCs w:val="26"/>
                <w:lang w:val="en-US"/>
              </w:rPr>
              <w:t>Nhân sự chưa bãi nhiệm chức vụ</w:t>
            </w:r>
          </w:p>
          <w:p w:rsidRPr="00CC34AF" w:rsidR="00CC34AF" w:rsidP="0AB6B3B9" w:rsidRDefault="00CC34AF" w14:paraId="2375985B" w14:textId="76024770">
            <w:pPr>
              <w:numPr>
                <w:ilvl w:val="0"/>
                <w:numId w:val="83"/>
              </w:num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Tại bước 1, hệ thống phát hiện nhân sự đang giữ chức vụ quản lý (Trưởng khoa, Trưởng bộ môn...).</w:t>
            </w:r>
          </w:p>
          <w:p w:rsidRPr="00CC34AF" w:rsidR="00CC34AF" w:rsidP="0AB6B3B9" w:rsidRDefault="00CC34AF" w14:paraId="71629FFD" w14:textId="448CD8CF">
            <w:pPr>
              <w:numPr>
                <w:ilvl w:val="0"/>
                <w:numId w:val="83"/>
              </w:num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Hệ thống chặn thao tác và thông báo: "Vui lòng bãi nhiệm chức vụ của nhân sự trước khi đánh dấu thôi việc."</w:t>
            </w:r>
          </w:p>
          <w:p w:rsidRPr="00CC34AF" w:rsidR="00CC34AF" w:rsidP="0AB6B3B9" w:rsidRDefault="00CC34AF" w14:paraId="6FA0B14E" w14:textId="77777777">
            <w:pPr>
              <w:rPr>
                <w:rFonts w:ascii="Cambria" w:hAnsi="Cambria" w:cs="Times New Roman" w:asciiTheme="majorAscii" w:hAnsiTheme="majorAscii" w:cstheme="majorBidi"/>
                <w:sz w:val="26"/>
                <w:szCs w:val="26"/>
                <w:shd w:val="clear" w:color="auto" w:fill="FFFFFF"/>
                <w:lang w:val="en-US"/>
              </w:rPr>
            </w:pPr>
            <w:r w:rsidRPr="0AB6B3B9">
              <w:rPr>
                <w:rFonts w:ascii="Cambria" w:hAnsi="Cambria" w:cs="Times New Roman" w:asciiTheme="majorAscii" w:hAnsiTheme="majorAscii" w:cstheme="majorBidi"/>
                <w:b w:val="1"/>
                <w:bCs w:val="1"/>
                <w:sz w:val="26"/>
                <w:szCs w:val="26"/>
                <w:shd w:val="clear" w:color="auto" w:fill="FFFFFF"/>
                <w:lang w:val="en-US"/>
              </w:rPr>
              <w:t>E3: Hủy thao tác</w:t>
            </w:r>
          </w:p>
          <w:p w:rsidRPr="00CC34AF" w:rsidR="00CC34AF" w:rsidP="00893277" w:rsidRDefault="00CC34AF" w14:paraId="02BEFC0B" w14:textId="77777777">
            <w:pPr>
              <w:numPr>
                <w:ilvl w:val="0"/>
                <w:numId w:val="8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2, Phòng TCCB chọn "Hủy".</w:t>
            </w:r>
          </w:p>
          <w:p w:rsidRPr="00CC34AF" w:rsidR="00CC34AF" w:rsidP="00893277" w:rsidRDefault="00CC34AF" w14:paraId="73D7EB77" w14:textId="77777777">
            <w:pPr>
              <w:numPr>
                <w:ilvl w:val="0"/>
                <w:numId w:val="8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quay lại màn hình danh sách nhân sự.</w:t>
            </w:r>
          </w:p>
        </w:tc>
      </w:tr>
    </w:tbl>
    <w:p w:rsidRPr="00CC34AF" w:rsidR="00CC34AF" w:rsidP="00CC34AF" w:rsidRDefault="00CC34AF" w14:paraId="370A3C36" w14:textId="54E6B6A4">
      <w:pPr>
        <w:rPr>
          <w:rFonts w:asciiTheme="majorHAnsi" w:hAnsiTheme="majorHAnsi" w:cstheme="majorHAnsi"/>
          <w:sz w:val="26"/>
          <w:szCs w:val="26"/>
          <w:shd w:val="clear" w:color="auto" w:fill="FFFFFF"/>
          <w:lang w:val="en-US"/>
        </w:rPr>
      </w:pPr>
    </w:p>
    <w:p w:rsidRPr="00CC34AF" w:rsidR="00CC34AF" w:rsidP="004B6543" w:rsidRDefault="65321137" w14:paraId="1EB4A75B" w14:textId="2CE6E022">
      <w:pPr>
        <w:pStyle w:val="Heading3"/>
        <w:rPr>
          <w:sz w:val="26"/>
          <w:szCs w:val="26"/>
          <w:lang w:val="en-US"/>
        </w:rPr>
      </w:pPr>
      <w:bookmarkStart w:name="_Toc223525315" w:id="71"/>
      <w:r w:rsidRPr="65321137">
        <w:rPr>
          <w:lang w:val="en-US"/>
        </w:rPr>
        <w:t>4.28. Use Case:</w:t>
      </w:r>
      <w:r w:rsidRPr="65321137">
        <w:rPr>
          <w:b w:val="0"/>
          <w:bCs w:val="0"/>
          <w:sz w:val="26"/>
          <w:szCs w:val="26"/>
          <w:lang w:val="en-US"/>
        </w:rPr>
        <w:t xml:space="preserve"> Xem Chi tiết thông tin hồ sơ nhân sự</w:t>
      </w:r>
      <w:bookmarkEnd w:id="71"/>
    </w:p>
    <w:p w:rsidRPr="00CC34AF" w:rsidR="00CC34AF" w:rsidP="00CC34AF" w:rsidRDefault="00CC34AF" w14:paraId="13850954"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86"/>
        <w:gridCol w:w="6781"/>
      </w:tblGrid>
      <w:tr w:rsidRPr="00CC34AF" w:rsidR="00CC34AF" w:rsidTr="3383CC90" w14:paraId="27E4E071"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E573B6" w:rsidR="00CC34AF" w:rsidP="00CC34AF" w:rsidRDefault="00CC34AF" w14:paraId="71C3A8FD"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E573B6" w:rsidR="00CC34AF" w:rsidP="00CC34AF" w:rsidRDefault="00CC34AF" w14:paraId="7A36EB11"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Xem Chi tiết thông tin hồ sơ nhân sự</w:t>
            </w:r>
          </w:p>
        </w:tc>
      </w:tr>
      <w:tr w:rsidRPr="00CC34AF" w:rsidR="00CC34AF" w:rsidTr="3383CC90" w14:paraId="3D1DFC3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830C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9174D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Phòng TCKT</w:t>
            </w:r>
          </w:p>
          <w:p w:rsidRPr="00CC34AF" w:rsidR="00CC34AF" w:rsidP="00CC34AF" w:rsidRDefault="00CC34AF" w14:paraId="0F3D48C9" w14:textId="77777777">
            <w:pPr>
              <w:rPr>
                <w:rFonts w:asciiTheme="majorHAnsi" w:hAnsiTheme="majorHAnsi" w:cstheme="majorHAnsi"/>
                <w:sz w:val="26"/>
                <w:szCs w:val="26"/>
                <w:shd w:val="clear" w:color="auto" w:fill="FFFFFF"/>
                <w:lang w:val="en-US"/>
              </w:rPr>
            </w:pPr>
          </w:p>
        </w:tc>
      </w:tr>
      <w:tr w:rsidRPr="00CC34AF" w:rsidR="00CC34AF" w:rsidTr="3383CC90" w14:paraId="29FE8CB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261C8D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C62811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phòng TCKT xem chi tiết toàn bộ thông tin hồ sơ nhân sự, có thể thực hiện in hồ sơ</w:t>
            </w:r>
          </w:p>
        </w:tc>
      </w:tr>
      <w:tr w:rsidRPr="00CC34AF" w:rsidR="00CC34AF" w:rsidTr="3383CC90" w14:paraId="729B740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56A42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7894236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61FF23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383CC90" w14:paraId="0AB3C1A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C01BA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74F16BC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C054C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phòng TCKT chọn chức năng xem chi tiết trong một nhân sự trong menu “Quản lý hồ sơ nhân sự”</w:t>
            </w:r>
          </w:p>
          <w:p w:rsidRPr="00CC34AF" w:rsidR="00CC34AF" w:rsidP="00CC34AF" w:rsidRDefault="00CC34AF" w14:paraId="298266F0" w14:textId="77777777">
            <w:pPr>
              <w:rPr>
                <w:rFonts w:asciiTheme="majorHAnsi" w:hAnsiTheme="majorHAnsi" w:cstheme="majorHAnsi"/>
                <w:sz w:val="26"/>
                <w:szCs w:val="26"/>
                <w:shd w:val="clear" w:color="auto" w:fill="FFFFFF"/>
                <w:lang w:val="en-US"/>
              </w:rPr>
            </w:pPr>
          </w:p>
        </w:tc>
      </w:tr>
      <w:tr w:rsidRPr="00CC34AF" w:rsidR="00CC34AF" w:rsidTr="3383CC90" w14:paraId="5ED61F2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D1913E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361DAF3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BD83F4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phòng TCKT đã đăng nhập hệ thống.</w:t>
            </w:r>
          </w:p>
          <w:p w:rsidRPr="00CC34AF" w:rsidR="00CC34AF" w:rsidP="00CC34AF" w:rsidRDefault="00CC34AF" w14:paraId="21FF6BC5" w14:textId="77777777">
            <w:pPr>
              <w:rPr>
                <w:rFonts w:asciiTheme="majorHAnsi" w:hAnsiTheme="majorHAnsi" w:cstheme="majorHAnsi"/>
                <w:sz w:val="26"/>
                <w:szCs w:val="26"/>
                <w:shd w:val="clear" w:color="auto" w:fill="FFFFFF"/>
                <w:lang w:val="en-US"/>
              </w:rPr>
            </w:pPr>
          </w:p>
        </w:tc>
      </w:tr>
      <w:tr w:rsidRPr="00CC34AF" w:rsidR="00CC34AF" w:rsidTr="3383CC90" w14:paraId="63A7FF2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76436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6F03D81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1870F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chi tiết hồ sơ nhân sự được hiển thị đầy đủ, chính xác ở chế độ chỉ đọc.</w:t>
            </w:r>
          </w:p>
          <w:p w:rsidRPr="00CC34AF" w:rsidR="00CC34AF" w:rsidP="00CC34AF" w:rsidRDefault="00CC34AF" w14:paraId="355A48CF" w14:textId="77777777">
            <w:pPr>
              <w:rPr>
                <w:rFonts w:asciiTheme="majorHAnsi" w:hAnsiTheme="majorHAnsi" w:cstheme="majorHAnsi"/>
                <w:sz w:val="26"/>
                <w:szCs w:val="26"/>
                <w:shd w:val="clear" w:color="auto" w:fill="FFFFFF"/>
                <w:lang w:val="en-US"/>
              </w:rPr>
            </w:pPr>
          </w:p>
        </w:tc>
      </w:tr>
      <w:tr w:rsidRPr="00CC34AF" w:rsidR="00CC34AF" w:rsidTr="3383CC90" w14:paraId="182037A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F5156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42436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không hiển thị được thông tin hồ sơ do lỗi hệ thống hoặc dữ liệu không tồn tại.</w:t>
            </w:r>
          </w:p>
        </w:tc>
      </w:tr>
      <w:tr w:rsidRPr="00CC34AF" w:rsidR="00CC34AF" w:rsidTr="3383CC90" w14:paraId="1F63FBD2"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7040A3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6107AB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7E4491D3" w14:textId="742A1B71">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1. </w:t>
            </w:r>
            <w:r w:rsidRPr="3383CC90" w:rsidR="00CC34AF">
              <w:rPr>
                <w:rFonts w:asciiTheme="majorHAnsi" w:hAnsiTheme="majorHAnsi" w:cstheme="majorBidi"/>
                <w:sz w:val="26"/>
                <w:szCs w:val="26"/>
                <w:shd w:val="clear" w:color="auto" w:fill="FFFFFF"/>
                <w:lang w:val="en-US"/>
              </w:rPr>
              <w:t> Tại danh sách, Phòng TCCB, phòng TCKT nhấn vào nhấn "Xem chi tiết" tại một nhân sự.</w:t>
            </w:r>
          </w:p>
          <w:p w:rsidRPr="00CC34AF" w:rsidR="00CC34AF" w:rsidP="00CC34AF" w:rsidRDefault="00F70D98" w14:paraId="279B4377" w14:textId="56DBD072">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2. </w:t>
            </w:r>
            <w:r w:rsidRPr="3383CC90" w:rsidR="00CC34AF">
              <w:rPr>
                <w:rFonts w:asciiTheme="majorHAnsi" w:hAnsiTheme="majorHAnsi" w:cstheme="majorBidi"/>
                <w:sz w:val="26"/>
                <w:szCs w:val="26"/>
                <w:shd w:val="clear" w:color="auto" w:fill="FFFFFF"/>
                <w:lang w:val="en-US"/>
              </w:rPr>
              <w:t> Hệ thống hiển thị màn hình Chi tiết hồ sơ ở chế độ chỉ đọc.</w:t>
            </w:r>
          </w:p>
          <w:p w:rsidRPr="00CC34AF" w:rsidR="00CC34AF" w:rsidP="00CC34AF" w:rsidRDefault="00F70D98" w14:paraId="0A77F0CB" w14:textId="12180C78">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3. </w:t>
            </w:r>
            <w:r w:rsidRPr="3383CC90" w:rsidR="00CC34AF">
              <w:rPr>
                <w:rFonts w:asciiTheme="majorHAnsi" w:hAnsiTheme="majorHAnsi" w:cstheme="majorBidi"/>
                <w:sz w:val="26"/>
                <w:szCs w:val="26"/>
                <w:shd w:val="clear" w:color="auto" w:fill="FFFFFF"/>
                <w:lang w:val="en-US"/>
              </w:rPr>
              <w:t> Hệ thống hiển thị đầy đủ thông tin theo các tab:</w:t>
            </w:r>
          </w:p>
          <w:p w:rsidRPr="00CC34AF" w:rsidR="00CC34AF" w:rsidP="00893277" w:rsidRDefault="00CC34AF" w14:paraId="365D56F1" w14:textId="77777777">
            <w:pPr>
              <w:pStyle w:val="ListParagraph"/>
              <w:numPr>
                <w:ilvl w:val="0"/>
                <w:numId w:val="119"/>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"Thông tin chung": </w:t>
            </w:r>
            <w:r w:rsidRPr="3383CC90">
              <w:rPr>
                <w:rFonts w:asciiTheme="majorHAnsi" w:hAnsiTheme="majorHAnsi" w:cstheme="majorBidi"/>
                <w:sz w:val="26"/>
                <w:szCs w:val="26"/>
                <w:shd w:val="clear" w:color="auto" w:fill="FFFFFF"/>
                <w:lang w:val="en-US"/>
              </w:rPr>
              <w:t>Mã cán bộ,</w:t>
            </w:r>
            <w:r w:rsidRPr="3383CC90">
              <w:rPr>
                <w:rFonts w:asciiTheme="majorHAnsi" w:hAnsiTheme="majorHAnsi" w:cstheme="majorBidi"/>
                <w:b/>
                <w:sz w:val="26"/>
                <w:szCs w:val="26"/>
                <w:shd w:val="clear" w:color="auto" w:fill="FFFFFF"/>
                <w:lang w:val="en-US"/>
              </w:rPr>
              <w:t xml:space="preserve"> </w:t>
            </w:r>
            <w:r w:rsidRPr="3383CC90">
              <w:rPr>
                <w:rFonts w:asciiTheme="majorHAnsi" w:hAnsiTheme="majorHAnsi" w:cstheme="majorBidi"/>
                <w:sz w:val="26"/>
                <w:szCs w:val="26"/>
                <w:shd w:val="clear" w:color="auto" w:fill="FFFFFF"/>
                <w:lang w:val="en-US"/>
              </w:rPr>
              <w:t>Lý lịch, liên hệ, gia đình, ảnh chân dung</w:t>
            </w:r>
          </w:p>
          <w:p w:rsidRPr="00CC34AF" w:rsidR="00CC34AF" w:rsidP="00893277" w:rsidRDefault="00CC34AF" w14:paraId="35DD220F" w14:textId="5FDB36AC">
            <w:pPr>
              <w:pStyle w:val="ListParagraph"/>
              <w:numPr>
                <w:ilvl w:val="0"/>
                <w:numId w:val="119"/>
              </w:numPr>
              <w:rPr>
                <w:rFonts w:asciiTheme="majorHAnsi" w:hAnsiTheme="majorHAnsi" w:cstheme="majorBidi"/>
                <w:sz w:val="26"/>
                <w:szCs w:val="26"/>
                <w:shd w:val="clear" w:color="auto" w:fill="FFFFFF"/>
                <w:lang w:val="en-US"/>
              </w:rPr>
            </w:pPr>
            <w:r w:rsidRPr="3EC68D69">
              <w:rPr>
                <w:rFonts w:asciiTheme="majorHAnsi" w:hAnsiTheme="majorHAnsi" w:cstheme="majorBidi"/>
                <w:b/>
                <w:bCs/>
                <w:sz w:val="26"/>
                <w:szCs w:val="26"/>
                <w:shd w:val="clear" w:color="auto" w:fill="FFFFFF"/>
                <w:lang w:val="en-US"/>
              </w:rPr>
              <w:t xml:space="preserve">Tab "Trình độ &amp; Chức danh": </w:t>
            </w:r>
            <w:r w:rsidRPr="3EC68D69" w:rsidR="3EC68D69">
              <w:rPr>
                <w:rFonts w:asciiTheme="majorHAnsi" w:hAnsiTheme="majorHAnsi" w:cstheme="majorBidi"/>
                <w:sz w:val="26"/>
                <w:szCs w:val="26"/>
                <w:lang w:val="en-US"/>
              </w:rPr>
              <w:t>Bằng cấp, chứng chỉ, chức danh khoa học, chức vụ, đơn vị công tác.</w:t>
            </w:r>
          </w:p>
          <w:p w:rsidRPr="00CC34AF" w:rsidR="00CC34AF" w:rsidP="00893277" w:rsidRDefault="00CC34AF" w14:paraId="7F70705D" w14:textId="77777777">
            <w:pPr>
              <w:pStyle w:val="ListParagraph"/>
              <w:numPr>
                <w:ilvl w:val="0"/>
                <w:numId w:val="119"/>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"Thông tin Đảng/ Đoàn": </w:t>
            </w:r>
            <w:r w:rsidRPr="3383CC90">
              <w:rPr>
                <w:rFonts w:asciiTheme="majorHAnsi" w:hAnsiTheme="majorHAnsi" w:cstheme="majorBidi"/>
                <w:sz w:val="26"/>
                <w:szCs w:val="26"/>
                <w:shd w:val="clear" w:color="auto" w:fill="FFFFFF"/>
                <w:lang w:val="en-US"/>
              </w:rPr>
              <w:t>Thông tin Đảng/ Đoàn đã được lưu.</w:t>
            </w:r>
          </w:p>
          <w:p w:rsidRPr="00CC34AF" w:rsidR="00CC34AF" w:rsidP="00893277" w:rsidRDefault="00CC34AF" w14:paraId="1793949A" w14:textId="77777777">
            <w:pPr>
              <w:pStyle w:val="ListParagraph"/>
              <w:numPr>
                <w:ilvl w:val="0"/>
                <w:numId w:val="119"/>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"Lương &amp; Phụ cấp": </w:t>
            </w:r>
            <w:r w:rsidRPr="3383CC90">
              <w:rPr>
                <w:rFonts w:asciiTheme="majorHAnsi" w:hAnsiTheme="majorHAnsi" w:cstheme="majorBidi"/>
                <w:sz w:val="26"/>
                <w:szCs w:val="26"/>
                <w:shd w:val="clear" w:color="auto" w:fill="FFFFFF"/>
                <w:lang w:val="en-US"/>
              </w:rPr>
              <w:t>Thông tin về ngạch, bậc, hệ số lương, thông tin ngân hàng</w:t>
            </w:r>
          </w:p>
          <w:p w:rsidRPr="00CC34AF" w:rsidR="00CC34AF" w:rsidP="00893277" w:rsidRDefault="00CC34AF" w14:paraId="13B89251" w14:textId="77777777">
            <w:pPr>
              <w:pStyle w:val="ListParagraph"/>
              <w:numPr>
                <w:ilvl w:val="0"/>
                <w:numId w:val="119"/>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Tab "Hợp đồng":</w:t>
            </w:r>
            <w:r w:rsidRPr="3383CC90">
              <w:rPr>
                <w:rFonts w:asciiTheme="majorHAnsi" w:hAnsiTheme="majorHAnsi" w:cstheme="majorBidi"/>
                <w:sz w:val="26"/>
                <w:szCs w:val="26"/>
                <w:shd w:val="clear" w:color="auto" w:fill="FFFFFF"/>
                <w:lang w:val="en-US"/>
              </w:rPr>
              <w:t xml:space="preserve"> Thông tin về các loại hợp đồng đồng đã ký</w:t>
            </w:r>
          </w:p>
          <w:p w:rsidRPr="00CC34AF" w:rsidR="00CC34AF" w:rsidP="00893277" w:rsidRDefault="00CC34AF" w14:paraId="2AD1F403" w14:textId="77777777">
            <w:pPr>
              <w:pStyle w:val="ListParagraph"/>
              <w:numPr>
                <w:ilvl w:val="0"/>
                <w:numId w:val="119"/>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"Khen thưởng/Kỷ luật": </w:t>
            </w:r>
            <w:r w:rsidRPr="3383CC90">
              <w:rPr>
                <w:rFonts w:asciiTheme="majorHAnsi" w:hAnsiTheme="majorHAnsi" w:cstheme="majorBidi"/>
                <w:sz w:val="26"/>
                <w:szCs w:val="26"/>
                <w:shd w:val="clear" w:color="auto" w:fill="FFFFFF"/>
                <w:lang w:val="en-US"/>
              </w:rPr>
              <w:t>Các mục khen thưởng, kỷ luật của nhân sự</w:t>
            </w:r>
          </w:p>
          <w:p w:rsidRPr="00CC34AF" w:rsidR="00CC34AF" w:rsidP="00893277" w:rsidRDefault="00CC34AF" w14:paraId="538ACE9C" w14:textId="77777777">
            <w:pPr>
              <w:pStyle w:val="ListParagraph"/>
              <w:numPr>
                <w:ilvl w:val="0"/>
                <w:numId w:val="119"/>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"Công tác": </w:t>
            </w:r>
            <w:r w:rsidRPr="3383CC90">
              <w:rPr>
                <w:rFonts w:asciiTheme="majorHAnsi" w:hAnsiTheme="majorHAnsi" w:cstheme="majorBidi"/>
                <w:sz w:val="26"/>
                <w:szCs w:val="26"/>
                <w:shd w:val="clear" w:color="auto" w:fill="FFFFFF"/>
                <w:lang w:val="en-US"/>
              </w:rPr>
              <w:t>Quá trình công tác trước khi về trường đã được ghi</w:t>
            </w:r>
          </w:p>
          <w:p w:rsidRPr="00CC34AF" w:rsidR="00CC34AF" w:rsidP="4E289FCC" w:rsidRDefault="00CC34AF" w14:paraId="0F25275E" w14:textId="77777777">
            <w:pPr>
              <w:rPr>
                <w:rFonts w:asciiTheme="majorHAnsi" w:hAnsiTheme="majorHAnsi" w:cstheme="majorBidi"/>
                <w:sz w:val="26"/>
                <w:szCs w:val="26"/>
                <w:shd w:val="clear" w:color="auto" w:fill="FFFFFF"/>
                <w:lang w:val="en-US"/>
              </w:rPr>
            </w:pPr>
          </w:p>
        </w:tc>
      </w:tr>
      <w:tr w:rsidRPr="00CC34AF" w:rsidR="00CC34AF" w:rsidTr="3383CC90" w14:paraId="5B81772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9C0636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44B1740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6BC163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In hồ sơ</w:t>
            </w:r>
          </w:p>
          <w:p w:rsidRPr="00CC34AF" w:rsidR="00CC34AF" w:rsidP="00893277" w:rsidRDefault="00CC34AF" w14:paraId="58AC28BF" w14:textId="77777777">
            <w:pPr>
              <w:numPr>
                <w:ilvl w:val="0"/>
                <w:numId w:val="8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Tiếp tục bước 3, Phòng TCCB </w:t>
            </w:r>
            <w:r w:rsidRPr="71DAC911">
              <w:rPr>
                <w:rFonts w:asciiTheme="majorHAnsi" w:hAnsiTheme="majorHAnsi" w:cstheme="majorBidi"/>
                <w:sz w:val="26"/>
                <w:szCs w:val="26"/>
                <w:shd w:val="clear" w:color="auto" w:fill="FFFFFF"/>
                <w:lang w:val="en-US"/>
              </w:rPr>
              <w:t>và TCKT</w:t>
            </w:r>
            <w:r w:rsidRPr="0FAA766C">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sz w:val="26"/>
                <w:szCs w:val="26"/>
                <w:shd w:val="clear" w:color="auto" w:fill="FFFFFF"/>
                <w:lang w:val="en-US"/>
              </w:rPr>
              <w:t>có thể in ra hồ sơ ở định dạng PDF</w:t>
            </w:r>
          </w:p>
          <w:p w:rsidRPr="00CC34AF" w:rsidR="00CC34AF" w:rsidP="00CC34AF" w:rsidRDefault="00CC34AF" w14:paraId="5FA4042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A2: Xuất ra Excel</w:t>
            </w:r>
          </w:p>
          <w:p w:rsidRPr="00CC34AF" w:rsidR="00CC34AF" w:rsidP="00893277" w:rsidRDefault="00CC34AF" w14:paraId="323FFAB3" w14:textId="2F0EA3C3">
            <w:pPr>
              <w:numPr>
                <w:ilvl w:val="0"/>
                <w:numId w:val="8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Tiếp tục bước 3, Phòng TCCB</w:t>
            </w:r>
            <w:r w:rsidRPr="71DAC911">
              <w:rPr>
                <w:rFonts w:asciiTheme="majorHAnsi" w:hAnsiTheme="majorHAnsi" w:cstheme="majorBidi"/>
                <w:sz w:val="26"/>
                <w:szCs w:val="26"/>
                <w:lang w:val="en-US"/>
              </w:rPr>
              <w:t xml:space="preserve"> </w:t>
            </w:r>
            <w:r w:rsidRPr="71DAC911" w:rsidR="71DAC911">
              <w:rPr>
                <w:rFonts w:asciiTheme="majorHAnsi" w:hAnsiTheme="majorHAnsi" w:cstheme="majorBidi"/>
                <w:sz w:val="26"/>
                <w:szCs w:val="26"/>
                <w:lang w:val="en-US"/>
              </w:rPr>
              <w:t>và TCKT</w:t>
            </w:r>
            <w:r w:rsidRPr="71DAC911">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sz w:val="26"/>
                <w:szCs w:val="26"/>
                <w:shd w:val="clear" w:color="auto" w:fill="FFFFFF"/>
                <w:lang w:val="en-US"/>
              </w:rPr>
              <w:t>có thể xuất ra file chứa tất cả thông tin (trừ thông tin hợp đồng, khen thưởng/kỷ luật) dưới định dạng file Excel</w:t>
            </w:r>
          </w:p>
        </w:tc>
      </w:tr>
      <w:tr w:rsidRPr="00CC34AF" w:rsidR="00CC34AF" w:rsidTr="3383CC90" w14:paraId="5F218CEF"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0C4C9A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6878747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17E10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bl>
    <w:p w:rsidRPr="00CC34AF" w:rsidR="00CC34AF" w:rsidP="00CC34AF" w:rsidRDefault="00CC34AF" w14:paraId="2528852B" w14:textId="77777777">
      <w:pPr>
        <w:rPr>
          <w:rFonts w:asciiTheme="majorHAnsi" w:hAnsiTheme="majorHAnsi" w:cstheme="majorHAnsi"/>
          <w:sz w:val="26"/>
          <w:szCs w:val="26"/>
          <w:shd w:val="clear" w:color="auto" w:fill="FFFFFF"/>
          <w:lang w:val="en-US"/>
        </w:rPr>
      </w:pPr>
    </w:p>
    <w:p w:rsidR="00CC34AF" w:rsidP="004B6543" w:rsidRDefault="65321137" w14:paraId="1B67848A" w14:textId="0B4D6EB1">
      <w:pPr>
        <w:pStyle w:val="Heading3"/>
        <w:rPr>
          <w:lang w:val="en-US"/>
        </w:rPr>
      </w:pPr>
      <w:bookmarkStart w:name="_Toc223525316" w:id="72"/>
      <w:r w:rsidRPr="65321137">
        <w:rPr>
          <w:lang w:val="en-US"/>
        </w:rPr>
        <w:t>4.29. Use Case: Ghi nhận đánh giá cho nhân sự</w:t>
      </w:r>
      <w:bookmarkEnd w:id="72"/>
    </w:p>
    <w:p w:rsidRPr="0029764A" w:rsidR="0029764A" w:rsidP="0029764A" w:rsidRDefault="0029764A" w14:paraId="10D6D141" w14:textId="77777777">
      <w:pPr>
        <w:rPr>
          <w:lang w:val="en-US"/>
        </w:rPr>
      </w:pPr>
    </w:p>
    <w:tbl>
      <w:tblPr>
        <w:tblW w:w="0" w:type="auto"/>
        <w:tblCellMar>
          <w:top w:w="15" w:type="dxa"/>
          <w:left w:w="15" w:type="dxa"/>
          <w:bottom w:w="15" w:type="dxa"/>
          <w:right w:w="15" w:type="dxa"/>
        </w:tblCellMar>
        <w:tblLook w:val="06A0" w:firstRow="1" w:lastRow="0" w:firstColumn="1" w:lastColumn="0" w:noHBand="1" w:noVBand="1"/>
      </w:tblPr>
      <w:tblGrid>
        <w:gridCol w:w="1975"/>
        <w:gridCol w:w="6792"/>
      </w:tblGrid>
      <w:tr w:rsidRPr="00CC34AF" w:rsidR="00CC34AF" w:rsidTr="0029764A" w14:paraId="10543E56"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6F54F5" w:rsidR="00CC34AF" w:rsidP="00CC34AF" w:rsidRDefault="00CC34AF" w14:paraId="6D5468DD" w14:textId="77777777">
            <w:pPr>
              <w:rPr>
                <w:rFonts w:asciiTheme="majorHAnsi" w:hAnsiTheme="majorHAnsi" w:cstheme="majorBidi"/>
                <w:b/>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6F54F5" w:rsidR="00CC34AF" w:rsidP="00CC34AF" w:rsidRDefault="00CC34AF" w14:paraId="5A47D21B" w14:textId="77777777">
            <w:pPr>
              <w:rPr>
                <w:rFonts w:asciiTheme="majorHAnsi" w:hAnsiTheme="majorHAnsi" w:cstheme="majorBidi"/>
                <w:b/>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Ghi nhận đánh giá cho nhân sự</w:t>
            </w:r>
          </w:p>
        </w:tc>
      </w:tr>
      <w:tr w:rsidRPr="00CC34AF" w:rsidR="00CC34AF" w:rsidTr="0029764A" w14:paraId="3F1FE38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AE82BA2" w14:textId="77777777">
            <w:pPr>
              <w:rPr>
                <w:rFonts w:asciiTheme="majorHAnsi" w:hAnsiTheme="majorHAnsi" w:cstheme="majorBidi"/>
                <w:b/>
                <w:sz w:val="26"/>
                <w:szCs w:val="26"/>
                <w:shd w:val="clear" w:color="auto" w:fill="FFFFFF"/>
                <w:lang w:val="en-US"/>
              </w:rPr>
            </w:pPr>
            <w:r w:rsidRPr="3FEEB204">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7DE96C9" w14:textId="77777777">
            <w:pPr>
              <w:rPr>
                <w:rFonts w:asciiTheme="majorHAnsi" w:hAnsiTheme="majorHAnsi" w:cstheme="majorBidi"/>
                <w:b/>
                <w:sz w:val="26"/>
                <w:szCs w:val="26"/>
                <w:shd w:val="clear" w:color="auto" w:fill="FFFFFF"/>
                <w:lang w:val="en-US"/>
              </w:rPr>
            </w:pPr>
            <w:r w:rsidRPr="3FEEB204">
              <w:rPr>
                <w:rFonts w:asciiTheme="majorHAnsi" w:hAnsiTheme="majorHAnsi" w:cstheme="majorBidi"/>
                <w:sz w:val="26"/>
                <w:szCs w:val="26"/>
                <w:shd w:val="clear" w:color="auto" w:fill="FFFFFF"/>
                <w:lang w:val="en-US"/>
              </w:rPr>
              <w:t>Phòng TCCB</w:t>
            </w:r>
          </w:p>
          <w:p w:rsidRPr="00CC34AF" w:rsidR="00CC34AF" w:rsidP="00CC34AF" w:rsidRDefault="00CC34AF" w14:paraId="014B4197" w14:textId="77777777">
            <w:pPr>
              <w:rPr>
                <w:rFonts w:asciiTheme="majorHAnsi" w:hAnsiTheme="majorHAnsi" w:cstheme="majorHAnsi"/>
                <w:b/>
                <w:bCs/>
                <w:sz w:val="26"/>
                <w:szCs w:val="26"/>
                <w:shd w:val="clear" w:color="auto" w:fill="FFFFFF"/>
                <w:lang w:val="en-US"/>
              </w:rPr>
            </w:pPr>
          </w:p>
        </w:tc>
      </w:tr>
      <w:tr w:rsidRPr="00CC34AF" w:rsidR="00CC34AF" w:rsidTr="0029764A" w14:paraId="751C058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5693359" w14:textId="77777777">
            <w:pPr>
              <w:rPr>
                <w:rFonts w:asciiTheme="majorHAnsi" w:hAnsiTheme="majorHAnsi" w:cstheme="majorBidi"/>
                <w:b/>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FE3B931" w14:textId="77777777">
            <w:pPr>
              <w:rPr>
                <w:rFonts w:asciiTheme="majorHAnsi" w:hAnsiTheme="majorHAnsi" w:cstheme="majorBidi"/>
                <w:b/>
                <w:sz w:val="26"/>
                <w:szCs w:val="26"/>
                <w:shd w:val="clear" w:color="auto" w:fill="FFFFFF"/>
                <w:lang w:val="en-US"/>
              </w:rPr>
            </w:pPr>
            <w:r w:rsidRPr="60F31A95">
              <w:rPr>
                <w:rFonts w:asciiTheme="majorHAnsi" w:hAnsiTheme="majorHAnsi" w:cstheme="majorBidi"/>
                <w:sz w:val="26"/>
                <w:szCs w:val="26"/>
                <w:shd w:val="clear" w:color="auto" w:fill="FFFFFF"/>
                <w:lang w:val="en-US"/>
              </w:rPr>
              <w:t>Ghi nhận các quyết định đánh giá đối với nhân sự.</w:t>
            </w:r>
          </w:p>
          <w:p w:rsidRPr="00CC34AF" w:rsidR="00CC34AF" w:rsidP="00CC34AF" w:rsidRDefault="00CC34AF" w14:paraId="0E44812B" w14:textId="77777777">
            <w:pPr>
              <w:rPr>
                <w:rFonts w:asciiTheme="majorHAnsi" w:hAnsiTheme="majorHAnsi" w:cstheme="majorHAnsi"/>
                <w:b/>
                <w:bCs/>
                <w:sz w:val="26"/>
                <w:szCs w:val="26"/>
                <w:shd w:val="clear" w:color="auto" w:fill="FFFFFF"/>
                <w:lang w:val="en-US"/>
              </w:rPr>
            </w:pPr>
          </w:p>
        </w:tc>
      </w:tr>
      <w:tr w:rsidRPr="00CC34AF" w:rsidR="00CC34AF" w:rsidTr="3FEEB204" w14:paraId="5990C71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F0D84C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54ACAE7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FAE376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FEEB204" w14:paraId="30FFA7F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23247E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7DFDF3A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798CD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“Thêm đánh giá khen thưởng hoặc kỷ luật”</w:t>
            </w:r>
          </w:p>
          <w:p w:rsidRPr="00CC34AF" w:rsidR="00CC34AF" w:rsidP="00CC34AF" w:rsidRDefault="00CC34AF" w14:paraId="5C1BC920" w14:textId="77777777">
            <w:pPr>
              <w:rPr>
                <w:rFonts w:asciiTheme="majorHAnsi" w:hAnsiTheme="majorHAnsi" w:cstheme="majorHAnsi"/>
                <w:sz w:val="26"/>
                <w:szCs w:val="26"/>
                <w:shd w:val="clear" w:color="auto" w:fill="FFFFFF"/>
                <w:lang w:val="en-US"/>
              </w:rPr>
            </w:pPr>
          </w:p>
        </w:tc>
      </w:tr>
      <w:tr w:rsidRPr="00CC34AF" w:rsidR="00CC34AF" w:rsidTr="3FEEB204" w14:paraId="39EF894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DC8D2B"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Điều kiện tiên quyết</w:t>
            </w:r>
          </w:p>
          <w:p w:rsidRPr="00CC34AF" w:rsidR="00CC34AF" w:rsidP="00CC34AF" w:rsidRDefault="00CC34AF" w14:paraId="5A2098EA"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F97313C"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Cán bộ TCCB đã đăng nhập hệ thống.</w:t>
            </w:r>
          </w:p>
          <w:p w:rsidRPr="00CC34AF" w:rsidR="00CC34AF" w:rsidP="00CC34AF" w:rsidRDefault="00CC34AF" w14:paraId="564897AC"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Hồ sơ nhân sự đã được tạo</w:t>
            </w:r>
          </w:p>
        </w:tc>
      </w:tr>
      <w:tr w:rsidRPr="00CC34AF" w:rsidR="00CC34AF" w:rsidTr="3FEEB204" w14:paraId="5E58B18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57198C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61FE97B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F0EC1E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Hồ sơ nhân sự được cập nhật.</w:t>
            </w:r>
          </w:p>
          <w:p w:rsidRPr="00CC34AF" w:rsidR="00CC34AF" w:rsidP="00CC34AF" w:rsidRDefault="00CC34AF" w14:paraId="7432DD1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Lịch sử thay đổi được ghi lại.</w:t>
            </w:r>
          </w:p>
        </w:tc>
      </w:tr>
      <w:tr w:rsidRPr="00CC34AF" w:rsidR="00CC34AF" w:rsidTr="3FEEB204" w14:paraId="7FA20C1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B9F000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DD0D5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đánh giá không được ghi nhận vào hệ thống do thiếu các trường thông tin bắt buộc, hoặc do lỗi kết nối cơ sở dữ liệu/phiên đăng nhập hết hạn</w:t>
            </w:r>
          </w:p>
        </w:tc>
      </w:tr>
      <w:tr w:rsidRPr="00CC34AF" w:rsidR="00CC34AF" w:rsidTr="3FEEB204" w14:paraId="290B658B"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B78C4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00CC34AF" w:rsidP="00CC34AF" w:rsidRDefault="00CC34AF" w14:paraId="450C97A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p w:rsidRPr="00C335E1" w:rsidR="00C335E1" w:rsidP="00C335E1" w:rsidRDefault="00C335E1" w14:paraId="3DC61258" w14:textId="77777777">
            <w:pPr>
              <w:rPr>
                <w:rFonts w:asciiTheme="majorHAnsi" w:hAnsiTheme="majorHAnsi" w:cstheme="majorHAnsi"/>
                <w:sz w:val="26"/>
                <w:szCs w:val="26"/>
                <w:lang w:val="en-US"/>
              </w:rPr>
            </w:pPr>
          </w:p>
          <w:p w:rsidRPr="00C335E1" w:rsidR="00C335E1" w:rsidP="00C335E1" w:rsidRDefault="00C335E1" w14:paraId="7BFE8FC5" w14:textId="77777777">
            <w:pPr>
              <w:rPr>
                <w:rFonts w:asciiTheme="majorHAnsi" w:hAnsiTheme="majorHAnsi" w:cstheme="majorHAnsi"/>
                <w:sz w:val="26"/>
                <w:szCs w:val="26"/>
                <w:lang w:val="en-US"/>
              </w:rPr>
            </w:pPr>
          </w:p>
          <w:p w:rsidRPr="00C335E1" w:rsidR="00C335E1" w:rsidP="00C335E1" w:rsidRDefault="00C335E1" w14:paraId="4669DCB1" w14:textId="77777777">
            <w:pPr>
              <w:rPr>
                <w:rFonts w:asciiTheme="majorHAnsi" w:hAnsiTheme="majorHAnsi" w:cstheme="majorHAnsi"/>
                <w:sz w:val="26"/>
                <w:szCs w:val="26"/>
                <w:lang w:val="en-US"/>
              </w:rPr>
            </w:pPr>
          </w:p>
          <w:p w:rsidRPr="00C335E1" w:rsidR="00C335E1" w:rsidP="00C335E1" w:rsidRDefault="00C335E1" w14:paraId="6374E668" w14:textId="77777777">
            <w:pPr>
              <w:rPr>
                <w:rFonts w:asciiTheme="majorHAnsi" w:hAnsiTheme="majorHAnsi" w:cstheme="majorHAnsi"/>
                <w:sz w:val="26"/>
                <w:szCs w:val="26"/>
                <w:lang w:val="en-US"/>
              </w:rPr>
            </w:pPr>
          </w:p>
          <w:p w:rsidR="00C335E1" w:rsidP="00C335E1" w:rsidRDefault="00C335E1" w14:paraId="2D5B397C" w14:textId="77777777">
            <w:pPr>
              <w:rPr>
                <w:rFonts w:asciiTheme="majorHAnsi" w:hAnsiTheme="majorHAnsi" w:cstheme="majorHAnsi"/>
                <w:sz w:val="26"/>
                <w:szCs w:val="26"/>
                <w:shd w:val="clear" w:color="auto" w:fill="FFFFFF"/>
                <w:lang w:val="en-US"/>
              </w:rPr>
            </w:pPr>
          </w:p>
          <w:p w:rsidRPr="00C335E1" w:rsidR="00C335E1" w:rsidP="00C335E1" w:rsidRDefault="00C335E1" w14:paraId="4A8D4E3E" w14:textId="268A17EF">
            <w:pPr>
              <w:jc w:val="right"/>
              <w:rPr>
                <w:rFonts w:asciiTheme="majorHAnsi" w:hAnsiTheme="majorHAnsi" w:cstheme="majorHAnsi"/>
                <w:sz w:val="26"/>
                <w:szCs w:val="26"/>
                <w:lang w:val="en-US"/>
              </w:rPr>
            </w:pP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29FF812F" w14:textId="6DCF98FE">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1. </w:t>
            </w:r>
            <w:r w:rsidRPr="3383CC90" w:rsidR="00CC34AF">
              <w:rPr>
                <w:rFonts w:asciiTheme="majorHAnsi" w:hAnsiTheme="majorHAnsi" w:cstheme="majorBidi"/>
                <w:sz w:val="26"/>
                <w:szCs w:val="26"/>
                <w:shd w:val="clear" w:color="auto" w:fill="FFFFFF"/>
                <w:lang w:val="en-US"/>
              </w:rPr>
              <w:t>Phòng TCCB chọn tab " Thêm đánh giá khen thưởng hoặc kỷ luật".</w:t>
            </w:r>
          </w:p>
          <w:p w:rsidRPr="00CC34AF" w:rsidR="00CC34AF" w:rsidP="00CC34AF" w:rsidRDefault="00F70D98" w14:paraId="4A0BA7B0" w14:textId="716542F8">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2. </w:t>
            </w:r>
            <w:r w:rsidRPr="3383CC90" w:rsidR="00CC34AF">
              <w:rPr>
                <w:rFonts w:asciiTheme="majorHAnsi" w:hAnsiTheme="majorHAnsi" w:cstheme="majorBidi"/>
                <w:sz w:val="26"/>
                <w:szCs w:val="26"/>
                <w:shd w:val="clear" w:color="auto" w:fill="FFFFFF"/>
                <w:lang w:val="en-US"/>
              </w:rPr>
              <w:t>Hệ thống yêu cầu nhập mã nhân sự và chọn loại đánh giá</w:t>
            </w:r>
          </w:p>
          <w:p w:rsidRPr="00CC34AF" w:rsidR="00CC34AF" w:rsidP="00CC34AF" w:rsidRDefault="00F70D98" w14:paraId="3C2CECF2" w14:textId="7339126D">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3. </w:t>
            </w:r>
            <w:r w:rsidRPr="3383CC90" w:rsidR="00CC34AF">
              <w:rPr>
                <w:rFonts w:asciiTheme="majorHAnsi" w:hAnsiTheme="majorHAnsi" w:cstheme="majorBidi"/>
                <w:sz w:val="26"/>
                <w:szCs w:val="26"/>
                <w:shd w:val="clear" w:color="auto" w:fill="FFFFFF"/>
                <w:lang w:val="en-US"/>
              </w:rPr>
              <w:t>Phòng TCCB nhập mã nhân sự và chọn loại đánh giá (Khen thưởng/ Kỷ luật)</w:t>
            </w:r>
          </w:p>
          <w:p w:rsidRPr="00CC34AF" w:rsidR="00CC34AF" w:rsidP="00CC34AF" w:rsidRDefault="00F70D98" w14:paraId="228AC9DF" w14:textId="541DD4BD">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4. </w:t>
            </w:r>
            <w:r w:rsidRPr="3383CC90" w:rsidR="00CC34AF">
              <w:rPr>
                <w:rFonts w:asciiTheme="majorHAnsi" w:hAnsiTheme="majorHAnsi" w:cstheme="majorBidi"/>
                <w:sz w:val="26"/>
                <w:szCs w:val="26"/>
                <w:shd w:val="clear" w:color="auto" w:fill="FFFFFF"/>
                <w:lang w:val="en-US"/>
              </w:rPr>
              <w:t> Hệ thống hiển thị giao diện nhập liệu:</w:t>
            </w:r>
          </w:p>
          <w:p w:rsidRPr="00CC34AF" w:rsidR="00CC34AF" w:rsidP="00893277" w:rsidRDefault="00CC34AF" w14:paraId="416F2E34" w14:textId="77777777">
            <w:pPr>
              <w:numPr>
                <w:ilvl w:val="0"/>
                <w:numId w:val="8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Nếu chọn loại đánh giá là khen thưởng: `Loại khen thưởng`, ‘Tên khen thưởng’, `Ngày quyết định`, `Số quyết định`, `Nội dung`, `Số tiền thưởng` (nếu có).</w:t>
            </w:r>
          </w:p>
          <w:p w:rsidRPr="00C335E1" w:rsidR="00CC34AF" w:rsidP="00893277" w:rsidRDefault="00CC34AF" w14:paraId="614C5196" w14:textId="77777777">
            <w:pPr>
              <w:pStyle w:val="ListParagraph"/>
              <w:numPr>
                <w:ilvl w:val="0"/>
                <w:numId w:val="131"/>
              </w:numPr>
              <w:rPr>
                <w:rFonts w:asciiTheme="majorHAnsi" w:hAnsiTheme="majorHAnsi" w:cstheme="majorBidi"/>
                <w:sz w:val="26"/>
                <w:szCs w:val="26"/>
                <w:shd w:val="clear" w:color="auto" w:fill="FFFFFF"/>
                <w:lang w:val="en-US"/>
              </w:rPr>
            </w:pPr>
            <w:r w:rsidRPr="00C335E1">
              <w:rPr>
                <w:rFonts w:asciiTheme="majorHAnsi" w:hAnsiTheme="majorHAnsi" w:cstheme="majorBidi"/>
                <w:sz w:val="26"/>
                <w:szCs w:val="26"/>
                <w:shd w:val="clear" w:color="auto" w:fill="FFFFFF"/>
                <w:lang w:val="en-US"/>
              </w:rPr>
              <w:t>Nếu chọn loại đánh giá là kỷ luật: `Loại kỷ luật`, ‘Tên kỷ luật’,  `Ngày quyết định`, `Lý do`, `Hình thức xử lý`.</w:t>
            </w:r>
          </w:p>
          <w:p w:rsidRPr="00CC34AF" w:rsidR="00CC34AF" w:rsidP="00CC34AF" w:rsidRDefault="00F70D98" w14:paraId="47E2D962" w14:textId="0D4989E5">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5.. </w:t>
            </w:r>
            <w:r w:rsidRPr="3383CC90" w:rsidR="00CC34AF">
              <w:rPr>
                <w:rFonts w:asciiTheme="majorHAnsi" w:hAnsiTheme="majorHAnsi" w:cstheme="majorBidi"/>
                <w:sz w:val="26"/>
                <w:szCs w:val="26"/>
                <w:shd w:val="clear" w:color="auto" w:fill="FFFFFF"/>
                <w:lang w:val="en-US"/>
              </w:rPr>
              <w:t> Nhấn "Lưu".</w:t>
            </w:r>
          </w:p>
          <w:p w:rsidRPr="00CC34AF" w:rsidR="00CC34AF" w:rsidP="00CC34AF" w:rsidRDefault="00F70D98" w14:paraId="64BA6209" w14:textId="28C7FA45">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6. </w:t>
            </w:r>
            <w:r w:rsidRPr="3383CC90" w:rsidR="00CC34AF">
              <w:rPr>
                <w:rFonts w:asciiTheme="majorHAnsi" w:hAnsiTheme="majorHAnsi" w:cstheme="majorBidi"/>
                <w:sz w:val="26"/>
                <w:szCs w:val="26"/>
                <w:shd w:val="clear" w:color="auto" w:fill="FFFFFF"/>
                <w:lang w:val="en-US"/>
              </w:rPr>
              <w:t>Hệ thống kiểm tra dữ liệu hợp lệ (Đầy đủ các trường thông tin)</w:t>
            </w:r>
          </w:p>
          <w:p w:rsidRPr="00CC34AF" w:rsidR="00CC34AF" w:rsidP="00CC34AF" w:rsidRDefault="00CC34AF" w14:paraId="5C64FB59" w14:textId="77777777">
            <w:pPr>
              <w:rPr>
                <w:rFonts w:asciiTheme="majorHAnsi" w:hAnsiTheme="majorHAnsi" w:cstheme="majorBidi"/>
                <w:sz w:val="26"/>
                <w:szCs w:val="26"/>
                <w:shd w:val="clear" w:color="auto" w:fill="FFFFFF"/>
                <w:lang w:val="en-US"/>
              </w:rPr>
            </w:pPr>
            <w:r w:rsidRPr="3FEEB204">
              <w:rPr>
                <w:rFonts w:asciiTheme="majorHAnsi" w:hAnsiTheme="majorHAnsi" w:cstheme="majorBidi"/>
                <w:sz w:val="26"/>
                <w:szCs w:val="26"/>
                <w:shd w:val="clear" w:color="auto" w:fill="FFFFFF"/>
                <w:lang w:val="en-US"/>
              </w:rPr>
              <w:t>7. Hệ thống lưu dữ liệu và đẩy vào hồ sơ cá nhân và thông báo thành công.</w:t>
            </w:r>
          </w:p>
        </w:tc>
      </w:tr>
      <w:tr w:rsidRPr="00CC34AF" w:rsidR="00CC34AF" w:rsidTr="3FEEB204" w14:paraId="04CF381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54341A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703AEB2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F5B18B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3FEEB204" w14:paraId="59763F12"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CA677A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39494A9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BE4AA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Mã nhân sự không hợp lệ</w:t>
            </w:r>
          </w:p>
          <w:p w:rsidRPr="00CC34AF" w:rsidR="00CC34AF" w:rsidP="00893277" w:rsidRDefault="00CC34AF" w14:paraId="5E43E347" w14:textId="77777777">
            <w:pPr>
              <w:pStyle w:val="ListParagraph"/>
              <w:numPr>
                <w:ilvl w:val="0"/>
                <w:numId w:val="118"/>
              </w:num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Tại bước 3, Hệ thống phát hiện mã nhân sự không tồn tại.</w:t>
            </w:r>
          </w:p>
          <w:p w:rsidRPr="00CC34AF" w:rsidR="00CC34AF" w:rsidP="00893277" w:rsidRDefault="00CC34AF" w14:paraId="6D731479" w14:textId="77777777">
            <w:pPr>
              <w:pStyle w:val="ListParagraph"/>
              <w:numPr>
                <w:ilvl w:val="0"/>
                <w:numId w:val="118"/>
              </w:num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Hệ thống từ chối tiếp tục tạo bản đánh giá.</w:t>
            </w:r>
          </w:p>
          <w:p w:rsidRPr="00CC34AF" w:rsidR="00CC34AF" w:rsidP="00CC34AF" w:rsidRDefault="00CC34AF" w14:paraId="72E5658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Dữ liệu không hợp lệ</w:t>
            </w:r>
          </w:p>
          <w:p w:rsidRPr="00CC34AF" w:rsidR="00CC34AF" w:rsidP="00893277" w:rsidRDefault="00CC34AF" w14:paraId="657605AD" w14:textId="77777777">
            <w:pPr>
              <w:numPr>
                <w:ilvl w:val="0"/>
                <w:numId w:val="88"/>
              </w:numPr>
              <w:rPr>
                <w:rFonts w:asciiTheme="majorHAnsi" w:hAnsiTheme="majorHAnsi" w:cstheme="majorBidi"/>
                <w:sz w:val="26"/>
                <w:szCs w:val="26"/>
                <w:shd w:val="clear" w:color="auto" w:fill="FFFFFF"/>
                <w:lang w:val="en-US"/>
              </w:rPr>
            </w:pPr>
            <w:r w:rsidRPr="000C7B59">
              <w:rPr>
                <w:rFonts w:asciiTheme="majorHAnsi" w:hAnsiTheme="majorHAnsi" w:cstheme="majorBidi"/>
                <w:sz w:val="26"/>
                <w:szCs w:val="26"/>
                <w:shd w:val="clear" w:color="auto" w:fill="FFFFFF"/>
              </w:rPr>
              <w:t>Tại bước 6, Hệ thống phát hiện dữ liệu không đầy đủ các trường thông tin</w:t>
            </w:r>
            <w:r w:rsidRPr="3383CC90">
              <w:rPr>
                <w:rFonts w:asciiTheme="majorHAnsi" w:hAnsiTheme="majorHAnsi" w:cstheme="majorBidi"/>
                <w:sz w:val="26"/>
                <w:szCs w:val="26"/>
                <w:shd w:val="clear" w:color="auto" w:fill="FFFFFF"/>
                <w:lang w:val="en-US"/>
              </w:rPr>
              <w:t>.</w:t>
            </w:r>
          </w:p>
          <w:p w:rsidRPr="00CC34AF" w:rsidR="00CC34AF" w:rsidP="00893277" w:rsidRDefault="00CC34AF" w14:paraId="7BC498E2" w14:textId="77777777">
            <w:pPr>
              <w:numPr>
                <w:ilvl w:val="0"/>
                <w:numId w:val="8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từ chối lưu thông tin và thông báo lỗi.</w:t>
            </w:r>
          </w:p>
          <w:p w:rsidRPr="00CC34AF" w:rsidR="00CC34AF" w:rsidP="00CC34AF" w:rsidRDefault="00CC34AF" w14:paraId="402A0A8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E3: Hủy thao tác</w:t>
            </w:r>
          </w:p>
          <w:p w:rsidRPr="000C7B59" w:rsidR="00CC34AF" w:rsidP="000C7B59" w:rsidRDefault="000C7B59" w14:paraId="27E33477" w14:textId="23293101">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     </w:t>
            </w:r>
            <w:r w:rsidRPr="000C7B59">
              <w:rPr>
                <w:rFonts w:asciiTheme="majorHAnsi" w:hAnsiTheme="majorHAnsi" w:cstheme="majorBidi"/>
                <w:sz w:val="26"/>
                <w:szCs w:val="26"/>
                <w:shd w:val="clear" w:color="auto" w:fill="FFFFFF"/>
                <w:lang w:val="en-US"/>
              </w:rPr>
              <w:t xml:space="preserve">1. </w:t>
            </w:r>
            <w:r w:rsidRPr="000C7B59" w:rsidR="00CC34AF">
              <w:rPr>
                <w:rFonts w:asciiTheme="majorHAnsi" w:hAnsiTheme="majorHAnsi" w:cstheme="majorBidi"/>
                <w:sz w:val="26"/>
                <w:szCs w:val="26"/>
                <w:shd w:val="clear" w:color="auto" w:fill="FFFFFF"/>
                <w:lang w:val="en-US"/>
              </w:rPr>
              <w:t>Tại bước 2, Phòng TCCB chọn “Hủy”.</w:t>
            </w:r>
          </w:p>
          <w:p w:rsidRPr="00D522E4" w:rsidR="00CC34AF" w:rsidP="00D522E4" w:rsidRDefault="000C7B59" w14:paraId="52607506" w14:textId="69C268FE">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     2. </w:t>
            </w:r>
            <w:r w:rsidRPr="00D522E4" w:rsidR="00CC34AF">
              <w:rPr>
                <w:rFonts w:asciiTheme="majorHAnsi" w:hAnsiTheme="majorHAnsi" w:cstheme="majorBidi"/>
                <w:sz w:val="26"/>
                <w:szCs w:val="26"/>
                <w:shd w:val="clear" w:color="auto" w:fill="FFFFFF"/>
                <w:lang w:val="en-US"/>
              </w:rPr>
              <w:t>Quay lại màn hình danh sách nhân sự.</w:t>
            </w:r>
          </w:p>
        </w:tc>
      </w:tr>
    </w:tbl>
    <w:p w:rsidRPr="00CC34AF" w:rsidR="00CC34AF" w:rsidP="00CC34AF" w:rsidRDefault="00CC34AF" w14:paraId="285E71DA" w14:textId="77777777">
      <w:pPr>
        <w:rPr>
          <w:rFonts w:asciiTheme="majorHAnsi" w:hAnsiTheme="majorHAnsi" w:cstheme="majorHAnsi"/>
          <w:sz w:val="26"/>
          <w:szCs w:val="26"/>
          <w:shd w:val="clear" w:color="auto" w:fill="FFFFFF"/>
          <w:lang w:val="en-US"/>
        </w:rPr>
      </w:pPr>
    </w:p>
    <w:p w:rsidRPr="00CC34AF" w:rsidR="00CC34AF" w:rsidP="004B6543" w:rsidRDefault="65321137" w14:paraId="4A4289A4" w14:textId="3872A374">
      <w:pPr>
        <w:pStyle w:val="Heading3"/>
        <w:rPr>
          <w:sz w:val="26"/>
          <w:szCs w:val="26"/>
          <w:lang w:val="en-US"/>
        </w:rPr>
      </w:pPr>
      <w:bookmarkStart w:name="_Toc223525317" w:id="73"/>
      <w:r w:rsidRPr="65321137">
        <w:rPr>
          <w:lang w:val="en-US"/>
        </w:rPr>
        <w:t xml:space="preserve">4.30. Use Case: Bổ nhiệm nhân sự cho đơn vị tổ chức </w:t>
      </w:r>
      <w:r w:rsidRPr="00B21E04">
        <w:rPr>
          <w:lang w:val="en-US"/>
        </w:rPr>
        <w:t>nhân sự</w:t>
      </w:r>
      <w:bookmarkEnd w:id="73"/>
    </w:p>
    <w:p w:rsidRPr="00CC34AF" w:rsidR="00CC34AF" w:rsidP="00CC34AF" w:rsidRDefault="00CC34AF" w14:paraId="75A7436C"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75"/>
        <w:gridCol w:w="6692"/>
      </w:tblGrid>
      <w:tr w:rsidRPr="00CC34AF" w:rsidR="00CC34AF" w:rsidTr="00A3181B" w14:paraId="4CE2E7B5"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22748" w:rsidR="00CC34AF" w:rsidP="00CC34AF" w:rsidRDefault="00CC34AF" w14:paraId="2CD2873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22748" w:rsidR="00CC34AF" w:rsidP="00CC34AF" w:rsidRDefault="00CC34AF" w14:paraId="40B3CD97" w14:textId="77777777">
            <w:pPr>
              <w:rPr>
                <w:rFonts w:asciiTheme="majorHAnsi" w:hAnsiTheme="majorHAnsi" w:cstheme="majorBidi"/>
                <w:sz w:val="26"/>
                <w:szCs w:val="26"/>
                <w:highlight w:val="lightGray"/>
                <w:shd w:val="clear" w:color="auto" w:fill="FFFFFF"/>
                <w:lang w:val="en-US"/>
              </w:rPr>
            </w:pPr>
            <w:r w:rsidRPr="00F22748">
              <w:rPr>
                <w:rFonts w:asciiTheme="majorHAnsi" w:hAnsiTheme="majorHAnsi" w:cstheme="majorBidi"/>
                <w:b/>
                <w:sz w:val="26"/>
                <w:szCs w:val="26"/>
                <w:highlight w:val="lightGray"/>
                <w:shd w:val="clear" w:color="auto" w:fill="FFFFFF"/>
                <w:lang w:val="en-US"/>
              </w:rPr>
              <w:t>Bổ nhiệm nhân sự cho đơn vị tổ chức nhân sự</w:t>
            </w:r>
          </w:p>
        </w:tc>
      </w:tr>
      <w:tr w:rsidRPr="00CC34AF" w:rsidR="00CC34AF" w:rsidTr="3FEEB204" w14:paraId="106345F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7DFDA0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1BC1F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4902EDA2" w14:textId="77777777">
            <w:pPr>
              <w:rPr>
                <w:rFonts w:asciiTheme="majorHAnsi" w:hAnsiTheme="majorHAnsi" w:cstheme="majorHAnsi"/>
                <w:sz w:val="26"/>
                <w:szCs w:val="26"/>
                <w:shd w:val="clear" w:color="auto" w:fill="FFFFFF"/>
                <w:lang w:val="en-US"/>
              </w:rPr>
            </w:pPr>
          </w:p>
        </w:tc>
      </w:tr>
      <w:tr w:rsidRPr="00B86A26" w:rsidR="00B86A26" w:rsidTr="3FEEB204" w14:paraId="22F6055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8077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A7F5BE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bổ nhiệm nhân sự vào các đơn vị tổ chức</w:t>
            </w:r>
          </w:p>
        </w:tc>
      </w:tr>
      <w:tr w:rsidRPr="00CC34AF" w:rsidR="00CC34AF" w:rsidTr="3FEEB204" w14:paraId="186C4F6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33697B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706736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2A393D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FEEB204" w14:paraId="2F232C5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E2E7B7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2842FFF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D624CA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bổ nhiệm trong menu “Cơ cấu tổ chức”.</w:t>
            </w:r>
          </w:p>
        </w:tc>
      </w:tr>
      <w:tr w:rsidRPr="00CC34AF" w:rsidR="00CC34AF" w:rsidTr="3FEEB204" w14:paraId="758EFBD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368A34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104CB1F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53014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TCCB đã đăng nhập hệ thống.</w:t>
            </w:r>
          </w:p>
          <w:p w:rsidRPr="00CC34AF" w:rsidR="00CC34AF" w:rsidP="00CC34AF" w:rsidRDefault="00CC34AF" w14:paraId="3063F5E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tổ chức đã tồn tại trong cây cơ cấu tổ chức.</w:t>
            </w:r>
          </w:p>
          <w:p w:rsidRPr="00CC34AF" w:rsidR="00CC34AF" w:rsidP="00CC34AF" w:rsidRDefault="00CC34AF" w14:paraId="05DC755C" w14:textId="77777777">
            <w:pPr>
              <w:rPr>
                <w:rFonts w:asciiTheme="majorHAnsi" w:hAnsiTheme="majorHAnsi" w:cstheme="majorHAnsi"/>
                <w:sz w:val="26"/>
                <w:szCs w:val="26"/>
                <w:shd w:val="clear" w:color="auto" w:fill="FFFFFF"/>
                <w:lang w:val="en-US"/>
              </w:rPr>
            </w:pPr>
          </w:p>
        </w:tc>
      </w:tr>
      <w:tr w:rsidRPr="00CC34AF" w:rsidR="00CC34AF" w:rsidTr="3FEEB204" w14:paraId="6D901AA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96195B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7FB9897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BDC4B7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Nhân sự được bổ nhiệm nhân sự vào đơn vị.</w:t>
            </w:r>
          </w:p>
          <w:p w:rsidRPr="00CC34AF" w:rsidR="00CC34AF" w:rsidP="00CC34AF" w:rsidRDefault="00CC34AF" w14:paraId="1D48D48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nhân sự của đơn vị được cập nhật.</w:t>
            </w:r>
          </w:p>
          <w:p w:rsidRPr="00CC34AF" w:rsidR="00CC34AF" w:rsidP="00CC34AF" w:rsidRDefault="00CC34AF" w14:paraId="0E0EEC68" w14:textId="77777777">
            <w:pPr>
              <w:rPr>
                <w:rFonts w:asciiTheme="majorHAnsi" w:hAnsiTheme="majorHAnsi" w:cstheme="majorHAnsi"/>
                <w:sz w:val="26"/>
                <w:szCs w:val="26"/>
                <w:shd w:val="clear" w:color="auto" w:fill="FFFFFF"/>
                <w:lang w:val="en-US"/>
              </w:rPr>
            </w:pPr>
          </w:p>
        </w:tc>
      </w:tr>
      <w:tr w:rsidRPr="00CC34AF" w:rsidR="00CC34AF" w:rsidTr="3FEEB204" w14:paraId="1AC07FE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C5CA1A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8B2B46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Việc bổ nhiệm không được thực hiện do vi phạm ràng buộc nghiệp vụ hoặc dữ liệu không hợp lệ.</w:t>
            </w:r>
          </w:p>
        </w:tc>
      </w:tr>
      <w:tr w:rsidRPr="00CC34AF" w:rsidR="00CC34AF" w:rsidTr="3FEEB204" w14:paraId="44B9552C"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5F6C31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46A80A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4D319E" w14:paraId="37A1D7DE" w14:textId="689D8DEA">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1</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truy cập một đơn vị trong cơ cấu tổ chức.</w:t>
            </w:r>
          </w:p>
          <w:p w:rsidRPr="00CC34AF" w:rsidR="00CC34AF" w:rsidP="00CC34AF" w:rsidRDefault="004D319E" w14:paraId="56E329D4" w14:textId="23022DB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chọn bổ nhiệm nhân sự chưa công tác</w:t>
            </w:r>
          </w:p>
          <w:p w:rsidRPr="00CC34AF" w:rsidR="00CC34AF" w:rsidP="00CC34AF" w:rsidRDefault="004D319E" w14:paraId="63C87D1C" w14:textId="51DED17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danh sách nhân sự ở trạng thái “Đang chờ xét” và trạng thái hợp đồng “Còn hiệu lực”.</w:t>
            </w:r>
          </w:p>
          <w:p w:rsidRPr="00CC34AF" w:rsidR="00CC34AF" w:rsidP="00CC34AF" w:rsidRDefault="004D319E" w14:paraId="1D7485DF" w14:textId="49F0289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chọn nhân sự và nhập thông tin như (Chức vụ, Ngày bắt đầu)</w:t>
            </w:r>
          </w:p>
          <w:p w:rsidRPr="00CC34AF" w:rsidR="00CC34AF" w:rsidP="00CC34AF" w:rsidRDefault="00F70D98" w14:paraId="1A4088AA" w14:textId="6E40C5EC">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hợp lệ (Ngày bắt đầu).</w:t>
            </w:r>
          </w:p>
          <w:p w:rsidRPr="00CC34AF" w:rsidR="00CC34AF" w:rsidP="00CC34AF" w:rsidRDefault="004D319E" w14:paraId="38C7B4A1" w14:textId="35DDD11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thay đổi danh sách nhân sự, trạng thái công việc của nhân sự chuyển thành “Đang công tác ”và thông báo thành công.</w:t>
            </w:r>
          </w:p>
          <w:p w:rsidRPr="00CC34AF" w:rsidR="00CC34AF" w:rsidP="00CC34AF" w:rsidRDefault="00CC34AF" w14:paraId="60695A48" w14:textId="77777777">
            <w:pPr>
              <w:rPr>
                <w:rFonts w:asciiTheme="majorHAnsi" w:hAnsiTheme="majorHAnsi" w:cstheme="majorHAnsi"/>
                <w:sz w:val="26"/>
                <w:szCs w:val="26"/>
                <w:shd w:val="clear" w:color="auto" w:fill="FFFFFF"/>
                <w:lang w:val="en-US"/>
              </w:rPr>
            </w:pPr>
          </w:p>
        </w:tc>
      </w:tr>
      <w:tr w:rsidRPr="00CC34AF" w:rsidR="00CC34AF" w:rsidTr="3FEEB204" w14:paraId="227BCA5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5054AB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0710C84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9E0AF5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Bổ nhiệm nhân sự đang công tác ở đơn vị khác</w:t>
            </w:r>
          </w:p>
          <w:p w:rsidRPr="00CC34AF" w:rsidR="00CC34AF" w:rsidP="00CC34AF" w:rsidRDefault="00F70D98" w14:paraId="2BB3DBD3" w14:textId="72B44D0F">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Phòng TCCB truy cập một đơn vị trong cơ cấu tổ chức.</w:t>
            </w:r>
          </w:p>
          <w:p w:rsidRPr="00CC34AF" w:rsidR="00CC34AF" w:rsidP="00CC34AF" w:rsidRDefault="004D319E" w14:paraId="2E04F61C" w14:textId="4933EFF4">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2</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chọn bổ nhiệm nhân sự đang công tác tại đơn vị khác.</w:t>
            </w:r>
          </w:p>
          <w:p w:rsidRPr="00CC34AF" w:rsidR="00CC34AF" w:rsidP="00CC34AF" w:rsidRDefault="004D319E" w14:paraId="0F625C74" w14:textId="6D360B9E">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3</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yêu cầu chọn đơn vị, chọn nhân sự từ đơn vị được chọn.</w:t>
            </w:r>
          </w:p>
          <w:p w:rsidRPr="00CC34AF" w:rsidR="00CC34AF" w:rsidP="00CC34AF" w:rsidRDefault="004D319E" w14:paraId="4B817E2B" w14:textId="28BEAAF5">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4</w:t>
            </w:r>
            <w:r w:rsidRPr="60F31A95" w:rsidR="00F70D98">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chọn nhân sự và nhập thông tin như (Chức vụ, Ngày bắt đầu)</w:t>
            </w:r>
          </w:p>
          <w:p w:rsidRPr="00CC34AF" w:rsidR="00CC34AF" w:rsidP="00CC34AF" w:rsidRDefault="00F70D98" w14:paraId="41D22205" w14:textId="328098B9">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kiểm tra hợp lệ (Ngày bắt đầu).</w:t>
            </w:r>
          </w:p>
          <w:p w:rsidRPr="00CC34AF" w:rsidR="00CC34AF" w:rsidP="00CC34AF" w:rsidRDefault="00CC34AF" w14:paraId="356FF0F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6. Hệ thống thay đổi danh sách nhân sự và thông báo thành công.</w:t>
            </w:r>
          </w:p>
        </w:tc>
      </w:tr>
      <w:tr w:rsidRPr="00CC34AF" w:rsidR="00CC34AF" w:rsidTr="3FEEB204" w14:paraId="6E0E02A0" w14:textId="77777777">
        <w:trPr>
          <w:trHeight w:val="168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0EFFB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474F69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624899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không hợp lệ</w:t>
            </w:r>
          </w:p>
          <w:p w:rsidRPr="00CC34AF" w:rsidR="00CC34AF" w:rsidP="00893277" w:rsidRDefault="00CC34AF" w14:paraId="22BE95E9" w14:textId="77777777">
            <w:pPr>
              <w:numPr>
                <w:ilvl w:val="0"/>
                <w:numId w:val="8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Hệ thống kiểm tra phát hiện:</w:t>
            </w:r>
          </w:p>
          <w:p w:rsidRPr="00CC34AF" w:rsidR="00CC34AF" w:rsidP="00893277" w:rsidRDefault="00CC34AF" w14:paraId="0489C664" w14:textId="77777777">
            <w:pPr>
              <w:numPr>
                <w:ilvl w:val="0"/>
                <w:numId w:val="9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Ngày bắt đầu≥ ngày hiện tại</w:t>
            </w:r>
          </w:p>
          <w:p w:rsidRPr="004D319E" w:rsidR="00CC34AF" w:rsidP="00893277" w:rsidRDefault="004D319E" w14:paraId="348CAD64" w14:textId="77777777">
            <w:pPr>
              <w:pStyle w:val="ListParagraph"/>
              <w:numPr>
                <w:ilvl w:val="0"/>
                <w:numId w:val="89"/>
              </w:numPr>
              <w:rPr>
                <w:rFonts w:asciiTheme="majorHAnsi" w:hAnsiTheme="majorHAnsi" w:cstheme="majorBidi"/>
                <w:sz w:val="26"/>
                <w:szCs w:val="26"/>
                <w:shd w:val="clear" w:color="auto" w:fill="FFFFFF"/>
                <w:lang w:val="en-US"/>
              </w:rPr>
            </w:pPr>
            <w:r w:rsidRPr="004D319E">
              <w:rPr>
                <w:rFonts w:asciiTheme="majorHAnsi" w:hAnsiTheme="majorHAnsi" w:cstheme="majorBidi"/>
                <w:sz w:val="26"/>
                <w:szCs w:val="26"/>
                <w:shd w:val="clear" w:color="auto" w:fill="FFFFFF"/>
                <w:lang w:val="en-US"/>
              </w:rPr>
              <w:t>H</w:t>
            </w:r>
            <w:r w:rsidRPr="004D319E" w:rsidR="00CC34AF">
              <w:rPr>
                <w:rFonts w:asciiTheme="majorHAnsi" w:hAnsiTheme="majorHAnsi" w:cstheme="majorBidi"/>
                <w:sz w:val="26"/>
                <w:szCs w:val="26"/>
                <w:shd w:val="clear" w:color="auto" w:fill="FFFFFF"/>
                <w:lang w:val="en-US"/>
              </w:rPr>
              <w:t>ệ thống yêu cầu nhập lại và không lưu dữ liệu.</w:t>
            </w:r>
          </w:p>
          <w:p w:rsidRPr="00CC34AF" w:rsidR="00CC34AF" w:rsidP="00CC34AF" w:rsidRDefault="00CC34AF" w14:paraId="13E49E9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Không được phép tiếp tục</w:t>
            </w:r>
          </w:p>
          <w:p w:rsidRPr="00CC34AF" w:rsidR="00CC34AF" w:rsidP="00893277" w:rsidRDefault="00CC34AF" w14:paraId="44A592E0" w14:textId="77777777">
            <w:pPr>
              <w:numPr>
                <w:ilvl w:val="0"/>
                <w:numId w:val="9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1, nếu đơn vị đang ở trạng thái “Giải thể” hoặc “Sáp nhập”.</w:t>
            </w:r>
          </w:p>
          <w:p w:rsidRPr="00CC34AF" w:rsidR="00CC34AF" w:rsidP="00893277" w:rsidRDefault="00CC34AF" w14:paraId="1F006ACD" w14:textId="77777777">
            <w:pPr>
              <w:numPr>
                <w:ilvl w:val="0"/>
                <w:numId w:val="9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từ chối cho phép tiếp tục cập nhật bổ nhiệm.</w:t>
            </w:r>
          </w:p>
        </w:tc>
      </w:tr>
    </w:tbl>
    <w:p w:rsidRPr="00CC34AF" w:rsidR="00CC34AF" w:rsidP="00CC34AF" w:rsidRDefault="00CC34AF" w14:paraId="2A87B142" w14:textId="77777777">
      <w:pPr>
        <w:rPr>
          <w:shd w:val="clear" w:color="auto" w:fill="FFFFFF"/>
          <w:lang w:val="en-US"/>
        </w:rPr>
      </w:pPr>
    </w:p>
    <w:p w:rsidR="00CC34AF" w:rsidP="004B6543" w:rsidRDefault="65321137" w14:paraId="6FEDF10C" w14:textId="38C9B15E">
      <w:pPr>
        <w:pStyle w:val="Heading3"/>
        <w:rPr>
          <w:lang w:val="en-US"/>
        </w:rPr>
      </w:pPr>
      <w:bookmarkStart w:name="_Toc223525318" w:id="74"/>
      <w:r w:rsidRPr="65321137">
        <w:rPr>
          <w:lang w:val="en-US"/>
        </w:rPr>
        <w:t>4.31. Use Case: Bãi nhiệm nhân sự khỏi đơn vị tổ chức nhân sự</w:t>
      </w:r>
      <w:bookmarkEnd w:id="74"/>
    </w:p>
    <w:p w:rsidRPr="004B6543" w:rsidR="004B6543" w:rsidP="004B6543" w:rsidRDefault="004B6543" w14:paraId="7CAA53AE" w14:textId="7777777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10"/>
        <w:gridCol w:w="6757"/>
      </w:tblGrid>
      <w:tr w:rsidRPr="00CC34AF" w:rsidR="00CC34AF" w:rsidTr="008C5D2E" w14:paraId="7DFC0DD1"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22748" w:rsidR="00CC34AF" w:rsidP="00CC34AF" w:rsidRDefault="00CC34AF" w14:paraId="16455CB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22748" w:rsidR="00CC34AF" w:rsidP="00CC34AF" w:rsidRDefault="00CC34AF" w14:paraId="7E0275A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Bãi nhiệm nhân sự khỏi đơn vị tổ chức nhân sự</w:t>
            </w:r>
          </w:p>
          <w:p w:rsidRPr="00F22748" w:rsidR="00CC34AF" w:rsidP="00CC34AF" w:rsidRDefault="00CC34AF" w14:paraId="3F676E37" w14:textId="77777777">
            <w:pPr>
              <w:rPr>
                <w:rFonts w:asciiTheme="majorHAnsi" w:hAnsiTheme="majorHAnsi" w:cstheme="majorHAnsi"/>
                <w:sz w:val="26"/>
                <w:szCs w:val="26"/>
                <w:highlight w:val="lightGray"/>
                <w:shd w:val="clear" w:color="auto" w:fill="FFFFFF"/>
                <w:lang w:val="en-US"/>
              </w:rPr>
            </w:pPr>
          </w:p>
        </w:tc>
      </w:tr>
      <w:tr w:rsidRPr="00CC34AF" w:rsidR="00CC34AF" w:rsidTr="2C6B6BBF" w14:paraId="1477E8E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AB02F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09D70E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73015071" w14:textId="77777777">
            <w:pPr>
              <w:rPr>
                <w:rFonts w:asciiTheme="majorHAnsi" w:hAnsiTheme="majorHAnsi" w:cstheme="majorHAnsi"/>
                <w:sz w:val="26"/>
                <w:szCs w:val="26"/>
                <w:shd w:val="clear" w:color="auto" w:fill="FFFFFF"/>
                <w:lang w:val="en-US"/>
              </w:rPr>
            </w:pPr>
          </w:p>
        </w:tc>
      </w:tr>
      <w:tr w:rsidRPr="00CC34AF" w:rsidR="00CC34AF" w:rsidTr="2C6B6BBF" w14:paraId="0AB0760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2F98E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809905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thực hiện bãi nhiệm nhân sự trong đơn vị tổ chức, nhằm cập nhật chính xác tình trạng nhân sự và phục vụ công tác quản lý nhân sự.</w:t>
            </w:r>
          </w:p>
          <w:p w:rsidRPr="00CC34AF" w:rsidR="00CC34AF" w:rsidP="00CC34AF" w:rsidRDefault="00CC34AF" w14:paraId="01F40D57" w14:textId="77777777">
            <w:pPr>
              <w:rPr>
                <w:rFonts w:asciiTheme="majorHAnsi" w:hAnsiTheme="majorHAnsi" w:cstheme="majorHAnsi"/>
                <w:sz w:val="26"/>
                <w:szCs w:val="26"/>
                <w:shd w:val="clear" w:color="auto" w:fill="FFFFFF"/>
                <w:lang w:val="en-US"/>
              </w:rPr>
            </w:pPr>
          </w:p>
        </w:tc>
      </w:tr>
      <w:tr w:rsidRPr="00CC34AF" w:rsidR="00CC34AF" w:rsidTr="2C6B6BBF" w14:paraId="490EDCA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ABF56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15F3717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754BE2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2C6B6BBF" w14:paraId="2EAC3E9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33E0F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134A259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E91051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bãi nhiệm nhân sự của đơn vị trong menu “Cơ cấu tổ chức”.</w:t>
            </w:r>
          </w:p>
          <w:p w:rsidRPr="00CC34AF" w:rsidR="00CC34AF" w:rsidP="00CC34AF" w:rsidRDefault="00CC34AF" w14:paraId="3C7D517F" w14:textId="77777777">
            <w:pPr>
              <w:rPr>
                <w:rFonts w:asciiTheme="majorHAnsi" w:hAnsiTheme="majorHAnsi" w:cstheme="majorHAnsi"/>
                <w:sz w:val="26"/>
                <w:szCs w:val="26"/>
                <w:shd w:val="clear" w:color="auto" w:fill="FFFFFF"/>
                <w:lang w:val="en-US"/>
              </w:rPr>
            </w:pPr>
          </w:p>
        </w:tc>
      </w:tr>
      <w:tr w:rsidRPr="00CC34AF" w:rsidR="00CC34AF" w:rsidTr="2C6B6BBF" w14:paraId="55516DF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0E91AD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29B68B1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037A1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Phòng TCCB đã đăng nhập hệ thống.</w:t>
            </w:r>
          </w:p>
          <w:p w:rsidRPr="00CC34AF" w:rsidR="00CC34AF" w:rsidP="00CC34AF" w:rsidRDefault="00CC34AF" w14:paraId="2F6F20F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tổ chức đã tồn tại trong cây cơ cấu tổ chức.</w:t>
            </w:r>
          </w:p>
        </w:tc>
      </w:tr>
      <w:tr w:rsidRPr="00CC34AF" w:rsidR="00CC34AF" w:rsidTr="2C6B6BBF" w14:paraId="21C9D90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FF37CD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2B08DFC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E7CC9E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Nhân sự được miễn nhiệm khỏi chức vụ.</w:t>
            </w:r>
          </w:p>
          <w:p w:rsidRPr="00CC34AF" w:rsidR="00CC34AF" w:rsidP="00CC34AF" w:rsidRDefault="00CC34AF" w14:paraId="645B68A1" w14:textId="77777777">
            <w:pPr>
              <w:rPr>
                <w:rFonts w:asciiTheme="majorHAnsi" w:hAnsiTheme="majorHAnsi" w:cstheme="majorHAnsi"/>
                <w:sz w:val="26"/>
                <w:szCs w:val="26"/>
                <w:shd w:val="clear" w:color="auto" w:fill="FFFFFF"/>
                <w:lang w:val="en-US"/>
              </w:rPr>
            </w:pPr>
          </w:p>
        </w:tc>
      </w:tr>
      <w:tr w:rsidRPr="00CC34AF" w:rsidR="00CC34AF" w:rsidTr="2C6B6BBF" w14:paraId="217E94A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97DB0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7B979B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Việc bãi nhiệm không được thực hiện do vi phạm ràng buộc nghiệp vụ.</w:t>
            </w:r>
          </w:p>
        </w:tc>
      </w:tr>
      <w:tr w:rsidRPr="00CC34AF" w:rsidR="00CC34AF" w:rsidTr="2C6B6BBF" w14:paraId="0AA1A88E" w14:textId="77777777">
        <w:trPr>
          <w:trHeight w:val="121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01AAA2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69FE9D4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67E51B23" w14:textId="71B44E67">
            <w:pPr>
              <w:rPr>
                <w:rFonts w:asciiTheme="majorHAnsi" w:hAnsiTheme="majorHAnsi" w:cstheme="majorBidi"/>
                <w:sz w:val="26"/>
                <w:szCs w:val="26"/>
                <w:shd w:val="clear" w:color="auto" w:fill="FFFFFF"/>
                <w:lang w:val="en-US"/>
              </w:rPr>
            </w:pPr>
            <w:r w:rsidRPr="3C79E45D">
              <w:rPr>
                <w:rFonts w:asciiTheme="majorHAnsi" w:hAnsiTheme="majorHAnsi" w:cstheme="majorBidi"/>
                <w:sz w:val="26"/>
                <w:szCs w:val="26"/>
                <w:shd w:val="clear" w:color="auto" w:fill="FFFFFF"/>
                <w:lang w:val="en-US"/>
              </w:rPr>
              <w:t xml:space="preserve">1. </w:t>
            </w:r>
            <w:r w:rsidRPr="3C79E45D" w:rsidR="00CC34AF">
              <w:rPr>
                <w:rFonts w:asciiTheme="majorHAnsi" w:hAnsiTheme="majorHAnsi" w:cstheme="majorBidi"/>
                <w:sz w:val="26"/>
                <w:szCs w:val="26"/>
                <w:shd w:val="clear" w:color="auto" w:fill="FFFFFF"/>
                <w:lang w:val="en-US"/>
              </w:rPr>
              <w:t>Phòng TCCB truy cập một đơn vị trong cơ cấu tổ chức.</w:t>
            </w:r>
          </w:p>
          <w:p w:rsidRPr="00CC34AF" w:rsidR="00CC34AF" w:rsidP="00CC34AF" w:rsidRDefault="00F70D98" w14:paraId="5B4F0633" w14:textId="3ED5E7A7">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2. </w:t>
            </w:r>
            <w:r w:rsidRPr="2C6B6BBF" w:rsidR="00CC34AF">
              <w:rPr>
                <w:rFonts w:asciiTheme="majorHAnsi" w:hAnsiTheme="majorHAnsi" w:cstheme="majorBidi"/>
                <w:sz w:val="26"/>
                <w:szCs w:val="26"/>
                <w:shd w:val="clear" w:color="auto" w:fill="FFFFFF"/>
                <w:lang w:val="en-US"/>
              </w:rPr>
              <w:t>Hệ thống hiển thị danh sách nhân sự</w:t>
            </w:r>
          </w:p>
          <w:p w:rsidRPr="00CC34AF" w:rsidR="00CC34AF" w:rsidP="00CC34AF" w:rsidRDefault="00F70D98" w14:paraId="01ADAF5E" w14:textId="3191AC8C">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3. </w:t>
            </w:r>
            <w:r w:rsidRPr="2C6B6BBF" w:rsidR="00CC34AF">
              <w:rPr>
                <w:rFonts w:asciiTheme="majorHAnsi" w:hAnsiTheme="majorHAnsi" w:cstheme="majorBidi"/>
                <w:sz w:val="26"/>
                <w:szCs w:val="26"/>
                <w:shd w:val="clear" w:color="auto" w:fill="FFFFFF"/>
                <w:lang w:val="en-US"/>
              </w:rPr>
              <w:t>Phòng TCCB chọn chức năng bãi nhiệm từ trong một nhân sự trong danh sách.</w:t>
            </w:r>
          </w:p>
          <w:p w:rsidRPr="00CC34AF" w:rsidR="00CC34AF" w:rsidP="00CC34AF" w:rsidRDefault="00F70D98" w14:paraId="7F2D5EA5" w14:textId="723C85D2">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4. </w:t>
            </w:r>
            <w:r w:rsidRPr="2C6B6BBF" w:rsidR="00CC34AF">
              <w:rPr>
                <w:rFonts w:asciiTheme="majorHAnsi" w:hAnsiTheme="majorHAnsi" w:cstheme="majorBidi"/>
                <w:sz w:val="26"/>
                <w:szCs w:val="26"/>
                <w:shd w:val="clear" w:color="auto" w:fill="FFFFFF"/>
                <w:lang w:val="en-US"/>
              </w:rPr>
              <w:t>Hệ thống yêu cầu xác nhận thao tác.</w:t>
            </w:r>
          </w:p>
          <w:p w:rsidRPr="00CC34AF" w:rsidR="00CC34AF" w:rsidP="00CC34AF" w:rsidRDefault="00CC34AF" w14:paraId="0A94D45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5. Phòng TCCB xác nhận thao tác miễn nhiệm.</w:t>
            </w:r>
            <w:r w:rsidRPr="00CC34AF">
              <w:rPr>
                <w:rFonts w:asciiTheme="majorHAnsi" w:hAnsiTheme="majorHAnsi" w:cstheme="majorHAnsi"/>
                <w:sz w:val="26"/>
                <w:szCs w:val="26"/>
                <w:shd w:val="clear" w:color="auto" w:fill="FFFFFF"/>
                <w:lang w:val="en-US"/>
              </w:rPr>
              <w:br/>
            </w:r>
            <w:r w:rsidRPr="60F31A95">
              <w:rPr>
                <w:rFonts w:asciiTheme="majorHAnsi" w:hAnsiTheme="majorHAnsi" w:cstheme="majorBidi"/>
                <w:sz w:val="26"/>
                <w:szCs w:val="26"/>
                <w:shd w:val="clear" w:color="auto" w:fill="FFFFFF"/>
                <w:lang w:val="en-US"/>
              </w:rPr>
              <w:t>6. Hệ thống cập nhật trạng thái công việc của nhân sự là “Đang chờ xét”  và xóa nhân sự khỏi danh sách của đơn vị tổ chức.</w:t>
            </w:r>
          </w:p>
        </w:tc>
      </w:tr>
      <w:tr w:rsidRPr="00CC34AF" w:rsidR="00CC34AF" w:rsidTr="2C6B6BBF" w14:paraId="7254014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6CBF87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0A0900B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66D71E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Tự động bãi nhiệm</w:t>
            </w:r>
          </w:p>
          <w:p w:rsidRPr="00CC34AF" w:rsidR="00CC34AF" w:rsidP="00893277" w:rsidRDefault="00CC34AF" w14:paraId="7FB87E31" w14:textId="77777777">
            <w:pPr>
              <w:numPr>
                <w:ilvl w:val="0"/>
                <w:numId w:val="9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1, hệ thống tự động kiểm tra trạng thái hợp đồng của nhân sự là “Hết hiệu lực” hoặc trạng thái công việc của nhân sự là “Đã thôi việc”.</w:t>
            </w:r>
          </w:p>
          <w:p w:rsidRPr="00CC34AF" w:rsidR="00CC34AF" w:rsidP="00893277" w:rsidRDefault="00CC34AF" w14:paraId="63CE099F" w14:textId="77777777">
            <w:pPr>
              <w:numPr>
                <w:ilvl w:val="0"/>
                <w:numId w:val="9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tự động cập nhật xóa nhân sự khỏi danh sách của đơn vị tổ chức.</w:t>
            </w:r>
          </w:p>
        </w:tc>
      </w:tr>
      <w:tr w:rsidRPr="00CC34AF" w:rsidR="00CC34AF" w:rsidTr="2C6B6BBF" w14:paraId="1649A64D"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BC2364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04A8CC8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BA701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Không được phép tiếp tục</w:t>
            </w:r>
          </w:p>
          <w:p w:rsidRPr="00CC34AF" w:rsidR="00CC34AF" w:rsidP="00893277" w:rsidRDefault="00CC34AF" w14:paraId="3D6B0C88" w14:textId="77777777">
            <w:pPr>
              <w:numPr>
                <w:ilvl w:val="0"/>
                <w:numId w:val="9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3, nếu đơn vị đang ở trạng thái “Giải thể” hoặc “Sáp nhập”.</w:t>
            </w:r>
          </w:p>
          <w:p w:rsidRPr="00CC34AF" w:rsidR="00CC34AF" w:rsidP="00893277" w:rsidRDefault="00CC34AF" w14:paraId="4ECC7FA4" w14:textId="77777777">
            <w:pPr>
              <w:numPr>
                <w:ilvl w:val="0"/>
                <w:numId w:val="9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từ chối cho phép tiếp tục thực hiện bãi nhiệm.</w:t>
            </w:r>
          </w:p>
        </w:tc>
      </w:tr>
    </w:tbl>
    <w:p w:rsidRPr="00CC34AF" w:rsidR="00CC34AF" w:rsidP="00CC34AF" w:rsidRDefault="00CC34AF" w14:paraId="227D84C8" w14:textId="77777777">
      <w:pPr>
        <w:rPr>
          <w:shd w:val="clear" w:color="auto" w:fill="FFFFFF"/>
          <w:lang w:val="en-US"/>
        </w:rPr>
      </w:pPr>
    </w:p>
    <w:p w:rsidRPr="00CC34AF" w:rsidR="00CC34AF" w:rsidP="004B6543" w:rsidRDefault="65321137" w14:paraId="445BB7F6" w14:textId="53E46267">
      <w:pPr>
        <w:pStyle w:val="Heading3"/>
        <w:rPr>
          <w:sz w:val="26"/>
          <w:szCs w:val="26"/>
          <w:lang w:val="en-US"/>
        </w:rPr>
      </w:pPr>
      <w:bookmarkStart w:name="_Toc223525319" w:id="75"/>
      <w:r w:rsidRPr="65321137">
        <w:rPr>
          <w:lang w:val="en-US"/>
        </w:rPr>
        <w:t>4.32. Use Case: Xem chi tiết thông tin đơn vị tổ chức nhân sự</w:t>
      </w:r>
      <w:bookmarkEnd w:id="75"/>
    </w:p>
    <w:p w:rsidRPr="00CC34AF" w:rsidR="00CC34AF" w:rsidP="00CC34AF" w:rsidRDefault="00CC34AF" w14:paraId="0DAD20E7"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50"/>
        <w:gridCol w:w="6817"/>
      </w:tblGrid>
      <w:tr w:rsidRPr="00CC34AF" w:rsidR="00CC34AF" w:rsidTr="008C5D2E" w14:paraId="4D9B3FCC"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22748" w:rsidR="00CC34AF" w:rsidP="00CC34AF" w:rsidRDefault="00CC34AF" w14:paraId="45D3EACD"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22748" w:rsidR="00CC34AF" w:rsidP="00CC34AF" w:rsidRDefault="00CC34AF" w14:paraId="6DE38CBE"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Xem chi tiết thông tin đơn vị tổ chức nhân sự</w:t>
            </w:r>
          </w:p>
        </w:tc>
      </w:tr>
      <w:tr w:rsidRPr="00CC34AF" w:rsidR="00CC34AF" w:rsidTr="2C6B6BBF" w14:paraId="4B4AEDC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7EB48C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854DC8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Quản trị viên</w:t>
            </w:r>
          </w:p>
          <w:p w:rsidRPr="00CC34AF" w:rsidR="00CC34AF" w:rsidP="00CC34AF" w:rsidRDefault="00CC34AF" w14:paraId="6A9E05A1" w14:textId="77777777">
            <w:pPr>
              <w:rPr>
                <w:rFonts w:asciiTheme="majorHAnsi" w:hAnsiTheme="majorHAnsi" w:cstheme="majorHAnsi"/>
                <w:sz w:val="26"/>
                <w:szCs w:val="26"/>
                <w:shd w:val="clear" w:color="auto" w:fill="FFFFFF"/>
                <w:lang w:val="en-US"/>
              </w:rPr>
            </w:pPr>
          </w:p>
        </w:tc>
      </w:tr>
      <w:tr w:rsidRPr="00CC34AF" w:rsidR="00CC34AF" w:rsidTr="2C6B6BBF" w14:paraId="06C46F4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4916BB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9DD7B8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hoặc quản trị viên xem đầy đủ thông tin của một đơn vị tổ chức trong cơ cấu tổ chức, bao gồm:</w:t>
            </w:r>
          </w:p>
          <w:p w:rsidRPr="00CC34AF" w:rsidR="00CC34AF" w:rsidP="00893277" w:rsidRDefault="00CC34AF" w14:paraId="30D8F184" w14:textId="77777777">
            <w:pPr>
              <w:numPr>
                <w:ilvl w:val="0"/>
                <w:numId w:val="9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cơ bản và trạng thái đơn vị</w:t>
            </w:r>
          </w:p>
          <w:p w:rsidRPr="00CC34AF" w:rsidR="00CC34AF" w:rsidP="00893277" w:rsidRDefault="00CC34AF" w14:paraId="0DB61804" w14:textId="77777777">
            <w:pPr>
              <w:numPr>
                <w:ilvl w:val="0"/>
                <w:numId w:val="9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sách nhân sự và chức vụ hiện tại</w:t>
            </w:r>
          </w:p>
          <w:p w:rsidRPr="00CC34AF" w:rsidR="00CC34AF" w:rsidP="00893277" w:rsidRDefault="00CC34AF" w14:paraId="1DC41ABC" w14:textId="77777777">
            <w:pPr>
              <w:numPr>
                <w:ilvl w:val="0"/>
                <w:numId w:val="9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Lịch sử bổ nhiệm, miễn nhiệm chức vụ</w:t>
            </w:r>
          </w:p>
          <w:p w:rsidRPr="00CC34AF" w:rsidR="00CC34AF" w:rsidP="00893277" w:rsidRDefault="00CC34AF" w14:paraId="07426A81" w14:textId="77777777">
            <w:pPr>
              <w:numPr>
                <w:ilvl w:val="0"/>
                <w:numId w:val="9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Lịch sử thay đổi tổ chức (thành lập, sáp nhập, giải thể)</w:t>
            </w:r>
          </w:p>
          <w:p w:rsidRPr="00CC34AF" w:rsidR="00CC34AF" w:rsidP="00CC34AF" w:rsidRDefault="00CC34AF" w14:paraId="19FC7F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Nhằm phục vụ công tác theo dõi, quản lý và tra cứu dữ liệu tổ chức nhân sự theo thời gian</w:t>
            </w:r>
          </w:p>
        </w:tc>
      </w:tr>
      <w:tr w:rsidRPr="00CC34AF" w:rsidR="00CC34AF" w:rsidTr="2C6B6BBF" w14:paraId="305B978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8ECE76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73755B1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835506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2C6B6BBF" w14:paraId="4EF02109"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4D1E5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43585B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FABD12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xem chi tiết một đơn vị trong menu “Cơ cấu tổ chức”.</w:t>
            </w:r>
          </w:p>
          <w:p w:rsidRPr="00CC34AF" w:rsidR="00CC34AF" w:rsidP="00CC34AF" w:rsidRDefault="00CC34AF" w14:paraId="6D82D346" w14:textId="77777777">
            <w:pPr>
              <w:rPr>
                <w:rFonts w:asciiTheme="majorHAnsi" w:hAnsiTheme="majorHAnsi" w:cstheme="majorHAnsi"/>
                <w:sz w:val="26"/>
                <w:szCs w:val="26"/>
                <w:shd w:val="clear" w:color="auto" w:fill="FFFFFF"/>
                <w:lang w:val="en-US"/>
              </w:rPr>
            </w:pPr>
          </w:p>
        </w:tc>
      </w:tr>
      <w:tr w:rsidRPr="00CC34AF" w:rsidR="00CC34AF" w:rsidTr="2C6B6BBF" w14:paraId="24B4D67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D3032C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D19EF3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6F9E31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Phòng TCCB, Quản trị viên đã đăng nhập hệ thống.</w:t>
            </w:r>
          </w:p>
          <w:p w:rsidRPr="00CC34AF" w:rsidR="00CC34AF" w:rsidP="00CC34AF" w:rsidRDefault="00CC34AF" w14:paraId="0B89134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tổ chức đã tồn tại trong hệ thống.</w:t>
            </w:r>
          </w:p>
        </w:tc>
      </w:tr>
      <w:tr w:rsidRPr="00CC34AF" w:rsidR="00CC34AF" w:rsidTr="2C6B6BBF" w14:paraId="19874D7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9581D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2AA37F7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D5E721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Toàn bộ thông tin chi tiết của đơn vị được hiển thị chính xác.</w:t>
            </w:r>
            <w:r w:rsidRPr="00CC34AF">
              <w:rPr>
                <w:rFonts w:asciiTheme="majorHAnsi" w:hAnsiTheme="majorHAnsi" w:cstheme="majorHAnsi"/>
                <w:sz w:val="26"/>
                <w:szCs w:val="26"/>
                <w:shd w:val="clear" w:color="auto" w:fill="FFFFFF"/>
                <w:lang w:val="en-US"/>
              </w:rPr>
              <w:br/>
            </w:r>
            <w:r w:rsidRPr="60F31A95">
              <w:rPr>
                <w:rFonts w:asciiTheme="majorHAnsi" w:hAnsiTheme="majorHAnsi" w:cstheme="majorBidi"/>
                <w:sz w:val="26"/>
                <w:szCs w:val="26"/>
                <w:shd w:val="clear" w:color="auto" w:fill="FFFFFF"/>
                <w:lang w:val="en-US"/>
              </w:rPr>
              <w:t>Không làm thay đổi dữ liệu trong hệ thống (chỉ đọc).</w:t>
            </w:r>
          </w:p>
          <w:p w:rsidRPr="00CC34AF" w:rsidR="00CC34AF" w:rsidP="00CC34AF" w:rsidRDefault="00CC34AF" w14:paraId="0B4CB9F9" w14:textId="77777777">
            <w:pPr>
              <w:rPr>
                <w:rFonts w:asciiTheme="majorHAnsi" w:hAnsiTheme="majorHAnsi" w:cstheme="majorHAnsi"/>
                <w:sz w:val="26"/>
                <w:szCs w:val="26"/>
                <w:shd w:val="clear" w:color="auto" w:fill="FFFFFF"/>
                <w:lang w:val="en-US"/>
              </w:rPr>
            </w:pPr>
          </w:p>
        </w:tc>
      </w:tr>
      <w:tr w:rsidRPr="00CC34AF" w:rsidR="00CC34AF" w:rsidTr="2C6B6BBF" w14:paraId="22F6E7E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6B3970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2B7099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hiển thị được dữ liệu do lỗi hệ thống hoặc không tồn tại đơn vị.</w:t>
            </w:r>
          </w:p>
        </w:tc>
      </w:tr>
      <w:tr w:rsidRPr="00CC34AF" w:rsidR="00CC34AF" w:rsidTr="2C6B6BBF" w14:paraId="11670591"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52B55C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1A8734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4FF6C22F" w14:textId="2E739C75">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1. </w:t>
            </w:r>
            <w:r w:rsidRPr="2C6B6BBF" w:rsidR="00CC34AF">
              <w:rPr>
                <w:rFonts w:asciiTheme="majorHAnsi" w:hAnsiTheme="majorHAnsi" w:cstheme="majorBidi"/>
                <w:sz w:val="26"/>
                <w:szCs w:val="26"/>
                <w:shd w:val="clear" w:color="auto" w:fill="FFFFFF"/>
                <w:lang w:val="en-US"/>
              </w:rPr>
              <w:t>Hệ thống hiển thị sơ đồ cây cơ cấu tổ chức.</w:t>
            </w:r>
          </w:p>
          <w:p w:rsidRPr="00CC34AF" w:rsidR="00CC34AF" w:rsidP="00CC34AF" w:rsidRDefault="00F70D98" w14:paraId="4884662E" w14:textId="2AB5E4C7">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2. </w:t>
            </w:r>
            <w:r w:rsidRPr="2C6B6BBF" w:rsidR="00CC34AF">
              <w:rPr>
                <w:rFonts w:asciiTheme="majorHAnsi" w:hAnsiTheme="majorHAnsi" w:cstheme="majorBidi"/>
                <w:sz w:val="26"/>
                <w:szCs w:val="26"/>
                <w:shd w:val="clear" w:color="auto" w:fill="FFFFFF"/>
                <w:lang w:val="en-US"/>
              </w:rPr>
              <w:t>Phòng TCCB chọn một đơn vị trong cây.</w:t>
            </w:r>
          </w:p>
          <w:p w:rsidRPr="00CC34AF" w:rsidR="00CC34AF" w:rsidP="00CC34AF" w:rsidRDefault="00F70D98" w14:paraId="1A50DC23" w14:textId="3A3EEC8E">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3. </w:t>
            </w:r>
            <w:r w:rsidRPr="2C6B6BBF" w:rsidR="00CC34AF">
              <w:rPr>
                <w:rFonts w:asciiTheme="majorHAnsi" w:hAnsiTheme="majorHAnsi" w:cstheme="majorBidi"/>
                <w:sz w:val="26"/>
                <w:szCs w:val="26"/>
                <w:shd w:val="clear" w:color="auto" w:fill="FFFFFF"/>
                <w:lang w:val="en-US"/>
              </w:rPr>
              <w:t>Hệ thống hiển thị chi tiết thông tin các đơn vị, bao gồm:</w:t>
            </w:r>
          </w:p>
          <w:p w:rsidRPr="00CC34AF" w:rsidR="00CC34AF" w:rsidP="00893277" w:rsidRDefault="00CC34AF" w14:paraId="2B19F3FF" w14:textId="77777777">
            <w:pPr>
              <w:numPr>
                <w:ilvl w:val="0"/>
                <w:numId w:val="9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Tab </w:t>
            </w:r>
            <w:r w:rsidRPr="60F31A95">
              <w:rPr>
                <w:rFonts w:asciiTheme="majorHAnsi" w:hAnsiTheme="majorHAnsi" w:cstheme="majorBidi"/>
                <w:b/>
                <w:sz w:val="26"/>
                <w:szCs w:val="26"/>
                <w:shd w:val="clear" w:color="auto" w:fill="FFFFFF"/>
                <w:lang w:val="en-US"/>
              </w:rPr>
              <w:t>“Tổng quan”</w:t>
            </w:r>
            <w:r w:rsidRPr="60F31A95">
              <w:rPr>
                <w:rFonts w:asciiTheme="majorHAnsi" w:hAnsiTheme="majorHAnsi" w:cstheme="majorBidi"/>
                <w:sz w:val="26"/>
                <w:szCs w:val="26"/>
                <w:shd w:val="clear" w:color="auto" w:fill="FFFFFF"/>
                <w:lang w:val="en-US"/>
              </w:rPr>
              <w:t>, bao gồm: Tên đơn vị, Mã đơn vị, Loại đơn vị, Đơn vị cha, Ngày thành lập, Thông tin liên hệ, Trạng thái hiện tại của đơn vị (Đang hoạt động / Sáp nhập / Giải thể)</w:t>
            </w:r>
          </w:p>
          <w:p w:rsidRPr="00CC34AF" w:rsidR="00CC34AF" w:rsidP="00893277" w:rsidRDefault="00CC34AF" w14:paraId="1DB249D7" w14:textId="77777777">
            <w:pPr>
              <w:numPr>
                <w:ilvl w:val="0"/>
                <w:numId w:val="9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Tab </w:t>
            </w:r>
            <w:r w:rsidRPr="60F31A95">
              <w:rPr>
                <w:rFonts w:asciiTheme="majorHAnsi" w:hAnsiTheme="majorHAnsi" w:cstheme="majorBidi"/>
                <w:b/>
                <w:sz w:val="26"/>
                <w:szCs w:val="26"/>
                <w:shd w:val="clear" w:color="auto" w:fill="FFFFFF"/>
                <w:lang w:val="en-US"/>
              </w:rPr>
              <w:t>“Nhân sự”</w:t>
            </w:r>
            <w:r w:rsidRPr="60F31A95">
              <w:rPr>
                <w:rFonts w:asciiTheme="majorHAnsi" w:hAnsiTheme="majorHAnsi" w:cstheme="majorBidi"/>
                <w:sz w:val="26"/>
                <w:szCs w:val="26"/>
                <w:shd w:val="clear" w:color="auto" w:fill="FFFFFF"/>
                <w:lang w:val="en-US"/>
              </w:rPr>
              <w:t>: Hệ thống hiển thị danh sách các nhân sự, Tên chức vụ, hệ thống hiển thị: Họ tên nhân sự, Mã cán bộ, Ngày bắt đầu. Hệ thống hiển thị danh sách nhân sự thuộc đơn vị</w:t>
            </w:r>
          </w:p>
          <w:p w:rsidRPr="00CC34AF" w:rsidR="00CC34AF" w:rsidP="00893277" w:rsidRDefault="00CC34AF" w14:paraId="5BC78C87" w14:textId="77777777">
            <w:pPr>
              <w:numPr>
                <w:ilvl w:val="0"/>
                <w:numId w:val="9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Tab </w:t>
            </w:r>
            <w:r w:rsidRPr="60F31A95">
              <w:rPr>
                <w:rFonts w:asciiTheme="majorHAnsi" w:hAnsiTheme="majorHAnsi" w:cstheme="majorBidi"/>
                <w:b/>
                <w:sz w:val="26"/>
                <w:szCs w:val="26"/>
                <w:shd w:val="clear" w:color="auto" w:fill="FFFFFF"/>
                <w:lang w:val="en-US"/>
              </w:rPr>
              <w:t>“Đơn vị trực thuộc”</w:t>
            </w:r>
            <w:r w:rsidRPr="60F31A95">
              <w:rPr>
                <w:rFonts w:asciiTheme="majorHAnsi" w:hAnsiTheme="majorHAnsi" w:cstheme="majorBidi"/>
                <w:sz w:val="26"/>
                <w:szCs w:val="26"/>
                <w:shd w:val="clear" w:color="auto" w:fill="FFFFFF"/>
                <w:lang w:val="en-US"/>
              </w:rPr>
              <w:t>: Hệ thống hiển thị danh sách các đơn vị dưới cấp trực thuộc đơn vị đang xem.</w:t>
            </w:r>
          </w:p>
        </w:tc>
      </w:tr>
      <w:tr w:rsidRPr="00CC34AF" w:rsidR="00CC34AF" w:rsidTr="2C6B6BBF" w14:paraId="3C6B1069" w14:textId="77777777">
        <w:trPr>
          <w:trHeight w:val="97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84D3C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0606B22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ECF7F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p w:rsidRPr="00CC34AF" w:rsidR="00CC34AF" w:rsidP="00CC34AF" w:rsidRDefault="00CC34AF" w14:paraId="22F2170D" w14:textId="77777777">
            <w:pPr>
              <w:rPr>
                <w:rFonts w:asciiTheme="majorHAnsi" w:hAnsiTheme="majorHAnsi" w:cstheme="majorHAnsi"/>
                <w:sz w:val="26"/>
                <w:szCs w:val="26"/>
                <w:shd w:val="clear" w:color="auto" w:fill="FFFFFF"/>
                <w:lang w:val="en-US"/>
              </w:rPr>
            </w:pPr>
          </w:p>
        </w:tc>
      </w:tr>
      <w:tr w:rsidRPr="00CC34AF" w:rsidR="00CC34AF" w:rsidTr="2C6B6BBF" w14:paraId="4A96963E" w14:textId="77777777">
        <w:trPr>
          <w:trHeight w:val="84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26158F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B9E1CB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BC0B2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bl>
    <w:p w:rsidRPr="00CC34AF" w:rsidR="00CC34AF" w:rsidP="00CC34AF" w:rsidRDefault="00CC34AF" w14:paraId="0E0E933B" w14:textId="77777777">
      <w:pPr>
        <w:rPr>
          <w:rFonts w:asciiTheme="majorHAnsi" w:hAnsiTheme="majorHAnsi" w:cstheme="majorHAnsi"/>
          <w:sz w:val="26"/>
          <w:szCs w:val="26"/>
          <w:shd w:val="clear" w:color="auto" w:fill="FFFFFF"/>
          <w:lang w:val="en-US"/>
        </w:rPr>
      </w:pPr>
    </w:p>
    <w:p w:rsidRPr="00CC34AF" w:rsidR="00CC34AF" w:rsidP="65321137" w:rsidRDefault="4429CE0A" w14:paraId="6032F594" w14:textId="0C326A5D">
      <w:pPr>
        <w:pStyle w:val="Heading3"/>
        <w:rPr>
          <w:sz w:val="26"/>
          <w:szCs w:val="26"/>
          <w:lang w:val="en-US"/>
        </w:rPr>
      </w:pPr>
      <w:bookmarkStart w:name="_Toc223525320" w:id="76"/>
      <w:r w:rsidRPr="4429CE0A">
        <w:rPr>
          <w:lang w:val="en-US"/>
        </w:rPr>
        <w:t>4.33. Use Case: Mở khóa đào tạo cho cán bộ giảng viên (Ngô Quang Tùng)</w:t>
      </w:r>
      <w:bookmarkEnd w:id="76"/>
    </w:p>
    <w:p w:rsidRPr="00CC34AF" w:rsidR="00CC34AF" w:rsidP="00CC34AF" w:rsidRDefault="00CC34AF" w14:paraId="1E0422FB"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97"/>
        <w:gridCol w:w="6870"/>
      </w:tblGrid>
      <w:tr w:rsidRPr="00CC34AF" w:rsidR="00CC34AF" w:rsidTr="0AB6B3B9" w14:paraId="77A9C600"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22748" w:rsidR="00CC34AF" w:rsidP="00CC34AF" w:rsidRDefault="00CC34AF" w14:paraId="1FBEC67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F22748" w:rsidR="00CC34AF" w:rsidP="00CC34AF" w:rsidRDefault="00CC34AF" w14:paraId="74D05715"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Mở khóa đào tạo cho cán bộ giảng viên</w:t>
            </w:r>
          </w:p>
        </w:tc>
      </w:tr>
      <w:tr w:rsidRPr="00CC34AF" w:rsidR="00CC34AF" w:rsidTr="0AB6B3B9" w14:paraId="5340E5F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71DD4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E5FBFA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1A47E5A0" w14:textId="77777777">
            <w:pPr>
              <w:rPr>
                <w:rFonts w:asciiTheme="majorHAnsi" w:hAnsiTheme="majorHAnsi" w:cstheme="majorHAnsi"/>
                <w:sz w:val="26"/>
                <w:szCs w:val="26"/>
                <w:shd w:val="clear" w:color="auto" w:fill="FFFFFF"/>
                <w:lang w:val="en-US"/>
              </w:rPr>
            </w:pPr>
          </w:p>
        </w:tc>
      </w:tr>
      <w:tr w:rsidRPr="00CC34AF" w:rsidR="00CC34AF" w:rsidTr="0AB6B3B9" w14:paraId="4BAF527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BC23EF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5F58F1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Cán bộ TCCB tạo mới và thiết lập thông tin một khóa đào tạo dành cho cán bộ, giảng viên; cấu hình hình thức đào tạo, thời gian, kinh phí và điều kiện đăng ký, làm cơ sở cho việc đăng ký tham gia và quản lý đào tạo sau này.</w:t>
            </w:r>
          </w:p>
          <w:p w:rsidRPr="00CC34AF" w:rsidR="00CC34AF" w:rsidP="00CC34AF" w:rsidRDefault="00CC34AF" w14:paraId="187E988F" w14:textId="77777777">
            <w:pPr>
              <w:rPr>
                <w:rFonts w:asciiTheme="majorHAnsi" w:hAnsiTheme="majorHAnsi" w:cstheme="majorHAnsi"/>
                <w:sz w:val="26"/>
                <w:szCs w:val="26"/>
                <w:shd w:val="clear" w:color="auto" w:fill="FFFFFF"/>
                <w:lang w:val="en-US"/>
              </w:rPr>
            </w:pPr>
          </w:p>
        </w:tc>
      </w:tr>
      <w:tr w:rsidRPr="00CC34AF" w:rsidR="00CC34AF" w:rsidTr="0AB6B3B9" w14:paraId="2B28EE5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FFB284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0145C4A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94FF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0AB6B3B9" w14:paraId="642CFD8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C4D882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256D31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91507A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mở khóa học trong menu “Đào tạo &amp; Phát triển”</w:t>
            </w:r>
          </w:p>
          <w:p w:rsidRPr="00CC34AF" w:rsidR="00CC34AF" w:rsidP="00CC34AF" w:rsidRDefault="00CC34AF" w14:paraId="66D3BE00" w14:textId="77777777">
            <w:pPr>
              <w:rPr>
                <w:rFonts w:asciiTheme="majorHAnsi" w:hAnsiTheme="majorHAnsi" w:cstheme="majorHAnsi"/>
                <w:sz w:val="26"/>
                <w:szCs w:val="26"/>
                <w:shd w:val="clear" w:color="auto" w:fill="FFFFFF"/>
                <w:lang w:val="en-US"/>
              </w:rPr>
            </w:pPr>
          </w:p>
        </w:tc>
      </w:tr>
      <w:tr w:rsidRPr="00CC34AF" w:rsidR="00CC34AF" w:rsidTr="0AB6B3B9" w14:paraId="489A91FF" w14:textId="77777777">
        <w:trPr>
          <w:trHeight w:val="136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D06599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7A6D46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2EA31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đã đăng nhập hệ thống. </w:t>
            </w:r>
          </w:p>
          <w:p w:rsidRPr="00CC34AF" w:rsidR="00CC34AF" w:rsidP="00CC34AF" w:rsidRDefault="00CC34AF" w14:paraId="4633B459" w14:textId="77777777">
            <w:pPr>
              <w:rPr>
                <w:rFonts w:asciiTheme="majorHAnsi" w:hAnsiTheme="majorHAnsi" w:cstheme="majorHAnsi"/>
                <w:sz w:val="26"/>
                <w:szCs w:val="26"/>
                <w:shd w:val="clear" w:color="auto" w:fill="FFFFFF"/>
                <w:lang w:val="en-US"/>
              </w:rPr>
            </w:pPr>
          </w:p>
        </w:tc>
      </w:tr>
      <w:tr w:rsidRPr="00CC34AF" w:rsidR="00CC34AF" w:rsidTr="0AB6B3B9" w14:paraId="74D17C0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DFD1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6171609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936A9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Khóa đào tạo được tạo mới và lưu thành công.</w:t>
            </w:r>
          </w:p>
          <w:p w:rsidRPr="00CC34AF" w:rsidR="00CC34AF" w:rsidP="00CC34AF" w:rsidRDefault="00CC34AF" w14:paraId="136C94E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khóa đào tạo được thiết lập theo cấu hình.</w:t>
            </w:r>
          </w:p>
          <w:p w:rsidRPr="00CC34AF" w:rsidR="00CC34AF" w:rsidP="00CC34AF" w:rsidRDefault="00CC34AF" w14:paraId="4799DD74" w14:textId="77777777">
            <w:pPr>
              <w:rPr>
                <w:rFonts w:asciiTheme="majorHAnsi" w:hAnsiTheme="majorHAnsi" w:cstheme="majorHAnsi"/>
                <w:sz w:val="26"/>
                <w:szCs w:val="26"/>
                <w:shd w:val="clear" w:color="auto" w:fill="FFFFFF"/>
                <w:lang w:val="en-US"/>
              </w:rPr>
            </w:pPr>
          </w:p>
        </w:tc>
      </w:tr>
      <w:tr w:rsidRPr="00CC34AF" w:rsidR="00CC34AF" w:rsidTr="0AB6B3B9" w14:paraId="2493843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391523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90D0C0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Khóa đào tạo không được tạo do dữ liệu không hợp lệ hoặc vi phạm ràng buộc nghiệp vụ.</w:t>
            </w:r>
          </w:p>
        </w:tc>
      </w:tr>
      <w:tr w:rsidRPr="00CC34AF" w:rsidR="00CC34AF" w:rsidTr="0AB6B3B9" w14:paraId="218C6D36"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A45299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5A599BB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3AB779BF" w14:textId="4926A620">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1. </w:t>
            </w:r>
            <w:r w:rsidRPr="2C6B6BBF" w:rsidR="00CC34AF">
              <w:rPr>
                <w:rFonts w:asciiTheme="majorHAnsi" w:hAnsiTheme="majorHAnsi" w:cstheme="majorBidi"/>
                <w:sz w:val="26"/>
                <w:szCs w:val="26"/>
                <w:shd w:val="clear" w:color="auto" w:fill="FFFFFF"/>
                <w:lang w:val="en-US"/>
              </w:rPr>
              <w:t> Phòng TCCB chọn menu "Đào tạo &amp; Phát triển".</w:t>
            </w:r>
          </w:p>
          <w:p w:rsidRPr="00CC34AF" w:rsidR="00CC34AF" w:rsidP="00CC34AF" w:rsidRDefault="00F70D98" w14:paraId="2BC66C0E" w14:textId="61BDC476">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2. </w:t>
            </w:r>
            <w:r w:rsidRPr="2C6B6BBF" w:rsidR="00CC34AF">
              <w:rPr>
                <w:rFonts w:asciiTheme="majorHAnsi" w:hAnsiTheme="majorHAnsi" w:cstheme="majorBidi"/>
                <w:sz w:val="26"/>
                <w:szCs w:val="26"/>
                <w:shd w:val="clear" w:color="auto" w:fill="FFFFFF"/>
                <w:lang w:val="en-US"/>
              </w:rPr>
              <w:t> Phòng TCCB nhấn "Tạo khóa đào tạo mới".</w:t>
            </w:r>
          </w:p>
          <w:p w:rsidRPr="00CC34AF" w:rsidR="00CC34AF" w:rsidP="00CC34AF" w:rsidRDefault="00F70D98" w14:paraId="762C1C7D" w14:textId="11F9D3BB">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3. </w:t>
            </w:r>
            <w:r w:rsidRPr="2C6B6BBF" w:rsidR="00CC34AF">
              <w:rPr>
                <w:rFonts w:asciiTheme="majorHAnsi" w:hAnsiTheme="majorHAnsi" w:cstheme="majorBidi"/>
                <w:sz w:val="26"/>
                <w:szCs w:val="26"/>
                <w:shd w:val="clear" w:color="auto" w:fill="FFFFFF"/>
                <w:lang w:val="en-US"/>
              </w:rPr>
              <w:t>Hệ thống hiển thị thông tin nhập</w:t>
            </w:r>
          </w:p>
          <w:p w:rsidRPr="00CC34AF" w:rsidR="00CC34AF" w:rsidP="00CC34AF" w:rsidRDefault="00F70D98" w14:paraId="154DEB96" w14:textId="7EE6D257">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4. </w:t>
            </w:r>
            <w:r w:rsidRPr="2C6B6BBF" w:rsidR="00CC34AF">
              <w:rPr>
                <w:rFonts w:asciiTheme="majorHAnsi" w:hAnsiTheme="majorHAnsi" w:cstheme="majorBidi"/>
                <w:sz w:val="26"/>
                <w:szCs w:val="26"/>
                <w:shd w:val="clear" w:color="auto" w:fill="FFFFFF"/>
                <w:lang w:val="en-US"/>
              </w:rPr>
              <w:t> Phòng TCCB nhập thông tin: Tên khóa đào tạo, Loại khóa đào tạo (theo cấu hình), Thời gian đào tạo (từ ngày – đến ngày), Địa điểm, Kinh phí (nếu có), Cam kết sau đào tạo (nếu có), Chứng chỉ sau đào tạo (Tên chứng chỉ, Loại chứng chỉ).</w:t>
            </w:r>
          </w:p>
          <w:p w:rsidRPr="00CC34AF" w:rsidR="00CC34AF" w:rsidP="00CC34AF" w:rsidRDefault="00F70D98" w14:paraId="69539CDA" w14:textId="09C92EB5">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5. </w:t>
            </w:r>
            <w:r w:rsidRPr="2C6B6BBF" w:rsidR="00CC34AF">
              <w:rPr>
                <w:rFonts w:asciiTheme="majorHAnsi" w:hAnsiTheme="majorHAnsi" w:cstheme="majorBidi"/>
                <w:sz w:val="26"/>
                <w:szCs w:val="26"/>
                <w:shd w:val="clear" w:color="auto" w:fill="FFFFFF"/>
                <w:lang w:val="en-US"/>
              </w:rPr>
              <w:t> Phòng TCCB thiết lập thời gian mở đăng ký từ ngày - đến ngày, Giới hạn số người tham gia.</w:t>
            </w:r>
          </w:p>
          <w:p w:rsidRPr="00CC34AF" w:rsidR="00CC34AF" w:rsidP="00CC34AF" w:rsidRDefault="00F70D98" w14:paraId="47B53C59" w14:textId="6B00E023">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6. </w:t>
            </w:r>
            <w:r w:rsidRPr="2C6B6BBF" w:rsidR="00CC34AF">
              <w:rPr>
                <w:rFonts w:asciiTheme="majorHAnsi" w:hAnsiTheme="majorHAnsi" w:cstheme="majorBidi"/>
                <w:sz w:val="26"/>
                <w:szCs w:val="26"/>
                <w:shd w:val="clear" w:color="auto" w:fill="FFFFFF"/>
                <w:lang w:val="en-US"/>
              </w:rPr>
              <w:t>Phòng TCCB nhấn “Lưu”.</w:t>
            </w:r>
          </w:p>
          <w:p w:rsidRPr="00CC34AF" w:rsidR="00CC34AF" w:rsidP="00CC34AF" w:rsidRDefault="00F70D98" w14:paraId="0ED9046B" w14:textId="6B8DD7B9">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7. </w:t>
            </w:r>
            <w:r w:rsidRPr="2C6B6BBF" w:rsidR="00CC34AF">
              <w:rPr>
                <w:rFonts w:asciiTheme="majorHAnsi" w:hAnsiTheme="majorHAnsi" w:cstheme="majorBidi"/>
                <w:sz w:val="26"/>
                <w:szCs w:val="26"/>
                <w:shd w:val="clear" w:color="auto" w:fill="FFFFFF"/>
                <w:lang w:val="en-US"/>
              </w:rPr>
              <w:t>Hệ thống kiểm tra dữ liệu hợp lệ.</w:t>
            </w:r>
          </w:p>
          <w:p w:rsidRPr="00CC34AF" w:rsidR="00CC34AF" w:rsidP="00CC34AF" w:rsidRDefault="00F70D98" w14:paraId="368B276E" w14:textId="16E3F86A">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 xml:space="preserve">8. </w:t>
            </w:r>
            <w:r w:rsidRPr="2C6B6BBF" w:rsidR="00CC34AF">
              <w:rPr>
                <w:rFonts w:asciiTheme="majorHAnsi" w:hAnsiTheme="majorHAnsi" w:cstheme="majorBidi"/>
                <w:sz w:val="26"/>
                <w:szCs w:val="26"/>
                <w:shd w:val="clear" w:color="auto" w:fill="FFFFFF"/>
                <w:lang w:val="en-US"/>
              </w:rPr>
              <w:t>Hệ thống yêu cầu xác nhận tạo khóa đào tạo.</w:t>
            </w:r>
          </w:p>
          <w:p w:rsidRPr="00CC34AF" w:rsidR="00CC34AF" w:rsidP="00CC34AF" w:rsidRDefault="00F70D98" w14:paraId="13748766" w14:textId="04776F50">
            <w:pPr>
              <w:rPr>
                <w:rFonts w:asciiTheme="majorHAnsi" w:hAnsiTheme="majorHAnsi" w:cstheme="majorBidi"/>
                <w:sz w:val="26"/>
                <w:szCs w:val="26"/>
                <w:shd w:val="clear" w:color="auto" w:fill="FFFFFF"/>
                <w:lang w:val="en-US"/>
              </w:rPr>
            </w:pPr>
            <w:r w:rsidRPr="2C6B6BBF">
              <w:rPr>
                <w:rFonts w:asciiTheme="majorHAnsi" w:hAnsiTheme="majorHAnsi" w:cstheme="majorBidi"/>
                <w:sz w:val="26"/>
                <w:szCs w:val="26"/>
                <w:shd w:val="clear" w:color="auto" w:fill="FFFFFF"/>
                <w:lang w:val="en-US"/>
              </w:rPr>
              <w:t>9.</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xác nhận.</w:t>
            </w:r>
          </w:p>
          <w:p w:rsidRPr="00CC34AF" w:rsidR="00CC34AF" w:rsidP="2A1A6A47" w:rsidRDefault="00F70D98" w14:paraId="787AFEC3" w14:textId="1EC161FC">
            <w:p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 xml:space="preserve">10. </w:t>
            </w:r>
            <w:r w:rsidRPr="2A1A6A47" w:rsidR="00CC34AF">
              <w:rPr>
                <w:rFonts w:asciiTheme="majorHAnsi" w:hAnsiTheme="majorHAnsi" w:cstheme="majorBidi"/>
                <w:sz w:val="26"/>
                <w:szCs w:val="26"/>
                <w:shd w:val="clear" w:color="auto" w:fill="FFFFFF"/>
                <w:lang w:val="en-US"/>
              </w:rPr>
              <w:t>Hệ thống lưu khóa đào tạo và thiết lập trạng thái ban đầu là “Đang mở đăng ký"</w:t>
            </w:r>
          </w:p>
        </w:tc>
      </w:tr>
      <w:tr w:rsidRPr="00CC34AF" w:rsidR="00CC34AF" w:rsidTr="0AB6B3B9" w14:paraId="53C98A0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34679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61B0D9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891287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0AB6B3B9" w14:paraId="522A0522" w14:textId="77777777">
        <w:trPr>
          <w:trHeight w:val="226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5C249D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3996FE7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ACFA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Dữ liệu lưu không hợp lệ</w:t>
            </w:r>
          </w:p>
          <w:p w:rsidRPr="00CC34AF" w:rsidR="00CC34AF" w:rsidP="00893277" w:rsidRDefault="00CC34AF" w14:paraId="371CFB62" w14:textId="77777777">
            <w:pPr>
              <w:numPr>
                <w:ilvl w:val="0"/>
                <w:numId w:val="9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7, hệ thống phát hiện thiếu các trường bắt buộc (Tên khóa, Loại khóa, Thời gian), thời gian mở đăng ký sau thời gian đào tạo &gt; ngày hiện tại, .</w:t>
            </w:r>
          </w:p>
          <w:p w:rsidRPr="00CC34AF" w:rsidR="00CC34AF" w:rsidP="00893277" w:rsidRDefault="00CC34AF" w14:paraId="6DE4B1D8" w14:textId="77777777">
            <w:pPr>
              <w:numPr>
                <w:ilvl w:val="0"/>
                <w:numId w:val="9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cảnh báo và yêu cầu chỉnh sửa.</w:t>
            </w:r>
          </w:p>
          <w:p w:rsidRPr="00CC34AF" w:rsidR="00CC34AF" w:rsidP="00CC34AF" w:rsidRDefault="00CC34AF" w14:paraId="7987A4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Hủy thao tác</w:t>
            </w:r>
          </w:p>
          <w:p w:rsidRPr="00CC34AF" w:rsidR="00CC34AF" w:rsidP="00893277" w:rsidRDefault="00CC34AF" w14:paraId="63AF645E" w14:textId="77777777">
            <w:pPr>
              <w:numPr>
                <w:ilvl w:val="0"/>
                <w:numId w:val="9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4, Phòng TCCB chọn “Hủy”.</w:t>
            </w:r>
          </w:p>
          <w:p w:rsidRPr="00CC34AF" w:rsidR="00CC34AF" w:rsidP="00893277" w:rsidRDefault="00CC34AF" w14:paraId="5AAA4BC7" w14:textId="77777777">
            <w:pPr>
              <w:numPr>
                <w:ilvl w:val="0"/>
                <w:numId w:val="9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 nhân sự.</w:t>
            </w:r>
          </w:p>
        </w:tc>
      </w:tr>
    </w:tbl>
    <w:p w:rsidRPr="00CC34AF" w:rsidR="00CC34AF" w:rsidP="00CC34AF" w:rsidRDefault="00CC34AF" w14:paraId="3113BC26" w14:textId="77777777">
      <w:pPr>
        <w:rPr>
          <w:shd w:val="clear" w:color="auto" w:fill="FFFFFF"/>
          <w:lang w:val="en-US"/>
        </w:rPr>
      </w:pPr>
    </w:p>
    <w:p w:rsidRPr="00CC34AF" w:rsidR="00CC34AF" w:rsidP="65321137" w:rsidRDefault="65321137" w14:paraId="5D25CCA1" w14:textId="0EFFF180">
      <w:pPr>
        <w:pStyle w:val="Heading3"/>
        <w:rPr>
          <w:sz w:val="26"/>
          <w:szCs w:val="26"/>
          <w:lang w:val="en-US"/>
        </w:rPr>
      </w:pPr>
      <w:bookmarkStart w:name="_Toc223525321" w:id="77"/>
      <w:r w:rsidRPr="65321137">
        <w:rPr>
          <w:lang w:val="en-US"/>
        </w:rPr>
        <w:t>4.34. Use Case: Sửa thông tin khóa đào tạo đã mở</w:t>
      </w:r>
      <w:bookmarkEnd w:id="77"/>
    </w:p>
    <w:p w:rsidRPr="00CC34AF" w:rsidR="00CC34AF" w:rsidP="00CC34AF" w:rsidRDefault="00CC34AF" w14:paraId="0E2819A1"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87"/>
        <w:gridCol w:w="6880"/>
      </w:tblGrid>
      <w:tr w:rsidRPr="00CC34AF" w:rsidR="00CC34AF" w:rsidTr="0AB6B3B9" w14:paraId="56C11429"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336BE08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4C904C04"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Sửa thông tin khóa đào tạo đã mở</w:t>
            </w:r>
          </w:p>
        </w:tc>
      </w:tr>
      <w:tr w:rsidRPr="00CC34AF" w:rsidR="00CC34AF" w:rsidTr="0AB6B3B9" w14:paraId="51167D3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2F598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89D0A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tc>
      </w:tr>
      <w:tr w:rsidRPr="00CC34AF" w:rsidR="00CC34AF" w:rsidTr="0AB6B3B9" w14:paraId="42F97B8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6CFA6E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7432E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chỉnh sửa các thông tin của khóa đào tạo đã được tạo nhằm cập nhật kế hoạch đào tạo phù hợp với thực tế, đồng thời đảm bảo không vi phạm các ràng buộc nghiệp vụ đối với khóa đào tạo đã mở đăng ký hoặc đã có người tham gia</w:t>
            </w:r>
          </w:p>
          <w:p w:rsidRPr="00CC34AF" w:rsidR="00CC34AF" w:rsidP="00CC34AF" w:rsidRDefault="00CC34AF" w14:paraId="7756409B" w14:textId="77777777">
            <w:pPr>
              <w:rPr>
                <w:rFonts w:asciiTheme="majorHAnsi" w:hAnsiTheme="majorHAnsi" w:cstheme="majorHAnsi"/>
                <w:sz w:val="26"/>
                <w:szCs w:val="26"/>
                <w:shd w:val="clear" w:color="auto" w:fill="FFFFFF"/>
                <w:lang w:val="en-US"/>
              </w:rPr>
            </w:pPr>
          </w:p>
        </w:tc>
      </w:tr>
      <w:tr w:rsidRPr="00CC34AF" w:rsidR="00CC34AF" w:rsidTr="0AB6B3B9" w14:paraId="6844200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80603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19C21F1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72EC4E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0AB6B3B9" w14:paraId="61F2E2F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88D145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7752341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7A5DC3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“Sửa thông tin khóa đào tạo” tại một khóa đào tạo trong menu “Đào tạo &amp; Phát triển”.</w:t>
            </w:r>
          </w:p>
          <w:p w:rsidRPr="00CC34AF" w:rsidR="00CC34AF" w:rsidP="00CC34AF" w:rsidRDefault="00CC34AF" w14:paraId="20FE96FB" w14:textId="77777777">
            <w:pPr>
              <w:rPr>
                <w:rFonts w:asciiTheme="majorHAnsi" w:hAnsiTheme="majorHAnsi" w:cstheme="majorHAnsi"/>
                <w:sz w:val="26"/>
                <w:szCs w:val="26"/>
                <w:shd w:val="clear" w:color="auto" w:fill="FFFFFF"/>
                <w:lang w:val="en-US"/>
              </w:rPr>
            </w:pPr>
          </w:p>
        </w:tc>
      </w:tr>
      <w:tr w:rsidRPr="00CC34AF" w:rsidR="00CC34AF" w:rsidTr="0AB6B3B9" w14:paraId="5936F09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DF9F80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39ACACF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07333D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Phòng TCCB đã đăng nhập hệ thống.</w:t>
            </w:r>
          </w:p>
          <w:p w:rsidRPr="00CC34AF" w:rsidR="00CC34AF" w:rsidP="00CC34AF" w:rsidRDefault="00CC34AF" w14:paraId="4E9902AB" w14:textId="77777777">
            <w:pPr>
              <w:rPr>
                <w:rFonts w:asciiTheme="majorHAnsi" w:hAnsiTheme="majorHAnsi" w:cstheme="majorBidi"/>
                <w:sz w:val="26"/>
                <w:szCs w:val="26"/>
                <w:shd w:val="clear" w:color="auto" w:fill="FFFFFF"/>
                <w:lang w:val="en-US"/>
              </w:rPr>
            </w:pPr>
            <w:r w:rsidRPr="00EF69F6">
              <w:rPr>
                <w:rFonts w:asciiTheme="majorHAnsi" w:hAnsiTheme="majorHAnsi" w:cstheme="majorBidi"/>
                <w:sz w:val="26"/>
                <w:szCs w:val="26"/>
                <w:shd w:val="clear" w:color="auto" w:fill="FFFFFF"/>
                <w:lang w:val="en-US"/>
              </w:rPr>
              <w:t>Khóa đào tạo đã tồn tại trong hệ thống.</w:t>
            </w:r>
          </w:p>
          <w:p w:rsidRPr="00CC34AF" w:rsidR="00CC34AF" w:rsidP="0AB6B3B9" w:rsidRDefault="00EF69F6" w14:paraId="5F08371B" w14:textId="12EF863D">
            <w:pPr>
              <w:rPr>
                <w:rFonts w:ascii="Cambria" w:hAnsi="Cambria" w:cs="Times New Roman" w:asciiTheme="majorAscii" w:hAnsiTheme="majorAscii" w:cstheme="majorBidi"/>
                <w:sz w:val="26"/>
                <w:szCs w:val="26"/>
                <w:shd w:val="clear" w:color="auto" w:fill="FFFFFF"/>
                <w:lang w:val="en-US"/>
              </w:rPr>
            </w:pPr>
            <w:r w:rsidRPr="0AB6B3B9" w:rsidR="0AB6B3B9">
              <w:rPr>
                <w:rFonts w:ascii="Cambria" w:hAnsi="Cambria" w:cs="Times New Roman" w:asciiTheme="majorAscii" w:hAnsiTheme="majorAscii" w:cstheme="majorBidi"/>
                <w:sz w:val="26"/>
                <w:szCs w:val="26"/>
                <w:lang w:val="en-US"/>
              </w:rPr>
              <w:t>Khóa đào tạo đang ở trạng thái "Đang mở đăng ký" hoặc "Đang đào tạo".</w:t>
            </w:r>
          </w:p>
        </w:tc>
      </w:tr>
      <w:tr w:rsidRPr="00CC34AF" w:rsidR="00CC34AF" w:rsidTr="0AB6B3B9" w14:paraId="560D902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BB9566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003597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3120A0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khóa đào tạo được cập nhật thành công.</w:t>
            </w:r>
            <w:r w:rsidRPr="00CC34AF">
              <w:rPr>
                <w:rFonts w:asciiTheme="majorHAnsi" w:hAnsiTheme="majorHAnsi" w:cstheme="majorHAnsi"/>
                <w:sz w:val="26"/>
                <w:szCs w:val="26"/>
                <w:shd w:val="clear" w:color="auto" w:fill="FFFFFF"/>
                <w:lang w:val="en-US"/>
              </w:rPr>
              <w:br/>
            </w:r>
            <w:r w:rsidRPr="60F31A95">
              <w:rPr>
                <w:rFonts w:asciiTheme="majorHAnsi" w:hAnsiTheme="majorHAnsi" w:cstheme="majorBidi"/>
                <w:sz w:val="26"/>
                <w:szCs w:val="26"/>
                <w:shd w:val="clear" w:color="auto" w:fill="FFFFFF"/>
                <w:lang w:val="en-US"/>
              </w:rPr>
              <w:t>Các thay đổi được ghi nhận và áp dụng ngay cho khóa đào tạo.</w:t>
            </w:r>
          </w:p>
          <w:p w:rsidRPr="00CC34AF" w:rsidR="00CC34AF" w:rsidP="00CC34AF" w:rsidRDefault="00CC34AF" w14:paraId="0617B1D3" w14:textId="77777777">
            <w:pPr>
              <w:rPr>
                <w:rFonts w:asciiTheme="majorHAnsi" w:hAnsiTheme="majorHAnsi" w:cstheme="majorHAnsi"/>
                <w:sz w:val="26"/>
                <w:szCs w:val="26"/>
                <w:shd w:val="clear" w:color="auto" w:fill="FFFFFF"/>
                <w:lang w:val="en-US"/>
              </w:rPr>
            </w:pPr>
          </w:p>
        </w:tc>
      </w:tr>
      <w:tr w:rsidRPr="00CC34AF" w:rsidR="00CC34AF" w:rsidTr="0AB6B3B9" w14:paraId="495776B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15FA0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C9E20A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khóa đào tạo không được cập nhật do vi phạm ràng buộc nghiệp vụ hoặc dữ liệu không hợp lệ.</w:t>
            </w:r>
          </w:p>
        </w:tc>
      </w:tr>
      <w:tr w:rsidRPr="00CC34AF" w:rsidR="00CC34AF" w:rsidTr="0AB6B3B9" w14:paraId="2873F10C"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B713DD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025E3D4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74614393" w14:textId="477E6DD0">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xml:space="preserve">Phòng TCCB chọn menu </w:t>
            </w:r>
            <w:r w:rsidRPr="60F31A95" w:rsidR="00CC34AF">
              <w:rPr>
                <w:rFonts w:asciiTheme="majorHAnsi" w:hAnsiTheme="majorHAnsi" w:cstheme="majorBidi"/>
                <w:b/>
                <w:sz w:val="26"/>
                <w:szCs w:val="26"/>
                <w:shd w:val="clear" w:color="auto" w:fill="FFFFFF"/>
                <w:lang w:val="en-US"/>
              </w:rPr>
              <w:t>“Đào tạo &amp; Phát triển”</w:t>
            </w:r>
            <w:r w:rsidRPr="60F31A95" w:rsidR="00CC34AF">
              <w:rPr>
                <w:rFonts w:asciiTheme="majorHAnsi" w:hAnsiTheme="majorHAnsi" w:cstheme="majorBidi"/>
                <w:sz w:val="26"/>
                <w:szCs w:val="26"/>
                <w:shd w:val="clear" w:color="auto" w:fill="FFFFFF"/>
                <w:lang w:val="en-US"/>
              </w:rPr>
              <w:t>.</w:t>
            </w:r>
          </w:p>
          <w:p w:rsidRPr="00CC34AF" w:rsidR="00CC34AF" w:rsidP="00CC34AF" w:rsidRDefault="00F70D98" w14:paraId="526A517E" w14:textId="4D24B7A5">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2.</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danh sách các khóa đào tạo.</w:t>
            </w:r>
            <w:r w:rsidRPr="00CC34AF" w:rsidR="00CC34AF">
              <w:rPr>
                <w:rFonts w:asciiTheme="majorHAnsi" w:hAnsiTheme="majorHAnsi" w:cstheme="majorHAnsi"/>
                <w:sz w:val="26"/>
                <w:szCs w:val="26"/>
                <w:shd w:val="clear" w:color="auto" w:fill="FFFFFF"/>
                <w:lang w:val="en-US"/>
              </w:rPr>
              <w:br/>
            </w:r>
            <w:r w:rsidRPr="60F31A95" w:rsidR="00CC34AF">
              <w:rPr>
                <w:rFonts w:asciiTheme="majorHAnsi" w:hAnsiTheme="majorHAnsi" w:cstheme="majorBidi"/>
                <w:sz w:val="26"/>
                <w:szCs w:val="26"/>
                <w:shd w:val="clear" w:color="auto" w:fill="FFFFFF"/>
                <w:lang w:val="en-US"/>
              </w:rPr>
              <w:t xml:space="preserve">3. Phòng TCCB chọn một khóa đào tạo và nhấn </w:t>
            </w:r>
            <w:r w:rsidRPr="60F31A95" w:rsidR="00CC34AF">
              <w:rPr>
                <w:rFonts w:asciiTheme="majorHAnsi" w:hAnsiTheme="majorHAnsi" w:cstheme="majorBidi"/>
                <w:b/>
                <w:sz w:val="26"/>
                <w:szCs w:val="26"/>
                <w:shd w:val="clear" w:color="auto" w:fill="FFFFFF"/>
                <w:lang w:val="en-US"/>
              </w:rPr>
              <w:t>“Sửa thông tin”</w:t>
            </w:r>
            <w:r w:rsidRPr="60F31A95" w:rsidR="00CC34AF">
              <w:rPr>
                <w:rFonts w:asciiTheme="majorHAnsi" w:hAnsiTheme="majorHAnsi" w:cstheme="majorBidi"/>
                <w:sz w:val="26"/>
                <w:szCs w:val="26"/>
                <w:shd w:val="clear" w:color="auto" w:fill="FFFFFF"/>
                <w:lang w:val="en-US"/>
              </w:rPr>
              <w:t>.</w:t>
            </w:r>
          </w:p>
          <w:p w:rsidRPr="00CC34AF" w:rsidR="00CC34AF" w:rsidP="00CC34AF" w:rsidRDefault="00F70D98" w14:paraId="53C53FB1" w14:textId="4010B1A8">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4.</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màn hình chỉnh sửa thông tin khóa đào tạo.</w:t>
            </w:r>
          </w:p>
          <w:p w:rsidRPr="00CC34AF" w:rsidR="00CC34AF" w:rsidP="00CC34AF" w:rsidRDefault="00F70D98" w14:paraId="512938E0" w14:textId="4DDDCA56">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Phòng TCCB chỉnh sửa các thông tin cho phép:</w:t>
            </w:r>
          </w:p>
          <w:p w:rsidRPr="00CC34AF" w:rsidR="00CC34AF" w:rsidP="00893277" w:rsidRDefault="00CC34AF" w14:paraId="3577BF78" w14:textId="77777777">
            <w:pPr>
              <w:numPr>
                <w:ilvl w:val="0"/>
                <w:numId w:val="10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Tên khóa đào tạo</w:t>
            </w:r>
          </w:p>
          <w:p w:rsidRPr="00CC34AF" w:rsidR="00CC34AF" w:rsidP="00893277" w:rsidRDefault="00CC34AF" w14:paraId="4DF92D1E" w14:textId="77777777">
            <w:pPr>
              <w:numPr>
                <w:ilvl w:val="0"/>
                <w:numId w:val="10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Địa điểm</w:t>
            </w:r>
          </w:p>
          <w:p w:rsidRPr="00CC34AF" w:rsidR="00CC34AF" w:rsidP="00893277" w:rsidRDefault="00CC34AF" w14:paraId="6B44BF86" w14:textId="77777777">
            <w:pPr>
              <w:numPr>
                <w:ilvl w:val="0"/>
                <w:numId w:val="10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Kinh phí (nếu có)</w:t>
            </w:r>
          </w:p>
          <w:p w:rsidRPr="00CC34AF" w:rsidR="00CC34AF" w:rsidP="00893277" w:rsidRDefault="00CC34AF" w14:paraId="47745989" w14:textId="77777777">
            <w:pPr>
              <w:numPr>
                <w:ilvl w:val="0"/>
                <w:numId w:val="10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Cam kết sau đào tạo (nếu có)</w:t>
            </w:r>
          </w:p>
          <w:p w:rsidRPr="00CC34AF" w:rsidR="00CC34AF" w:rsidP="0AB6B3B9" w:rsidRDefault="00CC34AF" w14:paraId="559BBF4D" w14:textId="77777777">
            <w:pPr>
              <w:numPr>
                <w:ilvl w:val="0"/>
                <w:numId w:val="100"/>
              </w:numPr>
              <w:rPr>
                <w:rFonts w:ascii="Cambria" w:hAnsi="Cambria" w:cs="Times New Roman" w:asciiTheme="majorAscii" w:hAnsiTheme="majorAscii" w:cstheme="majorBidi"/>
                <w:sz w:val="26"/>
                <w:szCs w:val="26"/>
                <w:shd w:val="clear" w:color="auto" w:fill="FFFFFF"/>
                <w:lang w:val="en-US"/>
              </w:rPr>
            </w:pPr>
            <w:r w:rsidRPr="0AB6B3B9">
              <w:rPr>
                <w:rFonts w:ascii="Cambria" w:hAnsi="Cambria" w:cs="Times New Roman" w:asciiTheme="majorAscii" w:hAnsiTheme="majorAscii" w:cstheme="majorBidi"/>
                <w:sz w:val="26"/>
                <w:szCs w:val="26"/>
                <w:shd w:val="clear" w:color="auto" w:fill="FFFFFF"/>
                <w:lang w:val="en-US"/>
              </w:rPr>
              <w:t>Thông tin chứng chỉ sau đào tạo</w:t>
            </w:r>
          </w:p>
          <w:p w:rsidR="0AB6B3B9" w:rsidP="0AB6B3B9" w:rsidRDefault="0AB6B3B9" w14:paraId="13699282" w14:textId="6799F0D0">
            <w:pPr>
              <w:numPr>
                <w:ilvl w:val="0"/>
                <w:numId w:val="100"/>
              </w:numPr>
              <w:rPr>
                <w:rFonts w:ascii="Cambria" w:hAnsi="Cambria" w:cs="Times New Roman" w:asciiTheme="majorAscii" w:hAnsiTheme="majorAscii" w:cstheme="majorBidi"/>
                <w:sz w:val="26"/>
                <w:szCs w:val="26"/>
                <w:lang w:val="en-US"/>
              </w:rPr>
            </w:pPr>
            <w:r w:rsidRPr="0AB6B3B9" w:rsidR="0AB6B3B9">
              <w:rPr>
                <w:rFonts w:ascii="Cambria" w:hAnsi="Cambria" w:cs="Times New Roman" w:asciiTheme="majorAscii" w:hAnsiTheme="majorAscii" w:cstheme="majorBidi"/>
                <w:sz w:val="26"/>
                <w:szCs w:val="26"/>
                <w:lang w:val="en-US"/>
              </w:rPr>
              <w:t>Trạng thái khóa đào tạo</w:t>
            </w:r>
          </w:p>
          <w:p w:rsidRPr="00CC34AF" w:rsidR="00CC34AF" w:rsidP="00893277" w:rsidRDefault="00CC34AF" w14:paraId="5306C157" w14:textId="77777777">
            <w:pPr>
              <w:numPr>
                <w:ilvl w:val="0"/>
                <w:numId w:val="10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Thời gian mở đăng ký và giới hạn số người tham gia (nếu được phép)</w:t>
            </w:r>
          </w:p>
          <w:p w:rsidRPr="00CC34AF" w:rsidR="00CC34AF" w:rsidP="00CC34AF" w:rsidRDefault="00F70D98" w14:paraId="453414AD" w14:textId="5C5B7EB2">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6.</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xml:space="preserve">Phòng TCCB nhấn </w:t>
            </w:r>
            <w:r w:rsidRPr="60F31A95" w:rsidR="00CC34AF">
              <w:rPr>
                <w:rFonts w:asciiTheme="majorHAnsi" w:hAnsiTheme="majorHAnsi" w:cstheme="majorBidi"/>
                <w:b/>
                <w:sz w:val="26"/>
                <w:szCs w:val="26"/>
                <w:shd w:val="clear" w:color="auto" w:fill="FFFFFF"/>
                <w:lang w:val="en-US"/>
              </w:rPr>
              <w:t>“Lưu”</w:t>
            </w:r>
            <w:r w:rsidRPr="60F31A95" w:rsidR="00CC34AF">
              <w:rPr>
                <w:rFonts w:asciiTheme="majorHAnsi" w:hAnsiTheme="majorHAnsi" w:cstheme="majorBidi"/>
                <w:sz w:val="26"/>
                <w:szCs w:val="26"/>
                <w:shd w:val="clear" w:color="auto" w:fill="FFFFFF"/>
                <w:lang w:val="en-US"/>
              </w:rPr>
              <w:t>.</w:t>
            </w:r>
            <w:r w:rsidRPr="00CC34AF" w:rsidR="00CC34AF">
              <w:rPr>
                <w:rFonts w:asciiTheme="majorHAnsi" w:hAnsiTheme="majorHAnsi" w:cstheme="majorHAnsi"/>
                <w:sz w:val="26"/>
                <w:szCs w:val="26"/>
                <w:shd w:val="clear" w:color="auto" w:fill="FFFFFF"/>
                <w:lang w:val="en-US"/>
              </w:rPr>
              <w:br/>
            </w:r>
            <w:r w:rsidRPr="60F31A95" w:rsidR="00CC34AF">
              <w:rPr>
                <w:rFonts w:asciiTheme="majorHAnsi" w:hAnsiTheme="majorHAnsi" w:cstheme="majorBidi"/>
                <w:sz w:val="26"/>
                <w:szCs w:val="26"/>
                <w:shd w:val="clear" w:color="auto" w:fill="FFFFFF"/>
                <w:lang w:val="en-US"/>
              </w:rPr>
              <w:t>7. Hệ thống kiểm tra tính hợp lệ và ràng buộc nghiệp vụ.</w:t>
            </w:r>
          </w:p>
          <w:p w:rsidRPr="00CC34AF" w:rsidR="00CC34AF" w:rsidP="00CC34AF" w:rsidRDefault="00F70D98" w14:paraId="7A0A042A" w14:textId="6BEA981D">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8.</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yêu cầu xác nhận cập nhật.</w:t>
            </w:r>
          </w:p>
          <w:p w:rsidRPr="00CC34AF" w:rsidR="00CC34AF" w:rsidP="00CC34AF" w:rsidRDefault="00F70D98" w14:paraId="6D4EBEDC" w14:textId="578544B3">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9.</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Phòng TCCB xác nhận.</w:t>
            </w:r>
          </w:p>
          <w:p w:rsidRPr="00CC34AF" w:rsidR="00CC34AF" w:rsidP="00CC34AF" w:rsidRDefault="00F70D98" w14:paraId="00FCE4A7" w14:textId="3703A7A2">
            <w:pPr>
              <w:rPr>
                <w:rFonts w:asciiTheme="majorHAnsi" w:hAnsiTheme="majorHAnsi" w:cstheme="majorBidi"/>
                <w:sz w:val="26"/>
                <w:szCs w:val="26"/>
                <w:shd w:val="clear" w:color="auto" w:fill="FFFFFF"/>
                <w:lang w:val="en-US"/>
              </w:rPr>
            </w:pPr>
            <w:r w:rsidRPr="60F0559E">
              <w:rPr>
                <w:rFonts w:asciiTheme="majorHAnsi" w:hAnsiTheme="majorHAnsi" w:cstheme="majorBidi"/>
                <w:sz w:val="26"/>
                <w:szCs w:val="26"/>
                <w:shd w:val="clear" w:color="auto" w:fill="FFFFFF"/>
                <w:lang w:val="en-US"/>
              </w:rPr>
              <w:t>10.</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cập nhật thông tin khóa đào tạo và thông báo thành công.</w:t>
            </w:r>
          </w:p>
          <w:p w:rsidRPr="00CC34AF" w:rsidR="00CC34AF" w:rsidP="00CC34AF" w:rsidRDefault="00CC34AF" w14:paraId="00DC8F59" w14:textId="77777777">
            <w:pPr>
              <w:rPr>
                <w:rFonts w:asciiTheme="majorHAnsi" w:hAnsiTheme="majorHAnsi" w:cstheme="majorHAnsi"/>
                <w:sz w:val="26"/>
                <w:szCs w:val="26"/>
                <w:shd w:val="clear" w:color="auto" w:fill="FFFFFF"/>
                <w:lang w:val="en-US"/>
              </w:rPr>
            </w:pPr>
          </w:p>
        </w:tc>
      </w:tr>
      <w:tr w:rsidRPr="00CC34AF" w:rsidR="00CC34AF" w:rsidTr="0AB6B3B9" w14:paraId="264A196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F322A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448612B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49819D88" w:rsidRDefault="49819D88" w14:paraId="1E7E8531" w14:textId="02803459">
            <w:pPr>
              <w:rPr>
                <w:rFonts w:asciiTheme="majorHAnsi" w:hAnsiTheme="majorHAnsi" w:cstheme="majorBidi"/>
                <w:sz w:val="26"/>
                <w:szCs w:val="26"/>
                <w:lang w:val="en-US"/>
              </w:rPr>
            </w:pPr>
            <w:r w:rsidRPr="49819D88">
              <w:rPr>
                <w:rFonts w:asciiTheme="majorHAnsi" w:hAnsiTheme="majorHAnsi" w:cstheme="majorBidi"/>
                <w:b/>
                <w:bCs/>
                <w:sz w:val="26"/>
                <w:szCs w:val="26"/>
                <w:lang w:val="en-US"/>
              </w:rPr>
              <w:t>A1: Chỉnh sửa khi khóa đào tạo đang diễn ra</w:t>
            </w:r>
          </w:p>
          <w:p w:rsidRPr="00CC34AF" w:rsidR="00CC34AF" w:rsidP="49819D88" w:rsidRDefault="49819D88" w14:paraId="75733FE1" w14:textId="421830D0">
            <w:pPr>
              <w:numPr>
                <w:ilvl w:val="0"/>
                <w:numId w:val="109"/>
              </w:numPr>
              <w:rPr>
                <w:rFonts w:asciiTheme="majorHAnsi" w:hAnsiTheme="majorHAnsi" w:cstheme="majorBidi"/>
                <w:sz w:val="26"/>
                <w:szCs w:val="26"/>
                <w:lang w:val="en-US"/>
              </w:rPr>
            </w:pPr>
            <w:r w:rsidRPr="49819D88">
              <w:rPr>
                <w:rFonts w:asciiTheme="majorHAnsi" w:hAnsiTheme="majorHAnsi" w:cstheme="majorBidi"/>
                <w:sz w:val="26"/>
                <w:szCs w:val="26"/>
                <w:lang w:val="en-US"/>
              </w:rPr>
              <w:t>Tại bước 4, nếu khóa đào tạo ở trạng thái "Đang đào tạo", hệ thống chỉ cho phép chỉnh sửa: Địa điểm, Kinh phí, Cam kết sau đào tạo, Thông tin chứng chỉ sau đào tạo.</w:t>
            </w:r>
          </w:p>
          <w:p w:rsidRPr="00CC34AF" w:rsidR="00CC34AF" w:rsidP="49819D88" w:rsidRDefault="49819D88" w14:paraId="151CFA72" w14:textId="4F7A4F5E">
            <w:pPr>
              <w:numPr>
                <w:ilvl w:val="0"/>
                <w:numId w:val="109"/>
              </w:numPr>
              <w:rPr>
                <w:rFonts w:asciiTheme="majorHAnsi" w:hAnsiTheme="majorHAnsi" w:cstheme="majorBidi"/>
                <w:sz w:val="26"/>
                <w:szCs w:val="26"/>
                <w:lang w:val="en-US"/>
              </w:rPr>
            </w:pPr>
            <w:r w:rsidRPr="49819D88">
              <w:rPr>
                <w:rFonts w:asciiTheme="majorHAnsi" w:hAnsiTheme="majorHAnsi" w:cstheme="majorBidi"/>
                <w:sz w:val="26"/>
                <w:szCs w:val="26"/>
                <w:lang w:val="en-US"/>
              </w:rPr>
              <w:t>Hệ thống khóa không cho phép chỉnh sửa: Tên khóa đào tạo, Loại khóa đào tạo, Thời gian mở đăng ký, Giới hạn số người tham gia.</w:t>
            </w:r>
          </w:p>
          <w:p w:rsidRPr="00CC34AF" w:rsidR="00CC34AF" w:rsidP="49819D88" w:rsidRDefault="49819D88" w14:paraId="6688B9BB" w14:textId="6CC57C24">
            <w:pPr>
              <w:numPr>
                <w:ilvl w:val="0"/>
                <w:numId w:val="109"/>
              </w:numPr>
              <w:rPr>
                <w:rFonts w:asciiTheme="majorHAnsi" w:hAnsiTheme="majorHAnsi" w:cstheme="majorBidi"/>
                <w:sz w:val="26"/>
                <w:szCs w:val="26"/>
                <w:lang w:val="en-US"/>
              </w:rPr>
            </w:pPr>
            <w:r w:rsidRPr="49819D88">
              <w:rPr>
                <w:rFonts w:asciiTheme="majorHAnsi" w:hAnsiTheme="majorHAnsi" w:cstheme="majorBidi"/>
                <w:sz w:val="26"/>
                <w:szCs w:val="26"/>
                <w:lang w:val="en-US"/>
              </w:rPr>
              <w:t>Tiếp tục từ bước 6.</w:t>
            </w:r>
          </w:p>
        </w:tc>
      </w:tr>
      <w:tr w:rsidRPr="00CC34AF" w:rsidR="00CC34AF" w:rsidTr="0AB6B3B9" w14:paraId="70503F2A"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BDF99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2A1CAF8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987C00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Không được phép chỉnh sửa do trạng thái khóa đào tạo</w:t>
            </w:r>
          </w:p>
          <w:p w:rsidRPr="00CC34AF" w:rsidR="00CC34AF" w:rsidP="49819D88" w:rsidRDefault="00CC34AF" w14:paraId="57DF1739" w14:textId="2E90B07E">
            <w:pPr>
              <w:numPr>
                <w:ilvl w:val="0"/>
                <w:numId w:val="101"/>
              </w:numPr>
              <w:rPr>
                <w:rFonts w:asciiTheme="majorHAnsi" w:hAnsiTheme="majorHAnsi" w:cstheme="majorBidi"/>
                <w:sz w:val="26"/>
                <w:szCs w:val="26"/>
                <w:shd w:val="clear" w:color="auto" w:fill="FFFFFF"/>
                <w:lang w:val="en-US"/>
              </w:rPr>
            </w:pPr>
            <w:r w:rsidRPr="49819D88">
              <w:rPr>
                <w:rFonts w:asciiTheme="majorHAnsi" w:hAnsiTheme="majorHAnsi" w:cstheme="majorBidi"/>
                <w:sz w:val="26"/>
                <w:szCs w:val="26"/>
                <w:shd w:val="clear" w:color="auto" w:fill="FFFFFF"/>
                <w:lang w:val="en-US"/>
              </w:rPr>
              <w:t>Tại bước 7, hệ thống phát hiện nếu khóa đào tạo ở trạng thái “</w:t>
            </w:r>
            <w:r w:rsidRPr="49819D88" w:rsidR="49819D88">
              <w:rPr>
                <w:rFonts w:asciiTheme="majorHAnsi" w:hAnsiTheme="majorHAnsi" w:cstheme="majorBidi"/>
                <w:sz w:val="26"/>
                <w:szCs w:val="26"/>
                <w:lang w:val="en-US"/>
              </w:rPr>
              <w:t>Đã hoàn thành</w:t>
            </w:r>
            <w:r w:rsidRPr="49819D88">
              <w:rPr>
                <w:rFonts w:asciiTheme="majorHAnsi" w:hAnsiTheme="majorHAnsi" w:cstheme="majorBidi"/>
                <w:sz w:val="26"/>
                <w:szCs w:val="26"/>
                <w:shd w:val="clear" w:color="auto" w:fill="FFFFFF"/>
                <w:lang w:val="en-US"/>
              </w:rPr>
              <w:t>”.</w:t>
            </w:r>
          </w:p>
          <w:p w:rsidRPr="00CC34AF" w:rsidR="00CC34AF" w:rsidP="00893277" w:rsidRDefault="00CC34AF" w14:paraId="248ACC83" w14:textId="77777777">
            <w:pPr>
              <w:numPr>
                <w:ilvl w:val="0"/>
                <w:numId w:val="10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thông báo từ chối chỉnh sửa.</w:t>
            </w:r>
          </w:p>
          <w:p w:rsidRPr="00CC34AF" w:rsidR="00CC34AF" w:rsidP="00CC34AF" w:rsidRDefault="00CC34AF" w14:paraId="7BD4792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Vi phạm ràng buộc đăng ký</w:t>
            </w:r>
          </w:p>
          <w:p w:rsidRPr="00CC34AF" w:rsidR="00CC34AF" w:rsidP="00893277" w:rsidRDefault="00CC34AF" w14:paraId="2138DCE2" w14:textId="77777777">
            <w:pPr>
              <w:numPr>
                <w:ilvl w:val="0"/>
                <w:numId w:val="102"/>
              </w:num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Tại bước 7, hệ thống phát hiện nếu: Giảm giới hạn số người tham gia nhỏ hơn số lượng đã đăng ký.</w:t>
            </w:r>
          </w:p>
          <w:p w:rsidRPr="00CC34AF" w:rsidR="00CC34AF" w:rsidP="00893277" w:rsidRDefault="00CC34AF" w14:paraId="1D7E8C91" w14:textId="77777777">
            <w:pPr>
              <w:numPr>
                <w:ilvl w:val="0"/>
                <w:numId w:val="10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cảnh báo và không cho phép lưu.</w:t>
            </w:r>
          </w:p>
          <w:p w:rsidRPr="00CC34AF" w:rsidR="00CC34AF" w:rsidP="00CC34AF" w:rsidRDefault="00CC34AF" w14:paraId="1AE34E9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E3: Dữ liệu không hợp lệ</w:t>
            </w:r>
          </w:p>
          <w:p w:rsidRPr="00CC34AF" w:rsidR="00CC34AF" w:rsidP="00893277" w:rsidRDefault="00CC34AF" w14:paraId="1D4A2436" w14:textId="77777777">
            <w:pPr>
              <w:numPr>
                <w:ilvl w:val="0"/>
                <w:numId w:val="10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7, hệ thống phát hiện thiếu trường bắt buộc hoặc thời gian không hợp lệ.</w:t>
            </w:r>
          </w:p>
          <w:p w:rsidRPr="00CC34AF" w:rsidR="00CC34AF" w:rsidP="00893277" w:rsidRDefault="00CC34AF" w14:paraId="405BF80B" w14:textId="77777777">
            <w:pPr>
              <w:numPr>
                <w:ilvl w:val="0"/>
                <w:numId w:val="10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yêu cầu chỉnh sửa lại thông tin.</w:t>
            </w:r>
          </w:p>
          <w:p w:rsidRPr="00CC34AF" w:rsidR="00CC34AF" w:rsidP="00CC34AF" w:rsidRDefault="00CC34AF" w14:paraId="2347A2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E4: Hủy thao tác</w:t>
            </w:r>
          </w:p>
          <w:p w:rsidRPr="00CC34AF" w:rsidR="00CC34AF" w:rsidP="00893277" w:rsidRDefault="00CC34AF" w14:paraId="0E2B2C50" w14:textId="77777777">
            <w:pPr>
              <w:numPr>
                <w:ilvl w:val="0"/>
                <w:numId w:val="10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Phòng TCCB chọn “Hủy”.</w:t>
            </w:r>
          </w:p>
          <w:p w:rsidRPr="00CC34AF" w:rsidR="00CC34AF" w:rsidP="00893277" w:rsidRDefault="00CC34AF" w14:paraId="294FAA98" w14:textId="77777777">
            <w:pPr>
              <w:numPr>
                <w:ilvl w:val="0"/>
                <w:numId w:val="10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Quay lại màn hình danh sách nhân sự.</w:t>
            </w:r>
          </w:p>
        </w:tc>
      </w:tr>
    </w:tbl>
    <w:p w:rsidRPr="00CC34AF" w:rsidR="00CC34AF" w:rsidP="00CC34AF" w:rsidRDefault="00CC34AF" w14:paraId="51942611" w14:textId="77777777">
      <w:pPr>
        <w:rPr>
          <w:shd w:val="clear" w:color="auto" w:fill="FFFFFF"/>
          <w:lang w:val="en-US"/>
        </w:rPr>
      </w:pPr>
    </w:p>
    <w:p w:rsidRPr="00CC34AF" w:rsidR="00CC34AF" w:rsidP="65321137" w:rsidRDefault="65321137" w14:paraId="3B854519" w14:textId="085BBA07">
      <w:pPr>
        <w:pStyle w:val="Heading3"/>
        <w:rPr>
          <w:sz w:val="26"/>
          <w:szCs w:val="26"/>
          <w:lang w:val="en-US"/>
        </w:rPr>
      </w:pPr>
      <w:bookmarkStart w:name="_Toc223525322" w:id="78"/>
      <w:r w:rsidRPr="65321137">
        <w:rPr>
          <w:lang w:val="en-US"/>
        </w:rPr>
        <w:t>4.35. Use Case: Xem chi tiết thông tin khóa đào tạo đã mở</w:t>
      </w:r>
      <w:bookmarkEnd w:id="78"/>
    </w:p>
    <w:p w:rsidRPr="00CC34AF" w:rsidR="00CC34AF" w:rsidP="00CC34AF" w:rsidRDefault="00CC34AF" w14:paraId="02B8B1A5"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58"/>
        <w:gridCol w:w="6909"/>
      </w:tblGrid>
      <w:tr w:rsidRPr="00CC34AF" w:rsidR="00CC34AF" w:rsidTr="005D58E4" w14:paraId="19C14918"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0283A717"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0FADCDEA"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Xem chi tiết thông tin khóa đào tạo đã mở</w:t>
            </w:r>
          </w:p>
        </w:tc>
      </w:tr>
      <w:tr w:rsidRPr="00CC34AF" w:rsidR="00CC34AF" w:rsidTr="20D9966F" w14:paraId="2F80CAB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71DEDB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23443A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w:t>
            </w:r>
          </w:p>
          <w:p w:rsidRPr="00CC34AF" w:rsidR="00CC34AF" w:rsidP="00CC34AF" w:rsidRDefault="00CC34AF" w14:paraId="6A148009" w14:textId="77777777">
            <w:pPr>
              <w:rPr>
                <w:rFonts w:asciiTheme="majorHAnsi" w:hAnsiTheme="majorHAnsi" w:cstheme="majorHAnsi"/>
                <w:sz w:val="26"/>
                <w:szCs w:val="26"/>
                <w:shd w:val="clear" w:color="auto" w:fill="FFFFFF"/>
                <w:lang w:val="en-US"/>
              </w:rPr>
            </w:pPr>
          </w:p>
        </w:tc>
      </w:tr>
      <w:tr w:rsidRPr="00CC34AF" w:rsidR="00CC34AF" w:rsidTr="20D9966F" w14:paraId="69DFCDC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AED82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4A5256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xem đầy đủ thông tin chi tiết của một khóa đào tạo đã được tạo, bao gồm trạng thái khóa học, thông tin tổ chức đào tạo, danh sách cán bộ – giảng viên đăng ký tham gia, và tình trạng tham gia của từng nhân sự, nhằm phục vụ công tác quản lý, theo dõi và ra quyết định điều chỉnh khóa đào tạo khi cần thiết.</w:t>
            </w:r>
          </w:p>
          <w:p w:rsidRPr="00CC34AF" w:rsidR="00CC34AF" w:rsidP="00CC34AF" w:rsidRDefault="00CC34AF" w14:paraId="4E994B05" w14:textId="77777777">
            <w:pPr>
              <w:rPr>
                <w:rFonts w:asciiTheme="majorHAnsi" w:hAnsiTheme="majorHAnsi" w:cstheme="majorHAnsi"/>
                <w:sz w:val="26"/>
                <w:szCs w:val="26"/>
                <w:shd w:val="clear" w:color="auto" w:fill="FFFFFF"/>
                <w:lang w:val="en-US"/>
              </w:rPr>
            </w:pPr>
          </w:p>
        </w:tc>
      </w:tr>
      <w:tr w:rsidRPr="00CC34AF" w:rsidR="00CC34AF" w:rsidTr="20D9966F" w14:paraId="0825CB5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9E6A97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30FFB6A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D0E497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20D9966F" w14:paraId="40699D65"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CF703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1B3EDA4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47D95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một khóa đào tạo và nhấn chức năng “Xem chi tiết” trong menu “Đào tạo &amp; Phát triển”.</w:t>
            </w:r>
          </w:p>
        </w:tc>
      </w:tr>
      <w:tr w:rsidRPr="00CC34AF" w:rsidR="00CC34AF" w:rsidTr="20D9966F" w14:paraId="59F7155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C80DC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4BC535D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7AFCCA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Phòng TCCB đã đăng nhập hệ thống.</w:t>
            </w:r>
          </w:p>
          <w:p w:rsidRPr="00CC34AF" w:rsidR="00CC34AF" w:rsidP="00CC34AF" w:rsidRDefault="00CC34AF" w14:paraId="5E4A0D8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Khóa đào tạo đã tồn tại trong hệ thống.</w:t>
            </w:r>
          </w:p>
        </w:tc>
      </w:tr>
      <w:tr w:rsidRPr="00CC34AF" w:rsidR="00CC34AF" w:rsidTr="20D9966F" w14:paraId="4AA20E4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6F9B39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646CA38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6C9E72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chi tiết của khóa đào tạo được hiển thị đầy đủ và chính xác.</w:t>
            </w:r>
          </w:p>
          <w:p w:rsidRPr="00CC34AF" w:rsidR="00CC34AF" w:rsidP="00CC34AF" w:rsidRDefault="00CC34AF" w14:paraId="7AB69C9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có thể theo dõi tình trạng khóa học và danh sách nhân sự tham gia.</w:t>
            </w:r>
          </w:p>
        </w:tc>
      </w:tr>
      <w:tr w:rsidRPr="00CC34AF" w:rsidR="00CC34AF" w:rsidTr="20D9966F" w14:paraId="716154D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60A369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0DC602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thể hiển thị thông tin khóa đào tạo do lỗi hệ thống.</w:t>
            </w:r>
          </w:p>
        </w:tc>
      </w:tr>
      <w:tr w:rsidRPr="00CC34AF" w:rsidR="00CC34AF" w:rsidTr="20D9966F" w14:paraId="5ACA7A71" w14:textId="77777777">
        <w:trPr>
          <w:trHeight w:val="4033"/>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0191E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5D4823D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3392BFED" w14:textId="78C0A922">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xml:space="preserve">Phòng TCCB truy cập menu </w:t>
            </w:r>
            <w:r w:rsidRPr="60F31A95" w:rsidR="00CC34AF">
              <w:rPr>
                <w:rFonts w:asciiTheme="majorHAnsi" w:hAnsiTheme="majorHAnsi" w:cstheme="majorBidi"/>
                <w:b/>
                <w:sz w:val="26"/>
                <w:szCs w:val="26"/>
                <w:shd w:val="clear" w:color="auto" w:fill="FFFFFF"/>
                <w:lang w:val="en-US"/>
              </w:rPr>
              <w:t>“Đào tạo &amp; Phát triển”</w:t>
            </w:r>
            <w:r w:rsidRPr="60F31A95" w:rsidR="00CC34AF">
              <w:rPr>
                <w:rFonts w:asciiTheme="majorHAnsi" w:hAnsiTheme="majorHAnsi" w:cstheme="majorBidi"/>
                <w:sz w:val="26"/>
                <w:szCs w:val="26"/>
                <w:shd w:val="clear" w:color="auto" w:fill="FFFFFF"/>
                <w:lang w:val="en-US"/>
              </w:rPr>
              <w:t>.</w:t>
            </w:r>
          </w:p>
          <w:p w:rsidRPr="00CC34AF" w:rsidR="00CC34AF" w:rsidP="00CC34AF" w:rsidRDefault="00F70D98" w14:paraId="1FD9A704" w14:textId="406603C1">
            <w:pPr>
              <w:rPr>
                <w:rFonts w:asciiTheme="majorHAnsi" w:hAnsiTheme="majorHAnsi" w:cstheme="majorBidi"/>
                <w:sz w:val="26"/>
                <w:szCs w:val="26"/>
                <w:shd w:val="clear" w:color="auto" w:fill="FFFFFF"/>
                <w:lang w:val="en-US"/>
              </w:rPr>
            </w:pPr>
            <w:r w:rsidRPr="20D9966F">
              <w:rPr>
                <w:rFonts w:asciiTheme="majorHAnsi" w:hAnsiTheme="majorHAnsi" w:cstheme="majorBidi"/>
                <w:sz w:val="26"/>
                <w:szCs w:val="26"/>
                <w:shd w:val="clear" w:color="auto" w:fill="FFFFFF"/>
                <w:lang w:val="en-US"/>
              </w:rPr>
              <w:t>2.</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danh sách các khóa đào tạo.</w:t>
            </w:r>
          </w:p>
          <w:p w:rsidRPr="00CC34AF" w:rsidR="00CC34AF" w:rsidP="00CC34AF" w:rsidRDefault="00F70D98" w14:paraId="7BE8F59A" w14:textId="48D47ADB">
            <w:pPr>
              <w:rPr>
                <w:rFonts w:asciiTheme="majorHAnsi" w:hAnsiTheme="majorHAnsi" w:cstheme="majorBidi"/>
                <w:sz w:val="26"/>
                <w:szCs w:val="26"/>
                <w:shd w:val="clear" w:color="auto" w:fill="FFFFFF"/>
                <w:lang w:val="en-US"/>
              </w:rPr>
            </w:pPr>
            <w:r w:rsidRPr="20D9966F">
              <w:rPr>
                <w:rFonts w:asciiTheme="majorHAnsi" w:hAnsiTheme="majorHAnsi" w:cstheme="majorBidi"/>
                <w:sz w:val="26"/>
                <w:szCs w:val="26"/>
                <w:shd w:val="clear" w:color="auto" w:fill="FFFFFF"/>
                <w:lang w:val="en-US"/>
              </w:rPr>
              <w:t>3.</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xml:space="preserve">Phòng TCCB chọn một khóa đào tạo và nhấn </w:t>
            </w:r>
            <w:r w:rsidRPr="60F31A95" w:rsidR="00CC34AF">
              <w:rPr>
                <w:rFonts w:asciiTheme="majorHAnsi" w:hAnsiTheme="majorHAnsi" w:cstheme="majorBidi"/>
                <w:b/>
                <w:sz w:val="26"/>
                <w:szCs w:val="26"/>
                <w:shd w:val="clear" w:color="auto" w:fill="FFFFFF"/>
                <w:lang w:val="en-US"/>
              </w:rPr>
              <w:t>“Xem chi tiết”</w:t>
            </w:r>
            <w:r w:rsidRPr="60F31A95" w:rsidR="00CC34AF">
              <w:rPr>
                <w:rFonts w:asciiTheme="majorHAnsi" w:hAnsiTheme="majorHAnsi" w:cstheme="majorBidi"/>
                <w:sz w:val="26"/>
                <w:szCs w:val="26"/>
                <w:shd w:val="clear" w:color="auto" w:fill="FFFFFF"/>
                <w:lang w:val="en-US"/>
              </w:rPr>
              <w:t>.</w:t>
            </w:r>
          </w:p>
          <w:p w:rsidRPr="00CC34AF" w:rsidR="00CC34AF" w:rsidP="00CC34AF" w:rsidRDefault="00F70D98" w14:paraId="33231B25" w14:textId="5753C8B2">
            <w:pPr>
              <w:rPr>
                <w:rFonts w:asciiTheme="majorHAnsi" w:hAnsiTheme="majorHAnsi" w:cstheme="majorBidi"/>
                <w:sz w:val="26"/>
                <w:szCs w:val="26"/>
                <w:shd w:val="clear" w:color="auto" w:fill="FFFFFF"/>
                <w:lang w:val="en-US"/>
              </w:rPr>
            </w:pPr>
            <w:r w:rsidRPr="20D9966F">
              <w:rPr>
                <w:rFonts w:asciiTheme="majorHAnsi" w:hAnsiTheme="majorHAnsi" w:cstheme="majorBidi"/>
                <w:sz w:val="26"/>
                <w:szCs w:val="26"/>
                <w:shd w:val="clear" w:color="auto" w:fill="FFFFFF"/>
                <w:lang w:val="en-US"/>
              </w:rPr>
              <w:t>4.</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màn hình chi tiết khóa đào tạo, hiển thị đầy đủ thông tin theo yêu cầu bao gồm các thông tin:</w:t>
            </w:r>
          </w:p>
          <w:p w:rsidRPr="00CC34AF" w:rsidR="00CC34AF" w:rsidP="00893277" w:rsidRDefault="00CC34AF" w14:paraId="64D51A34" w14:textId="77777777">
            <w:pPr>
              <w:numPr>
                <w:ilvl w:val="0"/>
                <w:numId w:val="105"/>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chung khóa đào tạo</w:t>
            </w:r>
            <w:r w:rsidRPr="60F31A95">
              <w:rPr>
                <w:rFonts w:asciiTheme="majorHAnsi" w:hAnsiTheme="majorHAnsi" w:cstheme="majorBidi"/>
                <w:sz w:val="26"/>
                <w:szCs w:val="26"/>
                <w:shd w:val="clear" w:color="auto" w:fill="FFFFFF"/>
                <w:lang w:val="en-US"/>
              </w:rPr>
              <w:t>: Tên khóa đào tạo, Loại khóa đào tạo, Trạng thái khóa đào tạo (Đang mở đăng ký / Đang đào tạo / Đã hoàn thành), Thời gian đào tạo (từ ngày – đến ngày), Địa điểm, Kinh phí (nếu có), Cam kết sau đào tạo (nếu có), Chứng chỉ sau đào tạo.</w:t>
            </w:r>
          </w:p>
          <w:p w:rsidRPr="00CC34AF" w:rsidR="00CC34AF" w:rsidP="00893277" w:rsidRDefault="00CC34AF" w14:paraId="5E5B2CD5" w14:textId="77777777">
            <w:pPr>
              <w:numPr>
                <w:ilvl w:val="0"/>
                <w:numId w:val="106"/>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Thông tin đăng ký</w:t>
            </w:r>
            <w:r w:rsidRPr="60F31A95">
              <w:rPr>
                <w:rFonts w:asciiTheme="majorHAnsi" w:hAnsiTheme="majorHAnsi" w:cstheme="majorBidi"/>
                <w:sz w:val="26"/>
                <w:szCs w:val="26"/>
                <w:shd w:val="clear" w:color="auto" w:fill="FFFFFF"/>
                <w:lang w:val="en-US"/>
              </w:rPr>
              <w:t>: Thời gian mở đăng ký, Giới hạn số lượng người tham gia, Số lượng đã đăng ký / số lượng tối đa</w:t>
            </w:r>
          </w:p>
          <w:p w:rsidRPr="00CC34AF" w:rsidR="00CC34AF" w:rsidP="00893277" w:rsidRDefault="00CC34AF" w14:paraId="6AD3CF74" w14:textId="77777777">
            <w:pPr>
              <w:numPr>
                <w:ilvl w:val="0"/>
                <w:numId w:val="107"/>
              </w:num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Danh sách tham gia</w:t>
            </w:r>
            <w:r w:rsidRPr="60F31A95">
              <w:rPr>
                <w:rFonts w:asciiTheme="majorHAnsi" w:hAnsiTheme="majorHAnsi" w:cstheme="majorBidi"/>
                <w:sz w:val="26"/>
                <w:szCs w:val="26"/>
                <w:shd w:val="clear" w:color="auto" w:fill="FFFFFF"/>
                <w:lang w:val="en-US"/>
              </w:rPr>
              <w:t>: Hệ thống hiển thị danh sách cán bộ, giảng viên đã đăng ký khóa đào tạo, bao gồm (Họ và tên, Mã cán bộ, Đơn vị đang công tác, Thời điểm đăng ký</w:t>
            </w:r>
          </w:p>
        </w:tc>
      </w:tr>
      <w:tr w:rsidRPr="00CC34AF" w:rsidR="00CC34AF" w:rsidTr="20D9966F" w14:paraId="0D409E1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4C8311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2F0F483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8526D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20D9966F" w14:paraId="5EC6C659" w14:textId="77777777">
        <w:trPr>
          <w:trHeight w:val="81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FD041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3F91A66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A9163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bl>
    <w:p w:rsidRPr="00CC34AF" w:rsidR="00CC34AF" w:rsidP="00CC34AF" w:rsidRDefault="00CC34AF" w14:paraId="0AB43A46" w14:textId="77777777">
      <w:pPr>
        <w:rPr>
          <w:rFonts w:asciiTheme="majorHAnsi" w:hAnsiTheme="majorHAnsi" w:cstheme="majorHAnsi"/>
          <w:sz w:val="26"/>
          <w:szCs w:val="26"/>
          <w:shd w:val="clear" w:color="auto" w:fill="FFFFFF"/>
          <w:lang w:val="en-US"/>
        </w:rPr>
      </w:pPr>
    </w:p>
    <w:p w:rsidRPr="005D58E4" w:rsidR="00CC34AF" w:rsidP="005D58E4" w:rsidRDefault="65321137" w14:paraId="1F7FD66C" w14:textId="4FBAD8DF">
      <w:pPr>
        <w:pStyle w:val="Heading3"/>
        <w:rPr>
          <w:sz w:val="26"/>
          <w:szCs w:val="26"/>
          <w:lang w:val="en-US"/>
        </w:rPr>
      </w:pPr>
      <w:bookmarkStart w:name="_Toc223525323" w:id="79"/>
      <w:r w:rsidRPr="65321137">
        <w:rPr>
          <w:lang w:val="en-US"/>
        </w:rPr>
        <w:t>4.36. Use Case: Ghi nhận kết quả đào tạo của cán bộ giảng viên</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885"/>
        <w:gridCol w:w="6882"/>
      </w:tblGrid>
      <w:tr w:rsidRPr="00CC34AF" w:rsidR="00CC34AF" w:rsidTr="005D58E4" w14:paraId="47F835A7"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0651AE80"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06A01FFF"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 xml:space="preserve"> Ghi nhận kết quả đào tạo của cán bộ giảng viên</w:t>
            </w:r>
          </w:p>
        </w:tc>
      </w:tr>
      <w:tr w:rsidRPr="00CC34AF" w:rsidR="00CC34AF" w:rsidTr="5E67C37C" w14:paraId="19D7B67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82F347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5FC892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TCCB</w:t>
            </w:r>
          </w:p>
          <w:p w:rsidRPr="00CC34AF" w:rsidR="00CC34AF" w:rsidP="00CC34AF" w:rsidRDefault="00CC34AF" w14:paraId="24277C49" w14:textId="77777777">
            <w:pPr>
              <w:rPr>
                <w:rFonts w:asciiTheme="majorHAnsi" w:hAnsiTheme="majorHAnsi" w:cstheme="majorHAnsi"/>
                <w:sz w:val="26"/>
                <w:szCs w:val="26"/>
                <w:shd w:val="clear" w:color="auto" w:fill="FFFFFF"/>
                <w:lang w:val="en-US"/>
              </w:rPr>
            </w:pPr>
          </w:p>
        </w:tc>
      </w:tr>
      <w:tr w:rsidRPr="00CC34AF" w:rsidR="00CC34AF" w:rsidTr="5E67C37C" w14:paraId="22A2F09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7ED03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0591B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Phòng TCCB ghi nhận kết quả tham gia khóa đào tạo của cán bộ, giảng viên sau khi khóa học kết thúc; cập nhật trạng thái hoàn thành, không đạt và lưu trữ chứng chỉ đào tạo vào hồ sơ nhân sự nhằm phục vụ công tác quản lý và đánh giá năng lực.</w:t>
            </w:r>
          </w:p>
          <w:p w:rsidRPr="00CC34AF" w:rsidR="00CC34AF" w:rsidP="00CC34AF" w:rsidRDefault="00CC34AF" w14:paraId="77B2D504" w14:textId="77777777">
            <w:pPr>
              <w:rPr>
                <w:rFonts w:asciiTheme="majorHAnsi" w:hAnsiTheme="majorHAnsi" w:cstheme="majorHAnsi"/>
                <w:sz w:val="26"/>
                <w:szCs w:val="26"/>
                <w:shd w:val="clear" w:color="auto" w:fill="FFFFFF"/>
                <w:lang w:val="en-US"/>
              </w:rPr>
            </w:pPr>
          </w:p>
        </w:tc>
      </w:tr>
      <w:tr w:rsidRPr="00CC34AF" w:rsidR="00CC34AF" w:rsidTr="5E67C37C" w14:paraId="6E581EA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F5A21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6D58D54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3FBCF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5E67C37C" w14:paraId="2A0D3A3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59E145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5C7E1AE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DAE19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chức năng “Ghi nhận kết quả đào tạo” tại tab “Danh sách học viên” của một khóa đào tạo.</w:t>
            </w:r>
          </w:p>
          <w:p w:rsidRPr="00CC34AF" w:rsidR="00CC34AF" w:rsidP="00CC34AF" w:rsidRDefault="00CC34AF" w14:paraId="240D373F" w14:textId="77777777">
            <w:pPr>
              <w:rPr>
                <w:rFonts w:asciiTheme="majorHAnsi" w:hAnsiTheme="majorHAnsi" w:cstheme="majorHAnsi"/>
                <w:sz w:val="26"/>
                <w:szCs w:val="26"/>
                <w:shd w:val="clear" w:color="auto" w:fill="FFFFFF"/>
                <w:lang w:val="en-US"/>
              </w:rPr>
            </w:pPr>
          </w:p>
        </w:tc>
      </w:tr>
      <w:tr w:rsidRPr="00CC34AF" w:rsidR="00CC34AF" w:rsidTr="5E67C37C" w14:paraId="3C42004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87E162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7824EAB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B4EA90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Phòng TCCB đã đăng nhập hệ thống.</w:t>
            </w:r>
          </w:p>
          <w:p w:rsidRPr="00CC34AF" w:rsidR="00CC34AF" w:rsidP="00CC34AF" w:rsidRDefault="00CC34AF" w14:paraId="53B682D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Khóa đào tạo đã tồn tại trong hệ thống.</w:t>
            </w:r>
          </w:p>
          <w:p w:rsidRPr="00CC34AF" w:rsidR="00CC34AF" w:rsidP="00CC34AF" w:rsidRDefault="00CC34AF" w14:paraId="1BC79A5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khóa đào tạo là “Đã hoàn thành”.</w:t>
            </w:r>
          </w:p>
          <w:p w:rsidRPr="00CC34AF" w:rsidR="00CC34AF" w:rsidP="00CC34AF" w:rsidRDefault="00CC34AF" w14:paraId="537933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Khóa đào tạo có danh sách học viên đã đăng ký.</w:t>
            </w:r>
          </w:p>
          <w:p w:rsidRPr="00CC34AF" w:rsidR="00CC34AF" w:rsidP="00CC34AF" w:rsidRDefault="00CC34AF" w14:paraId="6BB5E5E9" w14:textId="77777777">
            <w:pPr>
              <w:rPr>
                <w:rFonts w:asciiTheme="majorHAnsi" w:hAnsiTheme="majorHAnsi" w:cstheme="majorHAnsi"/>
                <w:sz w:val="26"/>
                <w:szCs w:val="26"/>
                <w:shd w:val="clear" w:color="auto" w:fill="FFFFFF"/>
                <w:lang w:val="en-US"/>
              </w:rPr>
            </w:pPr>
          </w:p>
        </w:tc>
      </w:tr>
      <w:tr w:rsidRPr="00CC34AF" w:rsidR="00CC34AF" w:rsidTr="5E67C37C" w14:paraId="659353C0"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11552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72FD475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9A76E1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Kết quả đào tạo của từng học viên được ghi nhận thành công.</w:t>
            </w:r>
          </w:p>
          <w:p w:rsidRPr="00CC34AF" w:rsidR="00CC34AF" w:rsidP="00CC34AF" w:rsidRDefault="00CC34AF" w14:paraId="273812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tham gia của học viên được cập nhật (Hoàn thành / Không đạt).</w:t>
            </w:r>
          </w:p>
          <w:p w:rsidRPr="00CC34AF" w:rsidR="00CC34AF" w:rsidP="00CC34AF" w:rsidRDefault="00CC34AF" w14:paraId="2D24A2A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Chứng chỉ đào tạo (nếu có) được lưu vào hồ sơ cá nhân của nhân sự.</w:t>
            </w:r>
          </w:p>
          <w:p w:rsidRPr="00CC34AF" w:rsidR="00CC34AF" w:rsidP="00CC34AF" w:rsidRDefault="00CC34AF" w14:paraId="7180644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Lịch sử đào tạo của nhân sự được cập nhật.</w:t>
            </w:r>
          </w:p>
        </w:tc>
      </w:tr>
      <w:tr w:rsidRPr="00CC34AF" w:rsidR="00CC34AF" w:rsidTr="5E67C37C" w14:paraId="77D4F90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000DED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C72B6A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Kết quả đào tạo không được ghi nhận do dữ liệu không hợp lệ hoặc vi phạm ràng buộc nghiệp vụ.</w:t>
            </w:r>
          </w:p>
        </w:tc>
      </w:tr>
      <w:tr w:rsidRPr="00CC34AF" w:rsidR="00CC34AF" w:rsidTr="5E67C37C" w14:paraId="17B21AF7"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061963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7ACDC48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42F9607C" w14:textId="7CE658F8">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xml:space="preserve">Phòng TCCB truy cập menu </w:t>
            </w:r>
            <w:r w:rsidRPr="60F31A95" w:rsidR="00CC34AF">
              <w:rPr>
                <w:rFonts w:asciiTheme="majorHAnsi" w:hAnsiTheme="majorHAnsi" w:cstheme="majorBidi"/>
                <w:b/>
                <w:sz w:val="26"/>
                <w:szCs w:val="26"/>
                <w:shd w:val="clear" w:color="auto" w:fill="FFFFFF"/>
                <w:lang w:val="en-US"/>
              </w:rPr>
              <w:t>“Đào tạo &amp; Phát triển”</w:t>
            </w:r>
            <w:r w:rsidRPr="60F31A95" w:rsidR="00CC34AF">
              <w:rPr>
                <w:rFonts w:asciiTheme="majorHAnsi" w:hAnsiTheme="majorHAnsi" w:cstheme="majorBidi"/>
                <w:sz w:val="26"/>
                <w:szCs w:val="26"/>
                <w:shd w:val="clear" w:color="auto" w:fill="FFFFFF"/>
                <w:lang w:val="en-US"/>
              </w:rPr>
              <w:t>.</w:t>
            </w:r>
          </w:p>
          <w:p w:rsidRPr="00CC34AF" w:rsidR="00CC34AF" w:rsidP="00CC34AF" w:rsidRDefault="00F70D98" w14:paraId="73F74F2F" w14:textId="333313E2">
            <w:pPr>
              <w:rPr>
                <w:rFonts w:asciiTheme="majorHAnsi" w:hAnsiTheme="majorHAnsi" w:cstheme="majorBidi"/>
                <w:sz w:val="26"/>
                <w:szCs w:val="26"/>
                <w:shd w:val="clear" w:color="auto" w:fill="FFFFFF"/>
                <w:lang w:val="en-US"/>
              </w:rPr>
            </w:pPr>
            <w:r w:rsidRPr="5E67C37C">
              <w:rPr>
                <w:rFonts w:asciiTheme="majorHAnsi" w:hAnsiTheme="majorHAnsi" w:cstheme="majorBidi"/>
                <w:sz w:val="26"/>
                <w:szCs w:val="26"/>
                <w:shd w:val="clear" w:color="auto" w:fill="FFFFFF"/>
                <w:lang w:val="en-US"/>
              </w:rPr>
              <w:t>2</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Chọn xem chi tiết “Danh sách học viên” có một khóa đào tạo có trạng thái “Đã hoàn thành”.</w:t>
            </w:r>
          </w:p>
          <w:p w:rsidRPr="00CC34AF" w:rsidR="00CC34AF" w:rsidP="00CC34AF" w:rsidRDefault="00F70D98" w14:paraId="71A5AB9E" w14:textId="7BF09DB3">
            <w:pPr>
              <w:rPr>
                <w:rFonts w:asciiTheme="majorHAnsi" w:hAnsiTheme="majorHAnsi" w:cstheme="majorBidi"/>
                <w:sz w:val="26"/>
                <w:szCs w:val="26"/>
                <w:shd w:val="clear" w:color="auto" w:fill="FFFFFF"/>
                <w:lang w:val="en-US"/>
              </w:rPr>
            </w:pPr>
            <w:r w:rsidRPr="5E67C37C">
              <w:rPr>
                <w:rFonts w:asciiTheme="majorHAnsi" w:hAnsiTheme="majorHAnsi" w:cstheme="majorBidi"/>
                <w:sz w:val="26"/>
                <w:szCs w:val="26"/>
                <w:shd w:val="clear" w:color="auto" w:fill="FFFFFF"/>
                <w:lang w:val="en-US"/>
              </w:rPr>
              <w:t>3.</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hiển thị danh sách học viên tham gia khóa đào tạo, bao gồm: Họ tên, Mã cán bộ, Đơn vị công tác, Trạng thái tham gia hiện tại (Đang học)</w:t>
            </w:r>
          </w:p>
          <w:p w:rsidRPr="00CC34AF" w:rsidR="00CC34AF" w:rsidP="00CC34AF" w:rsidRDefault="00F70D98" w14:paraId="7BB5BBD0" w14:textId="76778ED7">
            <w:pPr>
              <w:rPr>
                <w:rFonts w:asciiTheme="majorHAnsi" w:hAnsiTheme="majorHAnsi" w:cstheme="majorBidi"/>
                <w:sz w:val="26"/>
                <w:szCs w:val="26"/>
                <w:shd w:val="clear" w:color="auto" w:fill="FFFFFF"/>
                <w:lang w:val="en-US"/>
              </w:rPr>
            </w:pPr>
            <w:r w:rsidRPr="5E67C37C">
              <w:rPr>
                <w:rFonts w:asciiTheme="majorHAnsi" w:hAnsiTheme="majorHAnsi" w:cstheme="majorBidi"/>
                <w:sz w:val="26"/>
                <w:szCs w:val="26"/>
                <w:shd w:val="clear" w:color="auto" w:fill="FFFFFF"/>
                <w:lang w:val="en-US"/>
              </w:rPr>
              <w:t>4.</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xml:space="preserve">Phòng TCCB chọn một học viên và nhấn </w:t>
            </w:r>
            <w:r w:rsidRPr="60F31A95" w:rsidR="00CC34AF">
              <w:rPr>
                <w:rFonts w:asciiTheme="majorHAnsi" w:hAnsiTheme="majorHAnsi" w:cstheme="majorBidi"/>
                <w:b/>
                <w:sz w:val="26"/>
                <w:szCs w:val="26"/>
                <w:shd w:val="clear" w:color="auto" w:fill="FFFFFF"/>
                <w:lang w:val="en-US"/>
              </w:rPr>
              <w:t>“Ghi nhận kết quả”</w:t>
            </w:r>
            <w:r w:rsidRPr="60F31A95" w:rsidR="00CC34AF">
              <w:rPr>
                <w:rFonts w:asciiTheme="majorHAnsi" w:hAnsiTheme="majorHAnsi" w:cstheme="majorBidi"/>
                <w:sz w:val="26"/>
                <w:szCs w:val="26"/>
                <w:shd w:val="clear" w:color="auto" w:fill="FFFFFF"/>
                <w:lang w:val="en-US"/>
              </w:rPr>
              <w:t>.</w:t>
            </w:r>
          </w:p>
          <w:p w:rsidRPr="00CC34AF" w:rsidR="00CC34AF" w:rsidP="00CC34AF" w:rsidRDefault="00F70D98" w14:paraId="05F31EAA" w14:textId="66E4488D">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5. </w:t>
            </w:r>
            <w:r w:rsidRPr="60F31A95" w:rsidR="00CC34AF">
              <w:rPr>
                <w:rFonts w:asciiTheme="majorHAnsi" w:hAnsiTheme="majorHAnsi" w:cstheme="majorBidi"/>
                <w:sz w:val="26"/>
                <w:szCs w:val="26"/>
                <w:shd w:val="clear" w:color="auto" w:fill="FFFFFF"/>
                <w:lang w:val="en-US"/>
              </w:rPr>
              <w:t>Hệ thống hiển thị form ghi nhận kết quả, bao gồm: Trạng thái kết quả: Hoàn thành/ Không đạt,Ngày hoàn thành (mặc định là ngày kết thúc khóa học), File chứng chỉ (PDF) (tùy chọn, bắt buộc nếu trạng thái là “Hoàn thành”)</w:t>
            </w:r>
            <w:r w:rsidRPr="00CC34AF" w:rsidR="00CC34AF">
              <w:rPr>
                <w:rFonts w:asciiTheme="majorHAnsi" w:hAnsiTheme="majorHAnsi" w:cstheme="majorHAnsi"/>
                <w:sz w:val="26"/>
                <w:szCs w:val="26"/>
                <w:shd w:val="clear" w:color="auto" w:fill="FFFFFF"/>
                <w:lang w:val="en-US"/>
              </w:rPr>
              <w:br/>
            </w:r>
            <w:r w:rsidRPr="60F31A95" w:rsidR="00CC34AF">
              <w:rPr>
                <w:rFonts w:asciiTheme="majorHAnsi" w:hAnsiTheme="majorHAnsi" w:cstheme="majorBidi"/>
                <w:sz w:val="26"/>
                <w:szCs w:val="26"/>
                <w:shd w:val="clear" w:color="auto" w:fill="FFFFFF"/>
                <w:lang w:val="en-US"/>
              </w:rPr>
              <w:t xml:space="preserve">6. Phòng TCCB nhập thông tin và nhấn </w:t>
            </w:r>
            <w:r w:rsidRPr="60F31A95" w:rsidR="00CC34AF">
              <w:rPr>
                <w:rFonts w:asciiTheme="majorHAnsi" w:hAnsiTheme="majorHAnsi" w:cstheme="majorBidi"/>
                <w:b/>
                <w:sz w:val="26"/>
                <w:szCs w:val="26"/>
                <w:shd w:val="clear" w:color="auto" w:fill="FFFFFF"/>
                <w:lang w:val="en-US"/>
              </w:rPr>
              <w:t>“Lưu”</w:t>
            </w:r>
            <w:r w:rsidRPr="60F31A95" w:rsidR="00CC34AF">
              <w:rPr>
                <w:rFonts w:asciiTheme="majorHAnsi" w:hAnsiTheme="majorHAnsi" w:cstheme="majorBidi"/>
                <w:sz w:val="26"/>
                <w:szCs w:val="26"/>
                <w:shd w:val="clear" w:color="auto" w:fill="FFFFFF"/>
                <w:lang w:val="en-US"/>
              </w:rPr>
              <w:t>.</w:t>
            </w:r>
            <w:r w:rsidRPr="00CC34AF" w:rsidR="00CC34AF">
              <w:rPr>
                <w:rFonts w:asciiTheme="majorHAnsi" w:hAnsiTheme="majorHAnsi" w:cstheme="majorHAnsi"/>
                <w:sz w:val="26"/>
                <w:szCs w:val="26"/>
                <w:shd w:val="clear" w:color="auto" w:fill="FFFFFF"/>
                <w:lang w:val="en-US"/>
              </w:rPr>
              <w:br/>
            </w:r>
            <w:r w:rsidRPr="60F31A95" w:rsidR="00CC34AF">
              <w:rPr>
                <w:rFonts w:asciiTheme="majorHAnsi" w:hAnsiTheme="majorHAnsi" w:cstheme="majorBidi"/>
                <w:sz w:val="26"/>
                <w:szCs w:val="26"/>
                <w:shd w:val="clear" w:color="auto" w:fill="FFFFFF"/>
                <w:lang w:val="en-US"/>
              </w:rPr>
              <w:t>7. Hệ thống kiểm tra tính hợp lệ của dữ liệu.</w:t>
            </w:r>
          </w:p>
          <w:p w:rsidRPr="00CC34AF" w:rsidR="00CC34AF" w:rsidP="00CC34AF" w:rsidRDefault="00F70D98" w14:paraId="5AEC1C39" w14:textId="0D91FD07">
            <w:pPr>
              <w:rPr>
                <w:rFonts w:asciiTheme="majorHAnsi" w:hAnsiTheme="majorHAnsi" w:cstheme="majorBidi"/>
                <w:sz w:val="26"/>
                <w:szCs w:val="26"/>
                <w:shd w:val="clear" w:color="auto" w:fill="FFFFFF"/>
                <w:lang w:val="en-US"/>
              </w:rPr>
            </w:pPr>
            <w:r w:rsidRPr="5E67C37C">
              <w:rPr>
                <w:rFonts w:asciiTheme="majorHAnsi" w:hAnsiTheme="majorHAnsi" w:cstheme="majorBidi"/>
                <w:sz w:val="26"/>
                <w:szCs w:val="26"/>
                <w:shd w:val="clear" w:color="auto" w:fill="FFFFFF"/>
                <w:lang w:val="en-US"/>
              </w:rPr>
              <w:t>8.</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Hệ thống cập nhật trạng thái học viên: </w:t>
            </w:r>
          </w:p>
          <w:p w:rsidRPr="00CC34AF" w:rsidR="00CC34AF" w:rsidP="00893277" w:rsidRDefault="00CC34AF" w14:paraId="2F03A6F3" w14:textId="77777777">
            <w:pPr>
              <w:numPr>
                <w:ilvl w:val="0"/>
                <w:numId w:val="10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Nếu </w:t>
            </w:r>
            <w:r w:rsidRPr="60F31A95">
              <w:rPr>
                <w:rFonts w:asciiTheme="majorHAnsi" w:hAnsiTheme="majorHAnsi" w:cstheme="majorBidi"/>
                <w:b/>
                <w:sz w:val="26"/>
                <w:szCs w:val="26"/>
                <w:shd w:val="clear" w:color="auto" w:fill="FFFFFF"/>
                <w:lang w:val="en-US"/>
              </w:rPr>
              <w:t>Hoàn thành</w:t>
            </w:r>
            <w:r w:rsidRPr="60F31A95">
              <w:rPr>
                <w:rFonts w:asciiTheme="majorHAnsi" w:hAnsiTheme="majorHAnsi" w:cstheme="majorBidi"/>
                <w:sz w:val="26"/>
                <w:szCs w:val="26"/>
                <w:shd w:val="clear" w:color="auto" w:fill="FFFFFF"/>
                <w:lang w:val="en-US"/>
              </w:rPr>
              <w:t xml:space="preserve"> (Ghi nhận kết quả đào tạo, Lưu chứng chỉ vào hồ sơ nhân sự). </w:t>
            </w:r>
          </w:p>
          <w:p w:rsidRPr="00CC34AF" w:rsidR="00CC34AF" w:rsidP="00893277" w:rsidRDefault="00CC34AF" w14:paraId="3A2895DD" w14:textId="77777777">
            <w:pPr>
              <w:numPr>
                <w:ilvl w:val="0"/>
                <w:numId w:val="108"/>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Nếu </w:t>
            </w:r>
            <w:r w:rsidRPr="60F31A95">
              <w:rPr>
                <w:rFonts w:asciiTheme="majorHAnsi" w:hAnsiTheme="majorHAnsi" w:cstheme="majorBidi"/>
                <w:b/>
                <w:sz w:val="26"/>
                <w:szCs w:val="26"/>
                <w:shd w:val="clear" w:color="auto" w:fill="FFFFFF"/>
                <w:lang w:val="en-US"/>
              </w:rPr>
              <w:t>Không đạt</w:t>
            </w:r>
            <w:r w:rsidRPr="60F31A95">
              <w:rPr>
                <w:rFonts w:asciiTheme="majorHAnsi" w:hAnsiTheme="majorHAnsi" w:cstheme="majorBidi"/>
                <w:sz w:val="26"/>
                <w:szCs w:val="26"/>
                <w:shd w:val="clear" w:color="auto" w:fill="FFFFFF"/>
                <w:lang w:val="en-US"/>
              </w:rPr>
              <w:t xml:space="preserve"> (Chỉ lưu trạng thái kết quả, không cập nhật chứng chỉ, Hệ thống thông báo ghi nhận kết quả thành công).</w:t>
            </w:r>
          </w:p>
          <w:p w:rsidRPr="00CC34AF" w:rsidR="00CC34AF" w:rsidP="00CC34AF" w:rsidRDefault="00CC34AF" w14:paraId="420A141B" w14:textId="77777777">
            <w:pPr>
              <w:rPr>
                <w:rFonts w:asciiTheme="majorHAnsi" w:hAnsiTheme="majorHAnsi" w:cstheme="majorHAnsi"/>
                <w:sz w:val="26"/>
                <w:szCs w:val="26"/>
                <w:shd w:val="clear" w:color="auto" w:fill="FFFFFF"/>
                <w:lang w:val="en-US"/>
              </w:rPr>
            </w:pPr>
          </w:p>
        </w:tc>
      </w:tr>
      <w:tr w:rsidRPr="00CC34AF" w:rsidR="00CC34AF" w:rsidTr="5E67C37C" w14:paraId="15D1157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6C130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5C67BBA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9654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Ghi nhận kết quả cho nhiều học viên</w:t>
            </w:r>
          </w:p>
          <w:p w:rsidRPr="00CC34AF" w:rsidR="00CC34AF" w:rsidP="00893277" w:rsidRDefault="00CC34AF" w14:paraId="2C2534E6" w14:textId="77777777">
            <w:pPr>
              <w:numPr>
                <w:ilvl w:val="0"/>
                <w:numId w:val="10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4, Phòng TCCB có thể chọn nhiều học viên.</w:t>
            </w:r>
          </w:p>
          <w:p w:rsidRPr="00CC34AF" w:rsidR="00CC34AF" w:rsidP="00893277" w:rsidRDefault="00CC34AF" w14:paraId="2A6B3206" w14:textId="77777777">
            <w:pPr>
              <w:numPr>
                <w:ilvl w:val="0"/>
                <w:numId w:val="10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cho phép ghi nhận kết quả hàng loạt với cùng trạng thái.</w:t>
            </w:r>
          </w:p>
          <w:p w:rsidRPr="00CC34AF" w:rsidR="00CC34AF" w:rsidP="00893277" w:rsidRDefault="00CC34AF" w14:paraId="6D6ADB2E" w14:textId="77777777">
            <w:pPr>
              <w:numPr>
                <w:ilvl w:val="0"/>
                <w:numId w:val="109"/>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Tiếp tục bước 5</w:t>
            </w:r>
          </w:p>
          <w:p w:rsidRPr="00CC34AF" w:rsidR="00CC34AF" w:rsidP="00CC34AF" w:rsidRDefault="00CC34AF" w14:paraId="37676D18" w14:textId="77777777">
            <w:pPr>
              <w:rPr>
                <w:rFonts w:asciiTheme="majorHAnsi" w:hAnsiTheme="majorHAnsi" w:cstheme="majorHAnsi"/>
                <w:sz w:val="26"/>
                <w:szCs w:val="26"/>
                <w:shd w:val="clear" w:color="auto" w:fill="FFFFFF"/>
                <w:lang w:val="en-US"/>
              </w:rPr>
            </w:pPr>
          </w:p>
        </w:tc>
      </w:tr>
      <w:tr w:rsidRPr="00CC34AF" w:rsidR="00CC34AF" w:rsidTr="5E67C37C" w14:paraId="674C7E80"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130AD8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137ECCB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280882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Khóa đào tạo chưa hoàn thành</w:t>
            </w:r>
          </w:p>
          <w:p w:rsidRPr="00CC34AF" w:rsidR="00CC34AF" w:rsidP="00893277" w:rsidRDefault="00CC34AF" w14:paraId="17F45427" w14:textId="77777777">
            <w:pPr>
              <w:numPr>
                <w:ilvl w:val="0"/>
                <w:numId w:val="11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4, nếu trạng thái khóa đào tạo khác “Đã hoàn thành”.</w:t>
            </w:r>
          </w:p>
          <w:p w:rsidRPr="00CC34AF" w:rsidR="00CC34AF" w:rsidP="00893277" w:rsidRDefault="00CC34AF" w14:paraId="134D2C0C" w14:textId="77777777">
            <w:pPr>
              <w:numPr>
                <w:ilvl w:val="0"/>
                <w:numId w:val="110"/>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Hệ thống hiển thị thông báo: </w:t>
            </w:r>
            <w:r w:rsidRPr="60F31A95">
              <w:rPr>
                <w:rFonts w:asciiTheme="majorHAnsi" w:hAnsiTheme="majorHAnsi" w:cstheme="majorBidi"/>
                <w:i/>
                <w:sz w:val="26"/>
                <w:szCs w:val="26"/>
                <w:shd w:val="clear" w:color="auto" w:fill="FFFFFF"/>
                <w:lang w:val="en-US"/>
              </w:rPr>
              <w:t>“Chỉ có thể ghi nhận kết quả khi khóa đào tạo đã hoàn thành.”</w:t>
            </w:r>
          </w:p>
          <w:p w:rsidRPr="00CC34AF" w:rsidR="00CC34AF" w:rsidP="00CC34AF" w:rsidRDefault="00CC34AF" w14:paraId="129F84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Thiếu chứng chỉ khi hoàn thành, Dữ liệu không hợp lệ</w:t>
            </w:r>
          </w:p>
          <w:p w:rsidRPr="00CC34AF" w:rsidR="00CC34AF" w:rsidP="00893277" w:rsidRDefault="00CC34AF" w14:paraId="0CAEE349" w14:textId="77777777">
            <w:pPr>
              <w:numPr>
                <w:ilvl w:val="0"/>
                <w:numId w:val="11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8, Hệ thống phát hiện thiếu thông tin bắt buộc hoặc file không đúng định dạng hoặc nếu học viên được đánh dấu “Hoàn thành” nhưng không upload file chứng chỉ (trong trường hợp bắt buộc).</w:t>
            </w:r>
          </w:p>
          <w:p w:rsidRPr="00CC34AF" w:rsidR="00CC34AF" w:rsidP="00893277" w:rsidRDefault="00CC34AF" w14:paraId="2C522B1B" w14:textId="77777777">
            <w:pPr>
              <w:numPr>
                <w:ilvl w:val="0"/>
                <w:numId w:val="111"/>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hiển thị cảnh báo và yêu cầu bổ sung.</w:t>
            </w:r>
          </w:p>
        </w:tc>
      </w:tr>
    </w:tbl>
    <w:p w:rsidRPr="00CC34AF" w:rsidR="00CC34AF" w:rsidP="00CC34AF" w:rsidRDefault="00CC34AF" w14:paraId="7C9DF094" w14:textId="77777777">
      <w:pPr>
        <w:rPr>
          <w:rFonts w:asciiTheme="majorHAnsi" w:hAnsiTheme="majorHAnsi" w:cstheme="majorHAnsi"/>
          <w:sz w:val="26"/>
          <w:szCs w:val="26"/>
          <w:shd w:val="clear" w:color="auto" w:fill="FFFFFF"/>
          <w:lang w:val="en-US"/>
        </w:rPr>
      </w:pPr>
    </w:p>
    <w:p w:rsidRPr="00CC34AF" w:rsidR="00CC34AF" w:rsidP="65321137" w:rsidRDefault="65321137" w14:paraId="5223562D" w14:textId="45AA3529">
      <w:pPr>
        <w:pStyle w:val="Heading3"/>
        <w:rPr>
          <w:sz w:val="26"/>
          <w:szCs w:val="26"/>
          <w:lang w:val="en-US"/>
        </w:rPr>
      </w:pPr>
      <w:bookmarkStart w:name="_Toc223525324" w:id="80"/>
      <w:r w:rsidRPr="65321137">
        <w:rPr>
          <w:lang w:val="en-US"/>
        </w:rPr>
        <w:t>4.37. Use Case: Xem chi tiết các thống kê</w:t>
      </w:r>
      <w:bookmarkEnd w:id="80"/>
    </w:p>
    <w:p w:rsidRPr="00CC34AF" w:rsidR="00CC34AF" w:rsidP="00CC34AF" w:rsidRDefault="00CC34AF" w14:paraId="30ADD24B"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07"/>
        <w:gridCol w:w="6860"/>
      </w:tblGrid>
      <w:tr w:rsidRPr="00CC34AF" w:rsidR="00CC34AF" w:rsidTr="005D58E4" w14:paraId="36F79FFF"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176947D6"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3CF5A63F"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Xem chi tiết các thống kê</w:t>
            </w:r>
          </w:p>
        </w:tc>
      </w:tr>
      <w:tr w:rsidRPr="00CC34AF" w:rsidR="00CC34AF" w:rsidTr="01292171" w14:paraId="318CEAE7"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4C1BCB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770E84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Phòng TCKT</w:t>
            </w:r>
          </w:p>
        </w:tc>
      </w:tr>
      <w:tr w:rsidRPr="00CC34AF" w:rsidR="00CC34AF" w:rsidTr="01292171" w14:paraId="5C51A03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1C6F5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BE84B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Cung cấp cho Phòng TCCB, Phòng TCKT và lãnh đạo có các báo cáo tổng hợp, thống kê trực quan về tình hình nhân sự, cơ cấu tổ chức, đào tạo và biến động nhân sự theo thời gian; hỗ trợ theo dõi, phân tích và ra quyết định quản lý.</w:t>
            </w:r>
          </w:p>
          <w:p w:rsidRPr="00CC34AF" w:rsidR="00CC34AF" w:rsidP="00CC34AF" w:rsidRDefault="00CC34AF" w14:paraId="6996E164" w14:textId="77777777">
            <w:pPr>
              <w:rPr>
                <w:rFonts w:asciiTheme="majorHAnsi" w:hAnsiTheme="majorHAnsi" w:cstheme="majorHAnsi"/>
                <w:sz w:val="26"/>
                <w:szCs w:val="26"/>
                <w:shd w:val="clear" w:color="auto" w:fill="FFFFFF"/>
                <w:lang w:val="en-US"/>
              </w:rPr>
            </w:pPr>
          </w:p>
        </w:tc>
      </w:tr>
      <w:tr w:rsidRPr="00CC34AF" w:rsidR="00CC34AF" w:rsidTr="01292171" w14:paraId="5556240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27BD3C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2378D19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D0E36B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01292171" w14:paraId="42E81B7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4B0419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58D1D23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479777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chọn menu “Báo cáo và Thống kê” trên hệ thống.</w:t>
            </w:r>
          </w:p>
        </w:tc>
      </w:tr>
      <w:tr w:rsidRPr="00CC34AF" w:rsidR="00CC34AF" w:rsidTr="01292171" w14:paraId="4FCF529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D738A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349F3A7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921EE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Phòng TCCB đã đăng nhập hệ thống.</w:t>
            </w:r>
          </w:p>
          <w:p w:rsidRPr="00CC34AF" w:rsidR="00CC34AF" w:rsidP="00CC34AF" w:rsidRDefault="00CC34AF" w14:paraId="0FB9391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Dữ liệu nhân sự, đơn vị, đào tạo đã tồn tại trong hệ thống.</w:t>
            </w:r>
          </w:p>
        </w:tc>
      </w:tr>
      <w:tr w:rsidRPr="00CC34AF" w:rsidR="00CC34AF" w:rsidTr="01292171" w14:paraId="14F834C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A11A2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4275A1E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5D0592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Các báo cáo thống kê được hiển thị đầy đủ, chính xác. Người dùng có thể xem chi tiết, lọc dữ liệu và xuất báo cáo theo nhu cầu.</w:t>
            </w:r>
          </w:p>
        </w:tc>
      </w:tr>
      <w:tr w:rsidRPr="00CC34AF" w:rsidR="00CC34AF" w:rsidTr="01292171" w14:paraId="04B2D5A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10CD44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438DE3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hiển thị được báo cáo do lỗi dữ liệu hoặc hệ thống.</w:t>
            </w:r>
          </w:p>
        </w:tc>
      </w:tr>
      <w:tr w:rsidRPr="00CC34AF" w:rsidR="00CC34AF" w:rsidTr="01292171" w14:paraId="08DDFED7"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BBC2F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5D878E6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346E2609" w14:textId="2EC0B64A">
            <w:pPr>
              <w:rPr>
                <w:rFonts w:asciiTheme="majorHAnsi" w:hAnsiTheme="majorHAnsi" w:cstheme="majorBidi"/>
                <w:sz w:val="26"/>
                <w:szCs w:val="26"/>
                <w:shd w:val="clear" w:color="auto" w:fill="FFFFFF"/>
                <w:lang w:val="en-US"/>
              </w:rPr>
            </w:pPr>
            <w:r w:rsidRPr="01292171">
              <w:rPr>
                <w:rFonts w:asciiTheme="majorHAnsi" w:hAnsiTheme="majorHAnsi" w:cstheme="majorBidi"/>
                <w:sz w:val="26"/>
                <w:szCs w:val="26"/>
                <w:shd w:val="clear" w:color="auto" w:fill="FFFFFF"/>
                <w:lang w:val="en-US"/>
              </w:rPr>
              <w:t xml:space="preserve">1. </w:t>
            </w:r>
            <w:r w:rsidRPr="01292171" w:rsidR="00CC34AF">
              <w:rPr>
                <w:rFonts w:asciiTheme="majorHAnsi" w:hAnsiTheme="majorHAnsi" w:cstheme="majorBidi"/>
                <w:sz w:val="26"/>
                <w:szCs w:val="26"/>
                <w:shd w:val="clear" w:color="auto" w:fill="FFFFFF"/>
                <w:lang w:val="en-US"/>
              </w:rPr>
              <w:t xml:space="preserve">Cán bộ TCCB truy cập menu </w:t>
            </w:r>
            <w:r w:rsidRPr="2B0AF515" w:rsidR="00CC34AF">
              <w:rPr>
                <w:rFonts w:asciiTheme="majorHAnsi" w:hAnsiTheme="majorHAnsi" w:cstheme="majorBidi"/>
                <w:b/>
                <w:sz w:val="26"/>
                <w:szCs w:val="26"/>
                <w:shd w:val="clear" w:color="auto" w:fill="FFFFFF"/>
                <w:lang w:val="en-US"/>
              </w:rPr>
              <w:t>“Báo cáo và Thống kê”</w:t>
            </w:r>
            <w:r w:rsidRPr="01292171" w:rsidR="00CC34AF">
              <w:rPr>
                <w:rFonts w:asciiTheme="majorHAnsi" w:hAnsiTheme="majorHAnsi" w:cstheme="majorBidi"/>
                <w:sz w:val="26"/>
                <w:szCs w:val="26"/>
                <w:shd w:val="clear" w:color="auto" w:fill="FFFFFF"/>
                <w:lang w:val="en-US"/>
              </w:rPr>
              <w:t>.</w:t>
            </w:r>
          </w:p>
          <w:p w:rsidRPr="00CC34AF" w:rsidR="00CC34AF" w:rsidP="00CC34AF" w:rsidRDefault="00F70D98" w14:paraId="00B5F859" w14:textId="41C97330">
            <w:pPr>
              <w:rPr>
                <w:rFonts w:asciiTheme="majorHAnsi" w:hAnsiTheme="majorHAnsi" w:cstheme="majorBidi"/>
                <w:sz w:val="26"/>
                <w:szCs w:val="26"/>
                <w:shd w:val="clear" w:color="auto" w:fill="FFFFFF"/>
                <w:lang w:val="en-US"/>
              </w:rPr>
            </w:pPr>
            <w:r w:rsidRPr="01292171">
              <w:rPr>
                <w:rFonts w:asciiTheme="majorHAnsi" w:hAnsiTheme="majorHAnsi" w:cstheme="majorBidi"/>
                <w:sz w:val="26"/>
                <w:szCs w:val="26"/>
                <w:shd w:val="clear" w:color="auto" w:fill="FFFFFF"/>
                <w:lang w:val="en-US"/>
              </w:rPr>
              <w:t xml:space="preserve">2. </w:t>
            </w:r>
            <w:r w:rsidRPr="01292171" w:rsidR="00CC34AF">
              <w:rPr>
                <w:rFonts w:asciiTheme="majorHAnsi" w:hAnsiTheme="majorHAnsi" w:cstheme="majorBidi"/>
                <w:sz w:val="26"/>
                <w:szCs w:val="26"/>
                <w:shd w:val="clear" w:color="auto" w:fill="FFFFFF"/>
                <w:lang w:val="en-US"/>
              </w:rPr>
              <w:t xml:space="preserve">Hệ thống hiển thị </w:t>
            </w:r>
            <w:r w:rsidRPr="2B0AF515" w:rsidR="00CC34AF">
              <w:rPr>
                <w:rFonts w:asciiTheme="majorHAnsi" w:hAnsiTheme="majorHAnsi" w:cstheme="majorBidi"/>
                <w:b/>
                <w:sz w:val="26"/>
                <w:szCs w:val="26"/>
                <w:shd w:val="clear" w:color="auto" w:fill="FFFFFF"/>
                <w:lang w:val="en-US"/>
              </w:rPr>
              <w:t>Danh sách nhóm báo cáo</w:t>
            </w:r>
            <w:r w:rsidRPr="01292171" w:rsidR="00CC34AF">
              <w:rPr>
                <w:rFonts w:asciiTheme="majorHAnsi" w:hAnsiTheme="majorHAnsi" w:cstheme="majorBidi"/>
                <w:sz w:val="26"/>
                <w:szCs w:val="26"/>
                <w:shd w:val="clear" w:color="auto" w:fill="FFFFFF"/>
                <w:lang w:val="en-US"/>
              </w:rPr>
              <w:t>.</w:t>
            </w:r>
          </w:p>
          <w:p w:rsidRPr="00CC34AF" w:rsidR="00CC34AF" w:rsidP="00CC34AF" w:rsidRDefault="00F70D98" w14:paraId="60050FF9" w14:textId="17C92E57">
            <w:pPr>
              <w:rPr>
                <w:rFonts w:asciiTheme="majorHAnsi" w:hAnsiTheme="majorHAnsi" w:cstheme="majorBidi"/>
                <w:sz w:val="26"/>
                <w:szCs w:val="26"/>
                <w:shd w:val="clear" w:color="auto" w:fill="FFFFFF"/>
                <w:lang w:val="en-US"/>
              </w:rPr>
            </w:pPr>
            <w:r w:rsidRPr="01292171">
              <w:rPr>
                <w:rFonts w:asciiTheme="majorHAnsi" w:hAnsiTheme="majorHAnsi" w:cstheme="majorBidi"/>
                <w:sz w:val="26"/>
                <w:szCs w:val="26"/>
                <w:shd w:val="clear" w:color="auto" w:fill="FFFFFF"/>
                <w:lang w:val="en-US"/>
              </w:rPr>
              <w:t xml:space="preserve">3. </w:t>
            </w:r>
            <w:r w:rsidRPr="01292171" w:rsidR="00CC34AF">
              <w:rPr>
                <w:rFonts w:asciiTheme="majorHAnsi" w:hAnsiTheme="majorHAnsi" w:cstheme="majorBidi"/>
                <w:sz w:val="26"/>
                <w:szCs w:val="26"/>
                <w:shd w:val="clear" w:color="auto" w:fill="FFFFFF"/>
                <w:lang w:val="en-US"/>
              </w:rPr>
              <w:t>Phòng TCCB chọn từng nhóm báo cáo để xem chi tiết.</w:t>
            </w:r>
          </w:p>
          <w:p w:rsidRPr="00CC34AF" w:rsidR="00CC34AF" w:rsidP="00893277" w:rsidRDefault="00CC34AF" w14:paraId="3D42B2A7" w14:textId="77777777">
            <w:pPr>
              <w:numPr>
                <w:ilvl w:val="0"/>
                <w:numId w:val="11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Báo cáo tổng quan nhân sự</w:t>
            </w:r>
          </w:p>
          <w:p w:rsidRPr="00CC34AF" w:rsidR="00CC34AF" w:rsidP="00893277" w:rsidRDefault="00CC34AF" w14:paraId="42CC84E3" w14:textId="77777777">
            <w:pPr>
              <w:numPr>
                <w:ilvl w:val="0"/>
                <w:numId w:val="11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Báo cáo biến động nhân sự</w:t>
            </w:r>
          </w:p>
          <w:p w:rsidRPr="00CC34AF" w:rsidR="00CC34AF" w:rsidP="00893277" w:rsidRDefault="00CC34AF" w14:paraId="3B12D899" w14:textId="77777777">
            <w:pPr>
              <w:numPr>
                <w:ilvl w:val="0"/>
                <w:numId w:val="11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Báo cáo cơ cấu nhân sự theo đơn vị</w:t>
            </w:r>
          </w:p>
          <w:p w:rsidRPr="00CC34AF" w:rsidR="00CC34AF" w:rsidP="00893277" w:rsidRDefault="00CC34AF" w14:paraId="5D0C4125" w14:textId="77777777">
            <w:pPr>
              <w:numPr>
                <w:ilvl w:val="0"/>
                <w:numId w:val="11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Báo cáo cơ cấu nhân sự theo trình độ, học hàm, chức danh</w:t>
            </w:r>
          </w:p>
          <w:p w:rsidRPr="00CC34AF" w:rsidR="00CC34AF" w:rsidP="00893277" w:rsidRDefault="00CC34AF" w14:paraId="3A2C00EF" w14:textId="77777777">
            <w:pPr>
              <w:numPr>
                <w:ilvl w:val="0"/>
                <w:numId w:val="11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Báo cáo bổ nhiệm nhân sự</w:t>
            </w:r>
          </w:p>
          <w:p w:rsidRPr="00CC34AF" w:rsidR="00CC34AF" w:rsidP="00893277" w:rsidRDefault="00CC34AF" w14:paraId="452C9828" w14:textId="77777777">
            <w:pPr>
              <w:numPr>
                <w:ilvl w:val="0"/>
                <w:numId w:val="11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Báo cáo đào tạo và phát triển</w:t>
            </w:r>
          </w:p>
          <w:p w:rsidRPr="00CC34AF" w:rsidR="00CC34AF" w:rsidP="00893277" w:rsidRDefault="00CC34AF" w14:paraId="5AD60D5F" w14:textId="77777777">
            <w:pPr>
              <w:numPr>
                <w:ilvl w:val="0"/>
                <w:numId w:val="112"/>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Báo cáo hợp đồng và tình trạng làm việc </w:t>
            </w:r>
          </w:p>
          <w:p w:rsidR="41E82573" w:rsidP="00893277" w:rsidRDefault="41E82573" w14:paraId="4995B608" w14:textId="122DA499">
            <w:pPr>
              <w:numPr>
                <w:ilvl w:val="0"/>
                <w:numId w:val="112"/>
              </w:numPr>
              <w:rPr>
                <w:rFonts w:asciiTheme="majorHAnsi" w:hAnsiTheme="majorHAnsi" w:cstheme="majorBidi"/>
                <w:sz w:val="26"/>
                <w:szCs w:val="26"/>
                <w:lang w:val="en-US"/>
              </w:rPr>
            </w:pPr>
            <w:r w:rsidRPr="41E82573">
              <w:rPr>
                <w:rFonts w:asciiTheme="majorHAnsi" w:hAnsiTheme="majorHAnsi" w:cstheme="majorBidi"/>
                <w:sz w:val="26"/>
                <w:szCs w:val="26"/>
                <w:lang w:val="en-US"/>
              </w:rPr>
              <w:t>Báo cáo đánh giá của cán bộ với khóa đào tạo</w:t>
            </w:r>
          </w:p>
          <w:p w:rsidRPr="00CC34AF" w:rsidR="00CC34AF" w:rsidP="00CC34AF" w:rsidRDefault="00F70D98" w14:paraId="60CBE35B" w14:textId="4D59C7AB">
            <w:pPr>
              <w:rPr>
                <w:rFonts w:asciiTheme="majorHAnsi" w:hAnsiTheme="majorHAnsi" w:cstheme="majorBidi"/>
                <w:sz w:val="26"/>
                <w:szCs w:val="26"/>
                <w:shd w:val="clear" w:color="auto" w:fill="FFFFFF"/>
                <w:lang w:val="en-US"/>
              </w:rPr>
            </w:pPr>
            <w:r w:rsidRPr="01292171">
              <w:rPr>
                <w:rFonts w:asciiTheme="majorHAnsi" w:hAnsiTheme="majorHAnsi" w:cstheme="majorBidi"/>
                <w:sz w:val="26"/>
                <w:szCs w:val="26"/>
                <w:shd w:val="clear" w:color="auto" w:fill="FFFFFF"/>
                <w:lang w:val="en-US"/>
              </w:rPr>
              <w:t xml:space="preserve">4. </w:t>
            </w:r>
            <w:r w:rsidRPr="01292171" w:rsidR="00CC34AF">
              <w:rPr>
                <w:rFonts w:asciiTheme="majorHAnsi" w:hAnsiTheme="majorHAnsi" w:cstheme="majorBidi"/>
                <w:sz w:val="26"/>
                <w:szCs w:val="26"/>
                <w:shd w:val="clear" w:color="auto" w:fill="FFFFFF"/>
                <w:lang w:val="en-US"/>
              </w:rPr>
              <w:t>Hệ thống hiển thị dữ liệu thống kê tương ứng dưới dạng biểu đồ và bảng đa dạng theo thời gian, đơn vị, loại nhân sự.</w:t>
            </w:r>
          </w:p>
        </w:tc>
      </w:tr>
      <w:tr w:rsidRPr="00CC34AF" w:rsidR="00CC34AF" w:rsidTr="01292171" w14:paraId="2A59C80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7863D5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03EC3E8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9266CB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Xuất báo cáo</w:t>
            </w:r>
          </w:p>
          <w:p w:rsidRPr="00CC34AF" w:rsidR="00CC34AF" w:rsidP="00893277" w:rsidRDefault="00CC34AF" w14:paraId="7224CB58" w14:textId="77777777">
            <w:pPr>
              <w:numPr>
                <w:ilvl w:val="0"/>
                <w:numId w:val="11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4, Cán bộ TCCB chọn chức năng “Xuất báo cáo” (Định dạng xuất: PDF / Excel, Phạm vi dữ liệu (theo bộ lọc hiện tại))</w:t>
            </w:r>
          </w:p>
          <w:p w:rsidRPr="00CC34AF" w:rsidR="00CC34AF" w:rsidP="00893277" w:rsidRDefault="00CC34AF" w14:paraId="0899D147" w14:textId="77777777">
            <w:pPr>
              <w:numPr>
                <w:ilvl w:val="0"/>
                <w:numId w:val="11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 TCCB xác nhận xuất</w:t>
            </w:r>
          </w:p>
          <w:p w:rsidRPr="00CC34AF" w:rsidR="00CC34AF" w:rsidP="00893277" w:rsidRDefault="00CC34AF" w14:paraId="0FFE5043" w14:textId="77777777">
            <w:pPr>
              <w:numPr>
                <w:ilvl w:val="0"/>
                <w:numId w:val="113"/>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tạo file báo cáo và cho phép tải về</w:t>
            </w:r>
          </w:p>
        </w:tc>
      </w:tr>
      <w:tr w:rsidRPr="00CC34AF" w:rsidR="00CC34AF" w:rsidTr="01292171" w14:paraId="11B3A5EB" w14:textId="77777777">
        <w:trPr>
          <w:trHeight w:val="9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15C468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5C0B996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408691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bl>
    <w:p w:rsidRPr="00CC34AF" w:rsidR="00CC34AF" w:rsidP="00CC34AF" w:rsidRDefault="00CC34AF" w14:paraId="33F0DBB3" w14:textId="77777777">
      <w:pPr>
        <w:rPr>
          <w:rFonts w:asciiTheme="majorHAnsi" w:hAnsiTheme="majorHAnsi" w:cstheme="majorHAnsi"/>
          <w:sz w:val="26"/>
          <w:szCs w:val="26"/>
          <w:shd w:val="clear" w:color="auto" w:fill="FFFFFF"/>
          <w:lang w:val="en-US"/>
        </w:rPr>
      </w:pPr>
    </w:p>
    <w:p w:rsidR="00CC34AF" w:rsidP="005D58E4" w:rsidRDefault="65321137" w14:paraId="579A8B78" w14:textId="30778766">
      <w:pPr>
        <w:pStyle w:val="Heading3"/>
        <w:rPr>
          <w:lang w:val="en-US"/>
        </w:rPr>
      </w:pPr>
      <w:bookmarkStart w:name="_Toc223525325" w:id="81"/>
      <w:r w:rsidRPr="65321137">
        <w:rPr>
          <w:lang w:val="en-US"/>
        </w:rPr>
        <w:t>4.38. Use Case: Xem các thông tin trong hồ sơ cá nhân của nhân sự</w:t>
      </w:r>
      <w:bookmarkEnd w:id="81"/>
    </w:p>
    <w:p w:rsidRPr="00661569" w:rsidR="00661569" w:rsidP="00661569" w:rsidRDefault="00661569" w14:paraId="675EAB4B" w14:textId="7777777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11"/>
        <w:gridCol w:w="6856"/>
      </w:tblGrid>
      <w:tr w:rsidRPr="00CC34AF" w:rsidR="00CC34AF" w:rsidTr="005D58E4" w14:paraId="4A7C5316"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5EE56E6E"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22CA6B1F"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Xem các thông tin trong hồ sơ cá nhân của nhân sự</w:t>
            </w:r>
          </w:p>
        </w:tc>
      </w:tr>
      <w:tr w:rsidRPr="00CC34AF" w:rsidR="00CC34AF" w:rsidTr="3383CC90" w14:paraId="6B9DECA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E8C502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7EAD35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Cán bộ TCCB, Cán bộ TCKT, Cán bộ nhân sự</w:t>
            </w:r>
          </w:p>
          <w:p w:rsidRPr="00CC34AF" w:rsidR="00CC34AF" w:rsidP="00CC34AF" w:rsidRDefault="00CC34AF" w14:paraId="56BB544D" w14:textId="77777777">
            <w:pPr>
              <w:rPr>
                <w:rFonts w:asciiTheme="majorHAnsi" w:hAnsiTheme="majorHAnsi" w:cstheme="majorHAnsi"/>
                <w:sz w:val="26"/>
                <w:szCs w:val="26"/>
                <w:shd w:val="clear" w:color="auto" w:fill="FFFFFF"/>
                <w:lang w:val="en-US"/>
              </w:rPr>
            </w:pPr>
          </w:p>
        </w:tc>
      </w:tr>
      <w:tr w:rsidRPr="00CC34AF" w:rsidR="00CC34AF" w:rsidTr="3383CC90" w14:paraId="03A0588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48DBFD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D05022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Cán bộ/Giảng viên (CBGV) xem toàn bộ thông tin hồ sơ cá nhân của mình đang được lưu trong hệ thống, tra cứu lịch sử hợp đồng, hệ số, bậc lương, các quyết định khen thưởng và kỷ luật của bản thân..</w:t>
            </w:r>
          </w:p>
          <w:p w:rsidRPr="00CC34AF" w:rsidR="00CC34AF" w:rsidP="00CC34AF" w:rsidRDefault="00CC34AF" w14:paraId="74307FB6" w14:textId="77777777">
            <w:pPr>
              <w:rPr>
                <w:rFonts w:asciiTheme="majorHAnsi" w:hAnsiTheme="majorHAnsi" w:cstheme="majorHAnsi"/>
                <w:sz w:val="26"/>
                <w:szCs w:val="26"/>
                <w:shd w:val="clear" w:color="auto" w:fill="FFFFFF"/>
                <w:lang w:val="en-US"/>
              </w:rPr>
            </w:pPr>
          </w:p>
        </w:tc>
      </w:tr>
      <w:tr w:rsidRPr="00CC34AF" w:rsidR="00CC34AF" w:rsidTr="3383CC90" w14:paraId="5A7A263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9715D8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4D1D009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AD96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383CC90" w14:paraId="300A840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B17FA3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01E8119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F6908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CB/GV chọn chức năng “Hồ sơ cá nhân” trên giao diện hệ thống</w:t>
            </w:r>
          </w:p>
          <w:p w:rsidRPr="00CC34AF" w:rsidR="00CC34AF" w:rsidP="00CC34AF" w:rsidRDefault="00CC34AF" w14:paraId="1412CB36" w14:textId="77777777">
            <w:pPr>
              <w:rPr>
                <w:rFonts w:asciiTheme="majorHAnsi" w:hAnsiTheme="majorHAnsi" w:cstheme="majorHAnsi"/>
                <w:sz w:val="26"/>
                <w:szCs w:val="26"/>
                <w:shd w:val="clear" w:color="auto" w:fill="FFFFFF"/>
                <w:lang w:val="en-US"/>
              </w:rPr>
            </w:pPr>
          </w:p>
        </w:tc>
      </w:tr>
      <w:tr w:rsidRPr="00CC34AF" w:rsidR="00CC34AF" w:rsidTr="3383CC90" w14:paraId="0C9A8F7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E77B6D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71AF309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8E74DA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CB/GV đã đăng nhập.</w:t>
            </w:r>
          </w:p>
        </w:tc>
      </w:tr>
      <w:tr w:rsidRPr="00CC34AF" w:rsidR="00CC34AF" w:rsidTr="3383CC90" w14:paraId="44C3FF4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07F21A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483BA1F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2C182C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hồ sơ cá nhân được hiển thị đầy đủ cho CBGV.</w:t>
            </w:r>
          </w:p>
        </w:tc>
      </w:tr>
      <w:tr w:rsidRPr="00CC34AF" w:rsidR="00CC34AF" w:rsidTr="3383CC90" w14:paraId="0E43C30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E2492C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C204D5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thể hiển thị thông tin hồ sơ cá nhân do lỗi hệ thống.</w:t>
            </w:r>
          </w:p>
        </w:tc>
      </w:tr>
      <w:tr w:rsidRPr="00CC34AF" w:rsidR="00CC34AF" w:rsidTr="3383CC90" w14:paraId="4E5F72A4" w14:textId="77777777">
        <w:trPr>
          <w:trHeight w:val="132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89E5EE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4EAC937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4DA16517" w14:textId="2BA0B67F">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1. </w:t>
            </w:r>
            <w:r w:rsidRPr="60F31A95" w:rsidR="00CC34AF">
              <w:rPr>
                <w:rFonts w:asciiTheme="majorHAnsi" w:hAnsiTheme="majorHAnsi" w:cstheme="majorBidi"/>
                <w:sz w:val="26"/>
                <w:szCs w:val="26"/>
                <w:shd w:val="clear" w:color="auto" w:fill="FFFFFF"/>
                <w:lang w:val="en-US"/>
              </w:rPr>
              <w:t> CB/GV chọn các mục kích hoạt chức năng xem hồ sơ nhân sự</w:t>
            </w:r>
          </w:p>
          <w:p w:rsidRPr="00CC34AF" w:rsidR="00CC34AF" w:rsidP="00CC34AF" w:rsidRDefault="00F70D98" w14:paraId="43AFF3AE" w14:textId="603EA812">
            <w:pPr>
              <w:rPr>
                <w:rFonts w:asciiTheme="majorHAnsi" w:hAnsiTheme="majorHAnsi" w:cstheme="majorBidi"/>
                <w:sz w:val="26"/>
                <w:szCs w:val="26"/>
                <w:shd w:val="clear" w:color="auto" w:fill="FFFFFF"/>
                <w:lang w:val="en-US"/>
              </w:rPr>
            </w:pPr>
            <w:r w:rsidRPr="01292171">
              <w:rPr>
                <w:rFonts w:asciiTheme="majorHAnsi" w:hAnsiTheme="majorHAnsi" w:cstheme="majorBidi"/>
                <w:sz w:val="26"/>
                <w:szCs w:val="26"/>
                <w:shd w:val="clear" w:color="auto" w:fill="FFFFFF"/>
                <w:lang w:val="en-US"/>
              </w:rPr>
              <w:t>2.</w:t>
            </w:r>
            <w:r w:rsidRPr="60F31A95">
              <w:rPr>
                <w:rFonts w:asciiTheme="majorHAnsi" w:hAnsiTheme="majorHAnsi" w:cstheme="majorBidi"/>
                <w:sz w:val="26"/>
                <w:szCs w:val="26"/>
                <w:shd w:val="clear" w:color="auto" w:fill="FFFFFF"/>
                <w:lang w:val="en-US"/>
              </w:rPr>
              <w:t xml:space="preserve"> </w:t>
            </w:r>
            <w:r w:rsidRPr="60F31A95" w:rsidR="00CC34AF">
              <w:rPr>
                <w:rFonts w:asciiTheme="majorHAnsi" w:hAnsiTheme="majorHAnsi" w:cstheme="majorBidi"/>
                <w:sz w:val="26"/>
                <w:szCs w:val="26"/>
                <w:shd w:val="clear" w:color="auto" w:fill="FFFFFF"/>
                <w:lang w:val="en-US"/>
              </w:rPr>
              <w:t> Hệ thống hiển thị đầy đủ thông tin theo các tab:</w:t>
            </w:r>
          </w:p>
          <w:p w:rsidRPr="00CC34AF" w:rsidR="00CC34AF" w:rsidP="00893277" w:rsidRDefault="00CC34AF" w14:paraId="50242942" w14:textId="77777777">
            <w:pPr>
              <w:pStyle w:val="ListParagraph"/>
              <w:numPr>
                <w:ilvl w:val="0"/>
                <w:numId w:val="120"/>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"Thông tin chung": </w:t>
            </w:r>
            <w:r w:rsidRPr="3383CC90">
              <w:rPr>
                <w:rFonts w:asciiTheme="majorHAnsi" w:hAnsiTheme="majorHAnsi" w:cstheme="majorBidi"/>
                <w:sz w:val="26"/>
                <w:szCs w:val="26"/>
                <w:shd w:val="clear" w:color="auto" w:fill="FFFFFF"/>
                <w:lang w:val="en-US"/>
              </w:rPr>
              <w:t>Mã cán bộ,</w:t>
            </w:r>
            <w:r w:rsidRPr="3383CC90">
              <w:rPr>
                <w:rFonts w:asciiTheme="majorHAnsi" w:hAnsiTheme="majorHAnsi" w:cstheme="majorBidi"/>
                <w:b/>
                <w:sz w:val="26"/>
                <w:szCs w:val="26"/>
                <w:shd w:val="clear" w:color="auto" w:fill="FFFFFF"/>
                <w:lang w:val="en-US"/>
              </w:rPr>
              <w:t xml:space="preserve"> </w:t>
            </w:r>
            <w:r w:rsidRPr="3383CC90">
              <w:rPr>
                <w:rFonts w:asciiTheme="majorHAnsi" w:hAnsiTheme="majorHAnsi" w:cstheme="majorBidi"/>
                <w:sz w:val="26"/>
                <w:szCs w:val="26"/>
                <w:shd w:val="clear" w:color="auto" w:fill="FFFFFF"/>
                <w:lang w:val="en-US"/>
              </w:rPr>
              <w:t>Lý lịch, liên hệ, gia đình, ảnh chân dung</w:t>
            </w:r>
          </w:p>
          <w:p w:rsidRPr="00CC34AF" w:rsidR="00CC34AF" w:rsidP="00893277" w:rsidRDefault="00CC34AF" w14:paraId="164FBB05" w14:textId="77777777">
            <w:pPr>
              <w:pStyle w:val="ListParagraph"/>
              <w:numPr>
                <w:ilvl w:val="0"/>
                <w:numId w:val="120"/>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"Trình độ &amp; Chức danh": </w:t>
            </w:r>
            <w:r w:rsidRPr="3383CC90">
              <w:rPr>
                <w:rFonts w:asciiTheme="majorHAnsi" w:hAnsiTheme="majorHAnsi" w:cstheme="majorBidi"/>
                <w:sz w:val="26"/>
                <w:szCs w:val="26"/>
                <w:shd w:val="clear" w:color="auto" w:fill="FFFFFF"/>
                <w:lang w:val="en-US"/>
              </w:rPr>
              <w:t>Bằng cấp, chứng chỉ, chức danh khoa học, chức vụ, đơn vị công tác.</w:t>
            </w:r>
          </w:p>
          <w:p w:rsidRPr="00CC34AF" w:rsidR="00CC34AF" w:rsidP="00893277" w:rsidRDefault="00CC34AF" w14:paraId="0BC673D4" w14:textId="77777777">
            <w:pPr>
              <w:pStyle w:val="ListParagraph"/>
              <w:numPr>
                <w:ilvl w:val="0"/>
                <w:numId w:val="120"/>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"Thông tin Đảng/ Đoàn": </w:t>
            </w:r>
            <w:r w:rsidRPr="3383CC90">
              <w:rPr>
                <w:rFonts w:asciiTheme="majorHAnsi" w:hAnsiTheme="majorHAnsi" w:cstheme="majorBidi"/>
                <w:sz w:val="26"/>
                <w:szCs w:val="26"/>
                <w:shd w:val="clear" w:color="auto" w:fill="FFFFFF"/>
                <w:lang w:val="en-US"/>
              </w:rPr>
              <w:t>Thông tin Đảng/ Đoàn đã được lưu.</w:t>
            </w:r>
          </w:p>
          <w:p w:rsidRPr="00CC34AF" w:rsidR="00CC34AF" w:rsidP="00893277" w:rsidRDefault="00CC34AF" w14:paraId="57564AA8" w14:textId="77777777">
            <w:pPr>
              <w:pStyle w:val="ListParagraph"/>
              <w:numPr>
                <w:ilvl w:val="0"/>
                <w:numId w:val="120"/>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"Lương &amp; Phụ cấp": </w:t>
            </w:r>
            <w:r w:rsidRPr="3383CC90">
              <w:rPr>
                <w:rFonts w:asciiTheme="majorHAnsi" w:hAnsiTheme="majorHAnsi" w:cstheme="majorBidi"/>
                <w:sz w:val="26"/>
                <w:szCs w:val="26"/>
                <w:shd w:val="clear" w:color="auto" w:fill="FFFFFF"/>
                <w:lang w:val="en-US"/>
              </w:rPr>
              <w:t>Thông tin về ngạch, bậc, hệ số lương, thông tin ngân hàng</w:t>
            </w:r>
          </w:p>
          <w:p w:rsidRPr="00CC34AF" w:rsidR="00CC34AF" w:rsidP="00893277" w:rsidRDefault="00CC34AF" w14:paraId="247AE32D" w14:textId="77777777">
            <w:pPr>
              <w:pStyle w:val="ListParagraph"/>
              <w:numPr>
                <w:ilvl w:val="0"/>
                <w:numId w:val="120"/>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Tab "Hợp đồng":</w:t>
            </w:r>
            <w:r w:rsidRPr="3383CC90">
              <w:rPr>
                <w:rFonts w:asciiTheme="majorHAnsi" w:hAnsiTheme="majorHAnsi" w:cstheme="majorBidi"/>
                <w:sz w:val="26"/>
                <w:szCs w:val="26"/>
                <w:shd w:val="clear" w:color="auto" w:fill="FFFFFF"/>
                <w:lang w:val="en-US"/>
              </w:rPr>
              <w:t xml:space="preserve"> Thông tin về các loại hợp đồng đã ký</w:t>
            </w:r>
          </w:p>
          <w:p w:rsidRPr="00CC34AF" w:rsidR="00CC34AF" w:rsidP="00893277" w:rsidRDefault="00CC34AF" w14:paraId="196A0E84" w14:textId="77777777">
            <w:pPr>
              <w:pStyle w:val="ListParagraph"/>
              <w:numPr>
                <w:ilvl w:val="0"/>
                <w:numId w:val="120"/>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"Khen thưởng/Kỷ luật": </w:t>
            </w:r>
            <w:r w:rsidRPr="3383CC90">
              <w:rPr>
                <w:rFonts w:asciiTheme="majorHAnsi" w:hAnsiTheme="majorHAnsi" w:cstheme="majorBidi"/>
                <w:sz w:val="26"/>
                <w:szCs w:val="26"/>
                <w:shd w:val="clear" w:color="auto" w:fill="FFFFFF"/>
                <w:lang w:val="en-US"/>
              </w:rPr>
              <w:t>Các mục khen thưởng, kỷ luật của nhân sự</w:t>
            </w:r>
          </w:p>
          <w:p w:rsidRPr="00CC34AF" w:rsidR="00CC34AF" w:rsidP="00893277" w:rsidRDefault="00CC34AF" w14:paraId="14BB9747" w14:textId="77777777">
            <w:pPr>
              <w:pStyle w:val="ListParagraph"/>
              <w:numPr>
                <w:ilvl w:val="0"/>
                <w:numId w:val="120"/>
              </w:numPr>
              <w:rPr>
                <w:rFonts w:asciiTheme="majorHAnsi" w:hAnsiTheme="majorHAnsi" w:cstheme="majorBidi"/>
                <w:sz w:val="26"/>
                <w:szCs w:val="26"/>
                <w:shd w:val="clear" w:color="auto" w:fill="FFFFFF"/>
                <w:lang w:val="en-US"/>
              </w:rPr>
            </w:pPr>
            <w:r w:rsidRPr="3383CC90">
              <w:rPr>
                <w:rFonts w:asciiTheme="majorHAnsi" w:hAnsiTheme="majorHAnsi" w:cstheme="majorBidi"/>
                <w:b/>
                <w:sz w:val="26"/>
                <w:szCs w:val="26"/>
                <w:shd w:val="clear" w:color="auto" w:fill="FFFFFF"/>
                <w:lang w:val="en-US"/>
              </w:rPr>
              <w:t xml:space="preserve">Tab "Công tác": </w:t>
            </w:r>
            <w:r w:rsidRPr="3383CC90">
              <w:rPr>
                <w:rFonts w:asciiTheme="majorHAnsi" w:hAnsiTheme="majorHAnsi" w:cstheme="majorBidi"/>
                <w:sz w:val="26"/>
                <w:szCs w:val="26"/>
                <w:shd w:val="clear" w:color="auto" w:fill="FFFFFF"/>
                <w:lang w:val="en-US"/>
              </w:rPr>
              <w:t>Quá trình công tác</w:t>
            </w:r>
          </w:p>
          <w:p w:rsidRPr="00CC34AF" w:rsidR="00CC34AF" w:rsidP="00CC34AF" w:rsidRDefault="00CC34AF" w14:paraId="57FE35B6" w14:textId="77777777">
            <w:pPr>
              <w:rPr>
                <w:rFonts w:asciiTheme="majorHAnsi" w:hAnsiTheme="majorHAnsi" w:cstheme="majorHAnsi"/>
                <w:sz w:val="26"/>
                <w:szCs w:val="26"/>
                <w:shd w:val="clear" w:color="auto" w:fill="FFFFFF"/>
                <w:lang w:val="en-US"/>
              </w:rPr>
            </w:pPr>
          </w:p>
        </w:tc>
      </w:tr>
      <w:tr w:rsidRPr="00CC34AF" w:rsidR="00CC34AF" w:rsidTr="3383CC90" w14:paraId="299B94C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BDCA2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12012C7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212783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3383CC90" w14:paraId="07A64ECC" w14:textId="77777777">
        <w:trPr>
          <w:trHeight w:val="73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A851B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6454B49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0A2265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bl>
    <w:p w:rsidRPr="00CC34AF" w:rsidR="00CC34AF" w:rsidP="00CC34AF" w:rsidRDefault="00CC34AF" w14:paraId="1229A481" w14:textId="77777777">
      <w:pPr>
        <w:rPr>
          <w:rFonts w:asciiTheme="majorHAnsi" w:hAnsiTheme="majorHAnsi" w:cstheme="majorHAnsi"/>
          <w:sz w:val="26"/>
          <w:szCs w:val="26"/>
          <w:shd w:val="clear" w:color="auto" w:fill="FFFFFF"/>
          <w:lang w:val="en-US"/>
        </w:rPr>
      </w:pPr>
    </w:p>
    <w:p w:rsidRPr="00CC34AF" w:rsidR="00CC34AF" w:rsidP="65321137" w:rsidRDefault="65321137" w14:paraId="6298ABC6" w14:textId="468B252F">
      <w:pPr>
        <w:pStyle w:val="Heading3"/>
        <w:rPr>
          <w:sz w:val="26"/>
          <w:szCs w:val="26"/>
          <w:lang w:val="en-US"/>
        </w:rPr>
      </w:pPr>
      <w:bookmarkStart w:name="_Toc223525326" w:id="82"/>
      <w:r w:rsidRPr="65321137">
        <w:rPr>
          <w:lang w:val="en-US"/>
        </w:rPr>
        <w:t>4.39. Use Case: Xem thông tin chi tiết đơn vị đang công tác</w:t>
      </w:r>
      <w:bookmarkEnd w:id="82"/>
    </w:p>
    <w:p w:rsidRPr="00CC34AF" w:rsidR="00CC34AF" w:rsidP="00CC34AF" w:rsidRDefault="00CC34AF" w14:paraId="1602ACA4"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20"/>
        <w:gridCol w:w="6847"/>
      </w:tblGrid>
      <w:tr w:rsidRPr="00CC34AF" w:rsidR="00CC34AF" w:rsidTr="00661569" w14:paraId="39A040E4" w14:textId="77777777">
        <w:trPr>
          <w:trHeight w:val="40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7FA5BDA8"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1469CB12"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Xem thông tin chi tiết đơn vị đang công tác</w:t>
            </w:r>
          </w:p>
        </w:tc>
      </w:tr>
      <w:tr w:rsidRPr="00CC34AF" w:rsidR="00CC34AF" w:rsidTr="3383CC90" w14:paraId="3F30183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3E62C0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033705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Cán bộ TCCB, Cán bộ TCKT, Cán bộ nhân sự</w:t>
            </w:r>
          </w:p>
          <w:p w:rsidRPr="00CC34AF" w:rsidR="00CC34AF" w:rsidP="00CC34AF" w:rsidRDefault="00CC34AF" w14:paraId="1069A01C" w14:textId="77777777">
            <w:pPr>
              <w:rPr>
                <w:rFonts w:asciiTheme="majorHAnsi" w:hAnsiTheme="majorHAnsi" w:cstheme="majorHAnsi"/>
                <w:sz w:val="26"/>
                <w:szCs w:val="26"/>
                <w:shd w:val="clear" w:color="auto" w:fill="FFFFFF"/>
                <w:lang w:val="en-US"/>
              </w:rPr>
            </w:pPr>
          </w:p>
        </w:tc>
      </w:tr>
      <w:tr w:rsidRPr="00CC34AF" w:rsidR="00CC34AF" w:rsidTr="3383CC90" w14:paraId="0C5F58BC"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1E62E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FC51F1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Cán bộ/Giảng viên xem thông tin chi tiết về đơn vị tổ chức mà mình đang công tác trong cơ cấu tổ chức của đơn vị, bao gồm thông tin cơ bản của đơn vị, danh sách chức vụ và nhân sự hiện tại trong đơn vị.</w:t>
            </w:r>
          </w:p>
          <w:p w:rsidRPr="00CC34AF" w:rsidR="00CC34AF" w:rsidP="00CC34AF" w:rsidRDefault="00CC34AF" w14:paraId="3846BA21" w14:textId="77777777">
            <w:pPr>
              <w:rPr>
                <w:rFonts w:asciiTheme="majorHAnsi" w:hAnsiTheme="majorHAnsi" w:cstheme="majorHAnsi"/>
                <w:sz w:val="26"/>
                <w:szCs w:val="26"/>
                <w:shd w:val="clear" w:color="auto" w:fill="FFFFFF"/>
                <w:lang w:val="en-US"/>
              </w:rPr>
            </w:pPr>
          </w:p>
        </w:tc>
      </w:tr>
      <w:tr w:rsidRPr="00CC34AF" w:rsidR="00CC34AF" w:rsidTr="3383CC90" w14:paraId="5AB6FFA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0DBE87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4F729B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ACE62F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3383CC90" w14:paraId="73BF8C3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97BBCB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5B03475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7D3C6E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bộ/Giảng viên chọn chức năng xem thông tin đơn vị công tác từ hồ sơ cá nhân hoặc menu liên quan.</w:t>
            </w:r>
          </w:p>
          <w:p w:rsidRPr="00CC34AF" w:rsidR="00CC34AF" w:rsidP="00CC34AF" w:rsidRDefault="00CC34AF" w14:paraId="0282ECB5" w14:textId="77777777">
            <w:pPr>
              <w:rPr>
                <w:rFonts w:asciiTheme="majorHAnsi" w:hAnsiTheme="majorHAnsi" w:cstheme="majorHAnsi"/>
                <w:sz w:val="26"/>
                <w:szCs w:val="26"/>
                <w:shd w:val="clear" w:color="auto" w:fill="FFFFFF"/>
                <w:lang w:val="en-US"/>
              </w:rPr>
            </w:pPr>
          </w:p>
        </w:tc>
      </w:tr>
      <w:tr w:rsidRPr="00CC34AF" w:rsidR="00CC34AF" w:rsidTr="3383CC90" w14:paraId="49D40C7B"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673A14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6CFF1CA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1FAEFD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bộ/Giảng viên đã đăng nhập hệ thống.</w:t>
            </w:r>
          </w:p>
          <w:p w:rsidRPr="00CC34AF" w:rsidR="00CC34AF" w:rsidP="00CC34AF" w:rsidRDefault="00CC34AF" w14:paraId="62CEBA6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bộ/Giảng viên đã được gán đơn vị công tác trong hệ thống.</w:t>
            </w:r>
          </w:p>
          <w:p w:rsidRPr="00CC34AF" w:rsidR="00CC34AF" w:rsidP="00CC34AF" w:rsidRDefault="00CC34AF" w14:paraId="2FD2ECD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Đơn vị tổ chức đang tồn tại trong cơ cấu tổ chức.</w:t>
            </w:r>
          </w:p>
        </w:tc>
      </w:tr>
      <w:tr w:rsidRPr="00CC34AF" w:rsidR="00CC34AF" w:rsidTr="3383CC90" w14:paraId="33B1859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6EF9C8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1153E83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AFF65C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Thông tin chi tiết của đơn vị công tác được hiển thị đầy đủ và chính xác.</w:t>
            </w:r>
          </w:p>
          <w:p w:rsidRPr="00CC34AF" w:rsidR="00CC34AF" w:rsidP="00CC34AF" w:rsidRDefault="00CC34AF" w14:paraId="12F09C8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 thay đổi dữ liệu trong hệ thống (chỉ đọc).</w:t>
            </w:r>
          </w:p>
        </w:tc>
      </w:tr>
      <w:tr w:rsidRPr="00CC34AF" w:rsidR="00CC34AF" w:rsidTr="3383CC90" w14:paraId="18D0BFA1"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C5FB61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D8A8C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hiển thị được thông tin do lỗi hệ thống hoặc không xác định được đơn vị công tác của CBGV.</w:t>
            </w:r>
          </w:p>
        </w:tc>
      </w:tr>
      <w:tr w:rsidRPr="00CC34AF" w:rsidR="00CC34AF" w:rsidTr="3383CC90" w14:paraId="45F65835" w14:textId="77777777">
        <w:trPr>
          <w:trHeight w:val="1372"/>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B54405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0A34C33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2532C424" w14:textId="6DF34EAB">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1. </w:t>
            </w:r>
            <w:r w:rsidRPr="3383CC90" w:rsidR="00CC34AF">
              <w:rPr>
                <w:rFonts w:asciiTheme="majorHAnsi" w:hAnsiTheme="majorHAnsi" w:cstheme="majorBidi"/>
                <w:sz w:val="26"/>
                <w:szCs w:val="26"/>
                <w:shd w:val="clear" w:color="auto" w:fill="FFFFFF"/>
                <w:lang w:val="en-US"/>
              </w:rPr>
              <w:t>Cán bộ/Giảng viên truy cập chức năng xem thông tin đơn vị công tác.</w:t>
            </w:r>
            <w:r w:rsidRPr="00CC34AF" w:rsidR="00CC34AF">
              <w:rPr>
                <w:rFonts w:asciiTheme="majorHAnsi" w:hAnsiTheme="majorHAnsi" w:cstheme="majorHAnsi"/>
                <w:sz w:val="26"/>
                <w:szCs w:val="26"/>
                <w:shd w:val="clear" w:color="auto" w:fill="FFFFFF"/>
                <w:lang w:val="en-US"/>
              </w:rPr>
              <w:br/>
            </w:r>
            <w:r w:rsidRPr="3383CC90" w:rsidR="00CC34AF">
              <w:rPr>
                <w:rFonts w:asciiTheme="majorHAnsi" w:hAnsiTheme="majorHAnsi" w:cstheme="majorBidi"/>
                <w:sz w:val="26"/>
                <w:szCs w:val="26"/>
                <w:shd w:val="clear" w:color="auto" w:fill="FFFFFF"/>
                <w:lang w:val="en-US"/>
              </w:rPr>
              <w:t>2. Hệ thống xác định đơn vị mà Cán bộ/Giảng viên đang trực thuộc.</w:t>
            </w:r>
          </w:p>
          <w:p w:rsidRPr="00CC34AF" w:rsidR="00CC34AF" w:rsidP="00CC34AF" w:rsidRDefault="00F70D98" w14:paraId="279B6FC6" w14:textId="5A09C546">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3. </w:t>
            </w:r>
            <w:r w:rsidRPr="3383CC90" w:rsidR="00CC34AF">
              <w:rPr>
                <w:rFonts w:asciiTheme="majorHAnsi" w:hAnsiTheme="majorHAnsi" w:cstheme="majorBidi"/>
                <w:sz w:val="26"/>
                <w:szCs w:val="26"/>
                <w:shd w:val="clear" w:color="auto" w:fill="FFFFFF"/>
                <w:lang w:val="en-US"/>
              </w:rPr>
              <w:t>Hệ thống hiển thị thông tin chi tiết của đơn vị, bao gồm:</w:t>
            </w:r>
          </w:p>
          <w:p w:rsidRPr="00CC34AF" w:rsidR="00CC34AF" w:rsidP="00893277" w:rsidRDefault="00CC34AF" w14:paraId="111BB87A" w14:textId="77777777">
            <w:pPr>
              <w:numPr>
                <w:ilvl w:val="0"/>
                <w:numId w:val="11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Tab </w:t>
            </w:r>
            <w:r w:rsidRPr="60F31A95">
              <w:rPr>
                <w:rFonts w:asciiTheme="majorHAnsi" w:hAnsiTheme="majorHAnsi" w:cstheme="majorBidi"/>
                <w:b/>
                <w:sz w:val="26"/>
                <w:szCs w:val="26"/>
                <w:shd w:val="clear" w:color="auto" w:fill="FFFFFF"/>
                <w:lang w:val="en-US"/>
              </w:rPr>
              <w:t>“Tổng quan”</w:t>
            </w:r>
            <w:r w:rsidRPr="60F31A95">
              <w:rPr>
                <w:rFonts w:asciiTheme="majorHAnsi" w:hAnsiTheme="majorHAnsi" w:cstheme="majorBidi"/>
                <w:sz w:val="26"/>
                <w:szCs w:val="26"/>
                <w:shd w:val="clear" w:color="auto" w:fill="FFFFFF"/>
                <w:lang w:val="en-US"/>
              </w:rPr>
              <w:t>, bao gồm: Tên đơn vị, Mã đơn vị, Loại đơn vị, Đơn vị cha, Ngày thành lập, Thông tin liên hệ, Trạng thái hiện tại của đơn vị (Đang hoạt động / Sáp nhập / Giải thể)</w:t>
            </w:r>
          </w:p>
          <w:p w:rsidRPr="00CC34AF" w:rsidR="00CC34AF" w:rsidP="00893277" w:rsidRDefault="00CC34AF" w14:paraId="6F80E6FA" w14:textId="77777777">
            <w:pPr>
              <w:numPr>
                <w:ilvl w:val="0"/>
                <w:numId w:val="11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Tab </w:t>
            </w:r>
            <w:r w:rsidRPr="60F31A95">
              <w:rPr>
                <w:rFonts w:asciiTheme="majorHAnsi" w:hAnsiTheme="majorHAnsi" w:cstheme="majorBidi"/>
                <w:b/>
                <w:sz w:val="26"/>
                <w:szCs w:val="26"/>
                <w:shd w:val="clear" w:color="auto" w:fill="FFFFFF"/>
                <w:lang w:val="en-US"/>
              </w:rPr>
              <w:t>“Nhân sự”</w:t>
            </w:r>
            <w:r w:rsidRPr="60F31A95">
              <w:rPr>
                <w:rFonts w:asciiTheme="majorHAnsi" w:hAnsiTheme="majorHAnsi" w:cstheme="majorBidi"/>
                <w:sz w:val="26"/>
                <w:szCs w:val="26"/>
                <w:shd w:val="clear" w:color="auto" w:fill="FFFFFF"/>
                <w:lang w:val="en-US"/>
              </w:rPr>
              <w:t>: Hệ thống hiển thị danh sách các nhân sự, Tên chức vụ, hệ thống hiển thị: Họ tên nhân sự, Mã cán bộ, Ngày bắt đầu. Hệ thống hiển thị danh sách nhân sự thuộc đơn vị</w:t>
            </w:r>
          </w:p>
          <w:p w:rsidRPr="00CC34AF" w:rsidR="00CC34AF" w:rsidP="00893277" w:rsidRDefault="00CC34AF" w14:paraId="3F29E9AD" w14:textId="77777777">
            <w:pPr>
              <w:numPr>
                <w:ilvl w:val="0"/>
                <w:numId w:val="114"/>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Tab </w:t>
            </w:r>
            <w:r w:rsidRPr="60F31A95">
              <w:rPr>
                <w:rFonts w:asciiTheme="majorHAnsi" w:hAnsiTheme="majorHAnsi" w:cstheme="majorBidi"/>
                <w:b/>
                <w:sz w:val="26"/>
                <w:szCs w:val="26"/>
                <w:shd w:val="clear" w:color="auto" w:fill="FFFFFF"/>
                <w:lang w:val="en-US"/>
              </w:rPr>
              <w:t>“Đơn vị trực thuộc”</w:t>
            </w:r>
            <w:r w:rsidRPr="60F31A95">
              <w:rPr>
                <w:rFonts w:asciiTheme="majorHAnsi" w:hAnsiTheme="majorHAnsi" w:cstheme="majorBidi"/>
                <w:sz w:val="26"/>
                <w:szCs w:val="26"/>
                <w:shd w:val="clear" w:color="auto" w:fill="FFFFFF"/>
                <w:lang w:val="en-US"/>
              </w:rPr>
              <w:t>: Hệ thống hiển thị danh sách các đơn vị dưới cấp trực thuộc đơn vị đang xem.</w:t>
            </w:r>
          </w:p>
        </w:tc>
      </w:tr>
      <w:tr w:rsidRPr="00CC34AF" w:rsidR="00CC34AF" w:rsidTr="3383CC90" w14:paraId="767B4D7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6A2B23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7A9C7E7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0AD615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3383CC90" w14:paraId="37474E54" w14:textId="77777777">
        <w:trPr>
          <w:trHeight w:val="227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356F34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69BF646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E7C72A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bl>
    <w:p w:rsidRPr="00CC34AF" w:rsidR="00CC34AF" w:rsidP="00CC34AF" w:rsidRDefault="00CC34AF" w14:paraId="4594C874" w14:textId="77777777">
      <w:pPr>
        <w:rPr>
          <w:rFonts w:asciiTheme="majorHAnsi" w:hAnsiTheme="majorHAnsi" w:cstheme="majorHAnsi"/>
          <w:sz w:val="26"/>
          <w:szCs w:val="26"/>
          <w:shd w:val="clear" w:color="auto" w:fill="FFFFFF"/>
          <w:lang w:val="en-US"/>
        </w:rPr>
      </w:pPr>
    </w:p>
    <w:p w:rsidRPr="00CC34AF" w:rsidR="00CC34AF" w:rsidP="65321137" w:rsidRDefault="65321137" w14:paraId="77DADF1B" w14:textId="31987B9D">
      <w:pPr>
        <w:pStyle w:val="Heading3"/>
        <w:rPr>
          <w:sz w:val="26"/>
          <w:szCs w:val="26"/>
          <w:lang w:val="en-US"/>
        </w:rPr>
      </w:pPr>
      <w:bookmarkStart w:name="_Toc223525327" w:id="83"/>
      <w:r w:rsidRPr="65321137">
        <w:rPr>
          <w:lang w:val="en-US"/>
        </w:rPr>
        <w:t>4.40. Use Case: Đăng ký tham gia khóa đào tạo</w:t>
      </w:r>
      <w:bookmarkEnd w:id="83"/>
    </w:p>
    <w:p w:rsidRPr="00CC34AF" w:rsidR="00CC34AF" w:rsidP="00CC34AF" w:rsidRDefault="00CC34AF" w14:paraId="22AE0E44" w14:textId="77777777">
      <w:pPr>
        <w:rPr>
          <w:rFonts w:asciiTheme="majorHAnsi" w:hAnsiTheme="majorHAnsi" w:cstheme="majorHAnsi"/>
          <w:sz w:val="26"/>
          <w:szCs w:val="26"/>
          <w:shd w:val="clear" w:color="auto" w:fill="FFFFFF"/>
          <w:lang w:val="en-US"/>
        </w:rPr>
      </w:pPr>
    </w:p>
    <w:tbl>
      <w:tblPr>
        <w:tblW w:w="8767" w:type="dxa"/>
        <w:tblCellMar>
          <w:top w:w="15" w:type="dxa"/>
          <w:left w:w="15" w:type="dxa"/>
          <w:bottom w:w="15" w:type="dxa"/>
          <w:right w:w="15" w:type="dxa"/>
        </w:tblCellMar>
        <w:tblLook w:val="04A0" w:firstRow="1" w:lastRow="0" w:firstColumn="1" w:lastColumn="0" w:noHBand="0" w:noVBand="1"/>
      </w:tblPr>
      <w:tblGrid>
        <w:gridCol w:w="1920"/>
        <w:gridCol w:w="6847"/>
      </w:tblGrid>
      <w:tr w:rsidRPr="00CC34AF" w:rsidR="00CC34AF" w:rsidTr="2A1A6A47" w14:paraId="50122685" w14:textId="77777777">
        <w:trPr>
          <w:trHeight w:val="345"/>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0A65F922"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8813A3" w:rsidR="00CC34AF" w:rsidP="00CC34AF" w:rsidRDefault="00CC34AF" w14:paraId="05134A32"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Đăng ký tham gia khóa đào tạo</w:t>
            </w:r>
          </w:p>
        </w:tc>
      </w:tr>
      <w:tr w:rsidRPr="00CC34AF" w:rsidR="00CC34AF" w:rsidTr="2A1A6A47" w14:paraId="71D15493" w14:textId="77777777">
        <w:trPr>
          <w:trHeight w:val="660"/>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35CABA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532491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Cán bộ TCCB, Cán bộ TCKT, Cán bộ nhân sự</w:t>
            </w:r>
          </w:p>
          <w:p w:rsidRPr="00CC34AF" w:rsidR="00CC34AF" w:rsidP="00CC34AF" w:rsidRDefault="00CC34AF" w14:paraId="252AB0E7" w14:textId="77777777">
            <w:pPr>
              <w:rPr>
                <w:rFonts w:asciiTheme="majorHAnsi" w:hAnsiTheme="majorHAnsi" w:cstheme="majorHAnsi"/>
                <w:sz w:val="26"/>
                <w:szCs w:val="26"/>
                <w:shd w:val="clear" w:color="auto" w:fill="FFFFFF"/>
                <w:lang w:val="en-US"/>
              </w:rPr>
            </w:pPr>
          </w:p>
        </w:tc>
      </w:tr>
      <w:tr w:rsidRPr="00CC34AF" w:rsidR="00CC34AF" w:rsidTr="2A1A6A47" w14:paraId="11FE8767" w14:textId="77777777">
        <w:trPr>
          <w:trHeight w:val="660"/>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6A6704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A2D5A5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Cán bộ/Giảng viên đăng ký tham gia các khóa đào tạo do nhà trường tổ chức đang trong thời gian mở đăng ký, làm cơ sở cho việc quản lý học viên, theo dõi quá trình và ghi nhận kết quả đào tạo.</w:t>
            </w:r>
          </w:p>
          <w:p w:rsidRPr="00CC34AF" w:rsidR="00CC34AF" w:rsidP="00CC34AF" w:rsidRDefault="00CC34AF" w14:paraId="78EF5E38" w14:textId="77777777">
            <w:pPr>
              <w:rPr>
                <w:rFonts w:asciiTheme="majorHAnsi" w:hAnsiTheme="majorHAnsi" w:cstheme="majorHAnsi"/>
                <w:sz w:val="26"/>
                <w:szCs w:val="26"/>
                <w:shd w:val="clear" w:color="auto" w:fill="FFFFFF"/>
                <w:lang w:val="en-US"/>
              </w:rPr>
            </w:pPr>
          </w:p>
        </w:tc>
      </w:tr>
      <w:tr w:rsidRPr="00CC34AF" w:rsidR="00CC34AF" w:rsidTr="2A1A6A47" w14:paraId="5F4AB9B3" w14:textId="77777777">
        <w:trPr>
          <w:trHeight w:val="660"/>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C9D340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65E2314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18891B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2A1A6A47" w14:paraId="58FC74DD" w14:textId="77777777">
        <w:trPr>
          <w:trHeight w:val="660"/>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0C2E5E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5FFB0C5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D15204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bộ/Giảng viên chọn menu “Đào tạo”.</w:t>
            </w:r>
          </w:p>
          <w:p w:rsidRPr="00CC34AF" w:rsidR="00CC34AF" w:rsidP="00CC34AF" w:rsidRDefault="00CC34AF" w14:paraId="6E83FFE2" w14:textId="77777777">
            <w:pPr>
              <w:rPr>
                <w:rFonts w:asciiTheme="majorHAnsi" w:hAnsiTheme="majorHAnsi" w:cstheme="majorHAnsi"/>
                <w:sz w:val="26"/>
                <w:szCs w:val="26"/>
                <w:shd w:val="clear" w:color="auto" w:fill="FFFFFF"/>
                <w:lang w:val="en-US"/>
              </w:rPr>
            </w:pPr>
          </w:p>
        </w:tc>
      </w:tr>
      <w:tr w:rsidRPr="00CC34AF" w:rsidR="00CC34AF" w:rsidTr="2A1A6A47" w14:paraId="067879BA" w14:textId="77777777">
        <w:trPr>
          <w:trHeight w:val="660"/>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81C348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1D18DF2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E351A5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bộ/Giảng viên đã đăng nhập hệ thống.</w:t>
            </w:r>
          </w:p>
          <w:p w:rsidRPr="00CC34AF" w:rsidR="00CC34AF" w:rsidP="00CC34AF" w:rsidRDefault="00CC34AF" w14:paraId="3640EA5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Khóa đào tạo tồn tại và đang ở trạng thái </w:t>
            </w:r>
            <w:r w:rsidRPr="60F31A95">
              <w:rPr>
                <w:rFonts w:asciiTheme="majorHAnsi" w:hAnsiTheme="majorHAnsi" w:cstheme="majorBidi"/>
                <w:b/>
                <w:sz w:val="26"/>
                <w:szCs w:val="26"/>
                <w:shd w:val="clear" w:color="auto" w:fill="FFFFFF"/>
                <w:lang w:val="en-US"/>
              </w:rPr>
              <w:t>“Mở đăng ký”</w:t>
            </w:r>
            <w:r w:rsidRPr="60F31A95">
              <w:rPr>
                <w:rFonts w:asciiTheme="majorHAnsi" w:hAnsiTheme="majorHAnsi" w:cstheme="majorBidi"/>
                <w:sz w:val="26"/>
                <w:szCs w:val="26"/>
                <w:shd w:val="clear" w:color="auto" w:fill="FFFFFF"/>
                <w:lang w:val="en-US"/>
              </w:rPr>
              <w:t>.</w:t>
            </w:r>
          </w:p>
          <w:p w:rsidRPr="00CC34AF" w:rsidR="00CC34AF" w:rsidP="00CC34AF" w:rsidRDefault="00CC34AF" w14:paraId="736A671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Thời điểm hiện tại nằm trong khoảng </w:t>
            </w:r>
            <w:r w:rsidRPr="60F31A95">
              <w:rPr>
                <w:rFonts w:asciiTheme="majorHAnsi" w:hAnsiTheme="majorHAnsi" w:cstheme="majorBidi"/>
                <w:b/>
                <w:sz w:val="26"/>
                <w:szCs w:val="26"/>
                <w:shd w:val="clear" w:color="auto" w:fill="FFFFFF"/>
                <w:lang w:val="en-US"/>
              </w:rPr>
              <w:t>Thời gian mở đăng ký</w:t>
            </w:r>
            <w:r w:rsidRPr="60F31A95">
              <w:rPr>
                <w:rFonts w:asciiTheme="majorHAnsi" w:hAnsiTheme="majorHAnsi" w:cstheme="majorBidi"/>
                <w:sz w:val="26"/>
                <w:szCs w:val="26"/>
                <w:shd w:val="clear" w:color="auto" w:fill="FFFFFF"/>
                <w:lang w:val="en-US"/>
              </w:rPr>
              <w:t>.</w:t>
            </w:r>
          </w:p>
          <w:p w:rsidRPr="00CC34AF" w:rsidR="00CC34AF" w:rsidP="00CC34AF" w:rsidRDefault="00CC34AF" w14:paraId="5402B221" w14:textId="77777777">
            <w:pPr>
              <w:rPr>
                <w:rFonts w:asciiTheme="majorHAnsi" w:hAnsiTheme="majorHAnsi" w:cstheme="majorHAnsi"/>
                <w:sz w:val="26"/>
                <w:szCs w:val="26"/>
                <w:shd w:val="clear" w:color="auto" w:fill="FFFFFF"/>
                <w:lang w:val="en-US"/>
              </w:rPr>
            </w:pPr>
          </w:p>
        </w:tc>
      </w:tr>
      <w:tr w:rsidRPr="00CC34AF" w:rsidR="00CC34AF" w:rsidTr="2A1A6A47" w14:paraId="3D408BF7" w14:textId="77777777">
        <w:trPr>
          <w:trHeight w:val="660"/>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6E290F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4CE016A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D17349"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Đăng ký tham gia khóa đào tạo của CBGV được ghi nhận trong hệ thống.</w:t>
            </w:r>
          </w:p>
        </w:tc>
      </w:tr>
      <w:tr w:rsidRPr="00CC34AF" w:rsidR="00CC34AF" w:rsidTr="2A1A6A47" w14:paraId="2B5D63E0" w14:textId="77777777">
        <w:trPr>
          <w:trHeight w:val="660"/>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046516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4ADD1F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thể đăng ký do khóa đào tạo không hợp lệ, hết hạn đăng ký hoặc vi phạm ràng buộc nghiệp vụ.</w:t>
            </w:r>
          </w:p>
        </w:tc>
      </w:tr>
      <w:tr w:rsidRPr="00CC34AF" w:rsidR="00CC34AF" w:rsidTr="2A1A6A47" w14:paraId="2B0C5149" w14:textId="77777777">
        <w:trPr>
          <w:trHeight w:val="1372"/>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8CD4C1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36EDAFC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577E3F50" w14:textId="50F0DEB0">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1. </w:t>
            </w:r>
            <w:r w:rsidRPr="3383CC90" w:rsidR="00CC34AF">
              <w:rPr>
                <w:rFonts w:asciiTheme="majorHAnsi" w:hAnsiTheme="majorHAnsi" w:cstheme="majorBidi"/>
                <w:sz w:val="26"/>
                <w:szCs w:val="26"/>
                <w:shd w:val="clear" w:color="auto" w:fill="FFFFFF"/>
                <w:lang w:val="en-US"/>
              </w:rPr>
              <w:t>Cán bộ/Giảng viên truy cập menu “Đào tạo”.</w:t>
            </w:r>
          </w:p>
          <w:p w:rsidRPr="00CC34AF" w:rsidR="00CC34AF" w:rsidP="2A1A6A47" w:rsidRDefault="00F70D98" w14:paraId="214FB2DC" w14:textId="77959862">
            <w:p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 xml:space="preserve">2. </w:t>
            </w:r>
            <w:r w:rsidRPr="2A1A6A47" w:rsidR="2A1A6A47">
              <w:rPr>
                <w:rFonts w:asciiTheme="majorHAnsi" w:hAnsiTheme="majorHAnsi" w:cstheme="majorBidi"/>
                <w:sz w:val="26"/>
                <w:szCs w:val="26"/>
                <w:lang w:val="en-US"/>
              </w:rPr>
              <w:t>Hệ thống hiển thị danh sách các khóa đào tạo ở trạng thái Đang mở đăng ký.</w:t>
            </w:r>
          </w:p>
          <w:p w:rsidRPr="00CC34AF" w:rsidR="00CC34AF" w:rsidP="00CC34AF" w:rsidRDefault="00F70D98" w14:paraId="098D70C0" w14:textId="728FCDAC">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3 </w:t>
            </w:r>
            <w:r w:rsidRPr="3383CC90" w:rsidR="00CC34AF">
              <w:rPr>
                <w:rFonts w:asciiTheme="majorHAnsi" w:hAnsiTheme="majorHAnsi" w:cstheme="majorBidi"/>
                <w:sz w:val="26"/>
                <w:szCs w:val="26"/>
                <w:shd w:val="clear" w:color="auto" w:fill="FFFFFF"/>
                <w:lang w:val="en-US"/>
              </w:rPr>
              <w:t>Cán bộ/Giảng viên chọn một khóa đào tạo để xem chi tiết thông tin.</w:t>
            </w:r>
          </w:p>
          <w:p w:rsidRPr="00CC34AF" w:rsidR="00CC34AF" w:rsidP="00CC34AF" w:rsidRDefault="00F70D98" w14:paraId="122B2C87" w14:textId="4A57EF4F">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4. </w:t>
            </w:r>
            <w:r w:rsidRPr="3383CC90" w:rsidR="00CC34AF">
              <w:rPr>
                <w:rFonts w:asciiTheme="majorHAnsi" w:hAnsiTheme="majorHAnsi" w:cstheme="majorBidi"/>
                <w:sz w:val="26"/>
                <w:szCs w:val="26"/>
                <w:shd w:val="clear" w:color="auto" w:fill="FFFFFF"/>
                <w:lang w:val="en-US"/>
              </w:rPr>
              <w:t>Cán bộ/Giảng viên nhấn nút “Đăng ký tham gia”.</w:t>
            </w:r>
          </w:p>
          <w:p w:rsidRPr="00CC34AF" w:rsidR="00CC34AF" w:rsidP="00CC34AF" w:rsidRDefault="00F70D98" w14:paraId="1D57E20E" w14:textId="3652D25A">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5. </w:t>
            </w:r>
            <w:r w:rsidRPr="3383CC90" w:rsidR="00CC34AF">
              <w:rPr>
                <w:rFonts w:asciiTheme="majorHAnsi" w:hAnsiTheme="majorHAnsi" w:cstheme="majorBidi"/>
                <w:sz w:val="26"/>
                <w:szCs w:val="26"/>
                <w:shd w:val="clear" w:color="auto" w:fill="FFFFFF"/>
                <w:lang w:val="en-US"/>
              </w:rPr>
              <w:t>Hệ thống kiểm tra các điều kiện đăng ký (thời gian, số lượng, trạng thái).</w:t>
            </w:r>
          </w:p>
          <w:p w:rsidRPr="00CC34AF" w:rsidR="00CC34AF" w:rsidP="00CC34AF" w:rsidRDefault="00F70D98" w14:paraId="4F87F09A" w14:textId="55C6E21B">
            <w:pPr>
              <w:rPr>
                <w:rFonts w:asciiTheme="majorHAnsi" w:hAnsiTheme="majorHAnsi" w:cstheme="majorBidi"/>
                <w:sz w:val="26"/>
                <w:szCs w:val="26"/>
                <w:shd w:val="clear" w:color="auto" w:fill="FFFFFF"/>
                <w:lang w:val="en-US"/>
              </w:rPr>
            </w:pPr>
            <w:r w:rsidRPr="3383CC90">
              <w:rPr>
                <w:rFonts w:asciiTheme="majorHAnsi" w:hAnsiTheme="majorHAnsi" w:cstheme="majorBidi"/>
                <w:sz w:val="26"/>
                <w:szCs w:val="26"/>
                <w:shd w:val="clear" w:color="auto" w:fill="FFFFFF"/>
                <w:lang w:val="en-US"/>
              </w:rPr>
              <w:t xml:space="preserve">6. </w:t>
            </w:r>
            <w:r w:rsidRPr="3383CC90" w:rsidR="00CC34AF">
              <w:rPr>
                <w:rFonts w:asciiTheme="majorHAnsi" w:hAnsiTheme="majorHAnsi" w:cstheme="majorBidi"/>
                <w:sz w:val="26"/>
                <w:szCs w:val="26"/>
                <w:shd w:val="clear" w:color="auto" w:fill="FFFFFF"/>
                <w:lang w:val="en-US"/>
              </w:rPr>
              <w:t>Hệ thống ghi nhận đăng ký và thiết lập trạng thái khóa học đăng ký là “Đã đăng ký” tương ứng.</w:t>
            </w:r>
          </w:p>
          <w:p w:rsidRPr="00CC34AF" w:rsidR="00CC34AF" w:rsidP="00CC34AF" w:rsidRDefault="00CC34AF" w14:paraId="2D2622A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7. Hệ thống thông báo đăng ký thành công cho Cán bộ/Giảng viên.</w:t>
            </w:r>
          </w:p>
        </w:tc>
      </w:tr>
      <w:tr w:rsidRPr="00CC34AF" w:rsidR="00CC34AF" w:rsidTr="2A1A6A47" w14:paraId="511A2101" w14:textId="77777777">
        <w:trPr>
          <w:trHeight w:val="660"/>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297379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4E3C35B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6E52DC7"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r w:rsidRPr="00CC34AF" w:rsidR="00CC34AF" w:rsidTr="2A1A6A47" w14:paraId="4243F8FE" w14:textId="77777777">
        <w:trPr>
          <w:trHeight w:val="2276"/>
        </w:trPr>
        <w:tc>
          <w:tcPr>
            <w:tcW w:w="1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2710AF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75BF6D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68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BE2DAB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E1: Hết thời gian đăng ký</w:t>
            </w:r>
          </w:p>
          <w:p w:rsidRPr="00CC34AF" w:rsidR="00CC34AF" w:rsidP="00893277" w:rsidRDefault="00CC34AF" w14:paraId="58EE32BD" w14:textId="77777777">
            <w:pPr>
              <w:numPr>
                <w:ilvl w:val="0"/>
                <w:numId w:val="11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nếu thời gian hiện tại nằm ngoài khoảng mở đăng ký. </w:t>
            </w:r>
          </w:p>
          <w:p w:rsidRPr="00CC34AF" w:rsidR="00CC34AF" w:rsidP="00893277" w:rsidRDefault="00CC34AF" w14:paraId="451D71B3" w14:textId="77777777">
            <w:pPr>
              <w:numPr>
                <w:ilvl w:val="0"/>
                <w:numId w:val="115"/>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Hệ thống ẩn nút “Đăng ký” và hiển thị thông báo:</w:t>
            </w:r>
            <w:r w:rsidRPr="00CC34AF">
              <w:rPr>
                <w:rFonts w:asciiTheme="majorHAnsi" w:hAnsiTheme="majorHAnsi" w:cstheme="majorHAnsi"/>
                <w:sz w:val="26"/>
                <w:szCs w:val="26"/>
                <w:shd w:val="clear" w:color="auto" w:fill="FFFFFF"/>
                <w:lang w:val="en-US"/>
              </w:rPr>
              <w:br/>
            </w:r>
            <w:r w:rsidRPr="60F31A95">
              <w:rPr>
                <w:rFonts w:asciiTheme="majorHAnsi" w:hAnsiTheme="majorHAnsi" w:cstheme="majorBidi"/>
                <w:sz w:val="26"/>
                <w:szCs w:val="26"/>
                <w:shd w:val="clear" w:color="auto" w:fill="FFFFFF"/>
                <w:lang w:val="en-US"/>
              </w:rPr>
              <w:t xml:space="preserve"> </w:t>
            </w:r>
            <w:r w:rsidRPr="60F31A95">
              <w:rPr>
                <w:rFonts w:asciiTheme="majorHAnsi" w:hAnsiTheme="majorHAnsi" w:cstheme="majorBidi"/>
                <w:i/>
                <w:sz w:val="26"/>
                <w:szCs w:val="26"/>
                <w:shd w:val="clear" w:color="auto" w:fill="FFFFFF"/>
                <w:lang w:val="en-US"/>
              </w:rPr>
              <w:t>“Khóa đào tạo đã hết thời gian đăng ký.”</w:t>
            </w:r>
          </w:p>
          <w:p w:rsidRPr="00CC34AF" w:rsidR="00CC34AF" w:rsidP="00CC34AF" w:rsidRDefault="00CC34AF" w14:paraId="159FAF3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E2: Đã đủ số lượng người tham gia</w:t>
            </w:r>
          </w:p>
          <w:p w:rsidRPr="00CC34AF" w:rsidR="00CC34AF" w:rsidP="00893277" w:rsidRDefault="00CC34AF" w14:paraId="2A121DB0" w14:textId="77777777">
            <w:pPr>
              <w:numPr>
                <w:ilvl w:val="0"/>
                <w:numId w:val="11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Tại bước 5, nếu số lượng đăng ký đã đạt giới hạn.</w:t>
            </w:r>
          </w:p>
          <w:p w:rsidRPr="00CC34AF" w:rsidR="00CC34AF" w:rsidP="00893277" w:rsidRDefault="00CC34AF" w14:paraId="1409A5B5" w14:textId="77777777">
            <w:pPr>
              <w:numPr>
                <w:ilvl w:val="0"/>
                <w:numId w:val="116"/>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Hệ thống hiển thị thông báo: </w:t>
            </w:r>
            <w:r w:rsidRPr="60F31A95">
              <w:rPr>
                <w:rFonts w:asciiTheme="majorHAnsi" w:hAnsiTheme="majorHAnsi" w:cstheme="majorBidi"/>
                <w:i/>
                <w:sz w:val="26"/>
                <w:szCs w:val="26"/>
                <w:shd w:val="clear" w:color="auto" w:fill="FFFFFF"/>
                <w:lang w:val="en-US"/>
              </w:rPr>
              <w:t>“Khóa đào tạo đã đủ số lượng đăng ký.”</w:t>
            </w:r>
          </w:p>
          <w:p w:rsidRPr="00CC34AF" w:rsidR="00CC34AF" w:rsidP="00CC34AF" w:rsidRDefault="00CC34AF" w14:paraId="5126D024"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E3: Đã đăng ký trước đó</w:t>
            </w:r>
          </w:p>
          <w:p w:rsidRPr="00CC34AF" w:rsidR="00CC34AF" w:rsidP="00893277" w:rsidRDefault="00CC34AF" w14:paraId="590BE88B" w14:textId="77777777">
            <w:pPr>
              <w:numPr>
                <w:ilvl w:val="0"/>
                <w:numId w:val="11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Nếu CBGV đã đăng ký khóa học này.</w:t>
            </w:r>
          </w:p>
          <w:p w:rsidRPr="00CC34AF" w:rsidR="00CC34AF" w:rsidP="00893277" w:rsidRDefault="00CC34AF" w14:paraId="38E4F2D0" w14:textId="77777777">
            <w:pPr>
              <w:numPr>
                <w:ilvl w:val="0"/>
                <w:numId w:val="117"/>
              </w:num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 xml:space="preserve">Hệ thống hiển thị thông báo: </w:t>
            </w:r>
            <w:r w:rsidRPr="60F31A95">
              <w:rPr>
                <w:rFonts w:asciiTheme="majorHAnsi" w:hAnsiTheme="majorHAnsi" w:cstheme="majorBidi"/>
                <w:i/>
                <w:sz w:val="26"/>
                <w:szCs w:val="26"/>
                <w:shd w:val="clear" w:color="auto" w:fill="FFFFFF"/>
                <w:lang w:val="en-US"/>
              </w:rPr>
              <w:t>“Bạn đã đăng ký khóa đào tạo này.</w:t>
            </w:r>
          </w:p>
        </w:tc>
      </w:tr>
    </w:tbl>
    <w:p w:rsidRPr="00CC34AF" w:rsidR="00CC34AF" w:rsidP="00CC34AF" w:rsidRDefault="00CC34AF" w14:paraId="44B40389" w14:textId="77777777">
      <w:pPr>
        <w:rPr>
          <w:rFonts w:asciiTheme="majorHAnsi" w:hAnsiTheme="majorHAnsi" w:cstheme="majorHAnsi"/>
          <w:sz w:val="26"/>
          <w:szCs w:val="26"/>
          <w:shd w:val="clear" w:color="auto" w:fill="FFFFFF"/>
          <w:lang w:val="en-US"/>
        </w:rPr>
      </w:pPr>
    </w:p>
    <w:p w:rsidRPr="00CC34AF" w:rsidR="00CC34AF" w:rsidP="65321137" w:rsidRDefault="65321137" w14:paraId="48F881C0" w14:textId="10605973">
      <w:pPr>
        <w:pStyle w:val="Heading3"/>
        <w:rPr>
          <w:sz w:val="26"/>
          <w:szCs w:val="26"/>
          <w:lang w:val="en-US"/>
        </w:rPr>
      </w:pPr>
      <w:bookmarkStart w:name="_Toc223525328" w:id="84"/>
      <w:r w:rsidRPr="65321137">
        <w:rPr>
          <w:lang w:val="en-US"/>
        </w:rPr>
        <w:t>4.41. Use Case: Xem danh sách các khóa đào tạo đã đăng ký</w:t>
      </w:r>
      <w:bookmarkEnd w:id="84"/>
    </w:p>
    <w:p w:rsidRPr="00CC34AF" w:rsidR="00CC34AF" w:rsidP="00CC34AF" w:rsidRDefault="00CC34AF" w14:paraId="00967A92"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75"/>
        <w:gridCol w:w="6892"/>
      </w:tblGrid>
      <w:tr w:rsidRPr="00CC34AF" w:rsidR="00CC34AF" w:rsidTr="2A1A6A47" w14:paraId="55DC3893"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EF158F" w:rsidR="00CC34AF" w:rsidP="00CC34AF" w:rsidRDefault="00CC34AF" w14:paraId="27E8E205"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EF158F" w:rsidR="00CC34AF" w:rsidP="00CC34AF" w:rsidRDefault="00CC34AF" w14:paraId="2C33AF63"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Xem danh sách các khóa đào tạo đã đăng ký</w:t>
            </w:r>
          </w:p>
        </w:tc>
      </w:tr>
      <w:tr w:rsidRPr="00CC34AF" w:rsidR="00CC34AF" w:rsidTr="2A1A6A47" w14:paraId="28E1B024"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C734C2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E3DA08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Cán bộ TCCB, Cán bộ TCKT, Cán bộ nhân sự</w:t>
            </w:r>
          </w:p>
          <w:p w:rsidRPr="00CC34AF" w:rsidR="00CC34AF" w:rsidP="00CC34AF" w:rsidRDefault="00CC34AF" w14:paraId="4D434603" w14:textId="77777777">
            <w:pPr>
              <w:rPr>
                <w:rFonts w:asciiTheme="majorHAnsi" w:hAnsiTheme="majorHAnsi" w:cstheme="majorHAnsi"/>
                <w:sz w:val="26"/>
                <w:szCs w:val="26"/>
                <w:shd w:val="clear" w:color="auto" w:fill="FFFFFF"/>
                <w:lang w:val="en-US"/>
              </w:rPr>
            </w:pPr>
          </w:p>
        </w:tc>
      </w:tr>
      <w:tr w:rsidRPr="00CC34AF" w:rsidR="00CC34AF" w:rsidTr="2A1A6A47" w14:paraId="3D1D67BD"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52F20C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2A1A6A47" w:rsidRDefault="00CC34AF" w14:paraId="2C08777D" w14:textId="77777777">
            <w:p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Cho phép Cán bộ/Giảng viên xem danh sách tất cả các khóa đào tạo mà mình đã đăng ký tham gia, theo dõi trạng thái tham gia và kết quả đào tạo của từng khóa (Đang học, Hoàn thành, Không đạt), phục vụ việc tra cứu, theo dõi quá trình học tập và kết quả đào tạo cá nhân.</w:t>
            </w:r>
          </w:p>
          <w:p w:rsidRPr="00CC34AF" w:rsidR="00CC34AF" w:rsidP="00CC34AF" w:rsidRDefault="00CC34AF" w14:paraId="5BDCB520" w14:textId="77777777">
            <w:pPr>
              <w:rPr>
                <w:rFonts w:asciiTheme="majorHAnsi" w:hAnsiTheme="majorHAnsi" w:cstheme="majorHAnsi"/>
                <w:sz w:val="26"/>
                <w:szCs w:val="26"/>
                <w:shd w:val="clear" w:color="auto" w:fill="FFFFFF"/>
                <w:lang w:val="en-US"/>
              </w:rPr>
            </w:pPr>
          </w:p>
        </w:tc>
      </w:tr>
      <w:tr w:rsidRPr="00CC34AF" w:rsidR="00CC34AF" w:rsidTr="2A1A6A47" w14:paraId="7C9D241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C2192B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1F05E37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FF3875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2A1A6A47" w14:paraId="1E91E91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7FA69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43267C91"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685A9B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Chọn menu "Đào tạo"</w:t>
            </w:r>
          </w:p>
          <w:p w:rsidRPr="00CC34AF" w:rsidR="00CC34AF" w:rsidP="00CC34AF" w:rsidRDefault="00CC34AF" w14:paraId="40CD49B8" w14:textId="77777777">
            <w:pPr>
              <w:rPr>
                <w:rFonts w:asciiTheme="majorHAnsi" w:hAnsiTheme="majorHAnsi" w:cstheme="majorHAnsi"/>
                <w:sz w:val="26"/>
                <w:szCs w:val="26"/>
                <w:shd w:val="clear" w:color="auto" w:fill="FFFFFF"/>
                <w:lang w:val="en-US"/>
              </w:rPr>
            </w:pPr>
          </w:p>
        </w:tc>
      </w:tr>
      <w:tr w:rsidRPr="00CC34AF" w:rsidR="00CC34AF" w:rsidTr="2A1A6A47" w14:paraId="760A809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EA7071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48C8F0D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FCCA4B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bộ/Giảng viên đã đăng nhập hệ thống.</w:t>
            </w:r>
          </w:p>
          <w:p w:rsidRPr="00CC34AF" w:rsidR="00CC34AF" w:rsidP="00CC34AF" w:rsidRDefault="00CC34AF" w14:paraId="48D7482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Cán bộ/Giảng viên đã từng đăng ký ít nhất một khóa đào tạo</w:t>
            </w:r>
          </w:p>
          <w:p w:rsidRPr="00CC34AF" w:rsidR="00CC34AF" w:rsidP="00CC34AF" w:rsidRDefault="00CC34AF" w14:paraId="05F729C8" w14:textId="77777777">
            <w:pPr>
              <w:rPr>
                <w:rFonts w:asciiTheme="majorHAnsi" w:hAnsiTheme="majorHAnsi" w:cstheme="majorHAnsi"/>
                <w:sz w:val="26"/>
                <w:szCs w:val="26"/>
                <w:shd w:val="clear" w:color="auto" w:fill="FFFFFF"/>
                <w:lang w:val="en-US"/>
              </w:rPr>
            </w:pPr>
          </w:p>
        </w:tc>
      </w:tr>
      <w:tr w:rsidRPr="00CC34AF" w:rsidR="00CC34AF" w:rsidTr="2A1A6A47" w14:paraId="0D27C9C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BF3539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10DB30D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3EC445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sách các khóa đào tạo đã đăng ký của Cán bộ/Giảng viên được hiển thị đầy đủ và chính xác.</w:t>
            </w:r>
          </w:p>
          <w:p w:rsidRPr="00CC34AF" w:rsidR="00CC34AF" w:rsidP="00CC34AF" w:rsidRDefault="00CC34AF" w14:paraId="5A05F6C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Trạng thái tham gia và kết quả đào tạo của từng khóa được hiển thị đúng theo dữ liệu do Phòng TCCB ghi nhận.</w:t>
            </w:r>
          </w:p>
          <w:p w:rsidRPr="00CC34AF" w:rsidR="00CC34AF" w:rsidP="00CC34AF" w:rsidRDefault="00CC34AF" w14:paraId="31D9D75D" w14:textId="77777777">
            <w:pPr>
              <w:rPr>
                <w:rFonts w:asciiTheme="majorHAnsi" w:hAnsiTheme="majorHAnsi" w:cstheme="majorHAnsi"/>
                <w:sz w:val="26"/>
                <w:szCs w:val="26"/>
                <w:shd w:val="clear" w:color="auto" w:fill="FFFFFF"/>
                <w:lang w:val="en-US"/>
              </w:rPr>
            </w:pPr>
          </w:p>
        </w:tc>
      </w:tr>
      <w:tr w:rsidRPr="00CC34AF" w:rsidR="00CC34AF" w:rsidTr="2A1A6A47" w14:paraId="15B98A2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A758E1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AD919A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hiển thị được danh sách do lỗi hệ thống hoặc dữ liệu không tồn tại.</w:t>
            </w:r>
          </w:p>
        </w:tc>
      </w:tr>
      <w:tr w:rsidRPr="00CC34AF" w:rsidR="00CC34AF" w:rsidTr="2A1A6A47" w14:paraId="6D357843" w14:textId="77777777">
        <w:trPr>
          <w:trHeight w:val="1372"/>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9F5273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1CEE8CA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0695A494" w14:textId="265BAD1B">
            <w:pPr>
              <w:rPr>
                <w:rFonts w:asciiTheme="majorHAnsi" w:hAnsiTheme="majorHAnsi" w:cstheme="majorBidi"/>
                <w:sz w:val="26"/>
                <w:szCs w:val="26"/>
                <w:shd w:val="clear" w:color="auto" w:fill="FFFFFF"/>
                <w:lang w:val="en-US"/>
              </w:rPr>
            </w:pPr>
            <w:r w:rsidRPr="3EF5A07A">
              <w:rPr>
                <w:rFonts w:asciiTheme="majorHAnsi" w:hAnsiTheme="majorHAnsi" w:cstheme="majorBidi"/>
                <w:sz w:val="26"/>
                <w:szCs w:val="26"/>
                <w:shd w:val="clear" w:color="auto" w:fill="FFFFFF"/>
                <w:lang w:val="en-US"/>
              </w:rPr>
              <w:t xml:space="preserve">1. </w:t>
            </w:r>
            <w:r w:rsidRPr="3EF5A07A" w:rsidR="00CC34AF">
              <w:rPr>
                <w:rFonts w:asciiTheme="majorHAnsi" w:hAnsiTheme="majorHAnsi" w:cstheme="majorBidi"/>
                <w:sz w:val="26"/>
                <w:szCs w:val="26"/>
                <w:shd w:val="clear" w:color="auto" w:fill="FFFFFF"/>
                <w:lang w:val="en-US"/>
              </w:rPr>
              <w:t xml:space="preserve">Cán bộ/Giảng viên truy cập chức năng </w:t>
            </w:r>
            <w:r w:rsidRPr="3EF5A07A" w:rsidR="00CC34AF">
              <w:rPr>
                <w:rFonts w:asciiTheme="majorHAnsi" w:hAnsiTheme="majorHAnsi" w:cstheme="majorBidi"/>
                <w:b/>
                <w:sz w:val="26"/>
                <w:szCs w:val="26"/>
                <w:shd w:val="clear" w:color="auto" w:fill="FFFFFF"/>
                <w:lang w:val="en-US"/>
              </w:rPr>
              <w:t>“Khóa đào tạo đã đăng ký”</w:t>
            </w:r>
            <w:r w:rsidRPr="3EF5A07A" w:rsidR="00CC34AF">
              <w:rPr>
                <w:rFonts w:asciiTheme="majorHAnsi" w:hAnsiTheme="majorHAnsi" w:cstheme="majorBidi"/>
                <w:sz w:val="26"/>
                <w:szCs w:val="26"/>
                <w:shd w:val="clear" w:color="auto" w:fill="FFFFFF"/>
                <w:lang w:val="en-US"/>
              </w:rPr>
              <w:t>.</w:t>
            </w:r>
          </w:p>
          <w:p w:rsidRPr="00CC34AF" w:rsidR="00CC34AF" w:rsidP="00CC34AF" w:rsidRDefault="00F70D98" w14:paraId="35D77C10" w14:textId="740499E4">
            <w:pPr>
              <w:rPr>
                <w:rFonts w:asciiTheme="majorHAnsi" w:hAnsiTheme="majorHAnsi" w:cstheme="majorBidi"/>
                <w:sz w:val="26"/>
                <w:szCs w:val="26"/>
                <w:shd w:val="clear" w:color="auto" w:fill="FFFFFF"/>
                <w:lang w:val="en-US"/>
              </w:rPr>
            </w:pPr>
            <w:r w:rsidRPr="691F27B3">
              <w:rPr>
                <w:rFonts w:asciiTheme="majorHAnsi" w:hAnsiTheme="majorHAnsi" w:cstheme="majorBidi"/>
                <w:sz w:val="26"/>
                <w:szCs w:val="26"/>
                <w:shd w:val="clear" w:color="auto" w:fill="FFFFFF"/>
                <w:lang w:val="en-US"/>
              </w:rPr>
              <w:t xml:space="preserve">2. </w:t>
            </w:r>
            <w:r w:rsidRPr="691F27B3" w:rsidR="00CC34AF">
              <w:rPr>
                <w:rFonts w:asciiTheme="majorHAnsi" w:hAnsiTheme="majorHAnsi" w:cstheme="majorBidi"/>
                <w:sz w:val="26"/>
                <w:szCs w:val="26"/>
                <w:shd w:val="clear" w:color="auto" w:fill="FFFFFF"/>
                <w:lang w:val="en-US"/>
              </w:rPr>
              <w:t>Hệ thống truy xuất danh sách các khóa đào tạo mà Cán bộ/Giảng viên đã đăng ký.</w:t>
            </w:r>
          </w:p>
          <w:p w:rsidRPr="00CC34AF" w:rsidR="00CC34AF" w:rsidP="3383CC90" w:rsidRDefault="00F70D98" w14:paraId="704A9B99" w14:textId="5B6190CA">
            <w:pPr>
              <w:rPr>
                <w:rFonts w:asciiTheme="majorHAnsi" w:hAnsiTheme="majorHAnsi" w:cstheme="majorBidi"/>
                <w:sz w:val="26"/>
                <w:szCs w:val="26"/>
                <w:lang w:val="en-US"/>
              </w:rPr>
            </w:pPr>
            <w:r w:rsidRPr="3383CC90">
              <w:rPr>
                <w:rFonts w:asciiTheme="majorHAnsi" w:hAnsiTheme="majorHAnsi" w:cstheme="majorBidi"/>
                <w:sz w:val="26"/>
                <w:szCs w:val="26"/>
                <w:shd w:val="clear" w:color="auto" w:fill="FFFFFF"/>
                <w:lang w:val="en-US"/>
              </w:rPr>
              <w:t xml:space="preserve">3. </w:t>
            </w:r>
            <w:r w:rsidRPr="3383CC90" w:rsidR="00CC34AF">
              <w:rPr>
                <w:rFonts w:asciiTheme="majorHAnsi" w:hAnsiTheme="majorHAnsi" w:cstheme="majorBidi"/>
                <w:sz w:val="26"/>
                <w:szCs w:val="26"/>
                <w:shd w:val="clear" w:color="auto" w:fill="FFFFFF"/>
                <w:lang w:val="en-US"/>
              </w:rPr>
              <w:t xml:space="preserve">Hệ thống hiển thị danh sách khóa đào tạo, bao gồm các thông tin: </w:t>
            </w:r>
          </w:p>
          <w:p w:rsidRPr="00CC34AF" w:rsidR="00CC34AF" w:rsidP="00893277" w:rsidRDefault="00CC34AF" w14:paraId="2BA3A275" w14:textId="6795A70A">
            <w:pPr>
              <w:pStyle w:val="ListParagraph"/>
              <w:numPr>
                <w:ilvl w:val="0"/>
                <w:numId w:val="123"/>
              </w:numPr>
              <w:rPr>
                <w:rFonts w:asciiTheme="majorHAnsi" w:hAnsiTheme="majorHAnsi" w:cstheme="majorBidi"/>
                <w:sz w:val="26"/>
                <w:szCs w:val="26"/>
                <w:lang w:val="en-US"/>
              </w:rPr>
            </w:pPr>
            <w:r w:rsidRPr="3383CC90">
              <w:rPr>
                <w:rFonts w:asciiTheme="majorHAnsi" w:hAnsiTheme="majorHAnsi" w:cstheme="majorBidi"/>
                <w:sz w:val="26"/>
                <w:szCs w:val="26"/>
                <w:shd w:val="clear" w:color="auto" w:fill="FFFFFF"/>
                <w:lang w:val="en-US"/>
              </w:rPr>
              <w:t xml:space="preserve">Tên khóa đào tạo, </w:t>
            </w:r>
          </w:p>
          <w:p w:rsidRPr="00CC34AF" w:rsidR="00CC34AF" w:rsidP="00893277" w:rsidRDefault="00CC34AF" w14:paraId="43A29769" w14:textId="59D24062">
            <w:pPr>
              <w:pStyle w:val="ListParagraph"/>
              <w:numPr>
                <w:ilvl w:val="0"/>
                <w:numId w:val="123"/>
              </w:numPr>
              <w:rPr>
                <w:rFonts w:asciiTheme="majorHAnsi" w:hAnsiTheme="majorHAnsi" w:cstheme="majorBidi"/>
                <w:sz w:val="26"/>
                <w:szCs w:val="26"/>
                <w:lang w:val="en-US"/>
              </w:rPr>
            </w:pPr>
            <w:r w:rsidRPr="3383CC90">
              <w:rPr>
                <w:rFonts w:asciiTheme="majorHAnsi" w:hAnsiTheme="majorHAnsi" w:cstheme="majorBidi"/>
                <w:sz w:val="26"/>
                <w:szCs w:val="26"/>
                <w:shd w:val="clear" w:color="auto" w:fill="FFFFFF"/>
                <w:lang w:val="en-US"/>
              </w:rPr>
              <w:t xml:space="preserve">Loại khóa đào tạo, </w:t>
            </w:r>
          </w:p>
          <w:p w:rsidRPr="00CC34AF" w:rsidR="00CC34AF" w:rsidP="00893277" w:rsidRDefault="00CC34AF" w14:paraId="0AEA0E11" w14:textId="6518E9C1">
            <w:pPr>
              <w:pStyle w:val="ListParagraph"/>
              <w:numPr>
                <w:ilvl w:val="0"/>
                <w:numId w:val="123"/>
              </w:numPr>
              <w:rPr>
                <w:rFonts w:asciiTheme="majorHAnsi" w:hAnsiTheme="majorHAnsi" w:cstheme="majorBidi"/>
                <w:sz w:val="26"/>
                <w:szCs w:val="26"/>
                <w:lang w:val="en-US"/>
              </w:rPr>
            </w:pPr>
            <w:r w:rsidRPr="3383CC90">
              <w:rPr>
                <w:rFonts w:asciiTheme="majorHAnsi" w:hAnsiTheme="majorHAnsi" w:cstheme="majorBidi"/>
                <w:sz w:val="26"/>
                <w:szCs w:val="26"/>
                <w:shd w:val="clear" w:color="auto" w:fill="FFFFFF"/>
                <w:lang w:val="en-US"/>
              </w:rPr>
              <w:t xml:space="preserve">Thời gian đào tạo (từ ngày – đến ngày), </w:t>
            </w:r>
          </w:p>
          <w:p w:rsidRPr="00CC34AF" w:rsidR="00CC34AF" w:rsidP="00893277" w:rsidRDefault="00CC34AF" w14:paraId="486D4566" w14:textId="1616BEF6">
            <w:pPr>
              <w:pStyle w:val="ListParagraph"/>
              <w:numPr>
                <w:ilvl w:val="0"/>
                <w:numId w:val="123"/>
              </w:numPr>
              <w:rPr>
                <w:rFonts w:asciiTheme="majorHAnsi" w:hAnsiTheme="majorHAnsi" w:cstheme="majorBidi"/>
                <w:sz w:val="26"/>
                <w:szCs w:val="26"/>
                <w:lang w:val="en-US"/>
              </w:rPr>
            </w:pPr>
            <w:r w:rsidRPr="3383CC90">
              <w:rPr>
                <w:rFonts w:asciiTheme="majorHAnsi" w:hAnsiTheme="majorHAnsi" w:cstheme="majorBidi"/>
                <w:sz w:val="26"/>
                <w:szCs w:val="26"/>
                <w:shd w:val="clear" w:color="auto" w:fill="FFFFFF"/>
                <w:lang w:val="en-US"/>
              </w:rPr>
              <w:t xml:space="preserve">Đơn vị/địa điểm tổ chức, </w:t>
            </w:r>
          </w:p>
          <w:p w:rsidRPr="00CC34AF" w:rsidR="00CC34AF" w:rsidP="00893277" w:rsidRDefault="00CC34AF" w14:paraId="0CA2EFE8" w14:textId="3C5171D2">
            <w:pPr>
              <w:pStyle w:val="ListParagraph"/>
              <w:numPr>
                <w:ilvl w:val="0"/>
                <w:numId w:val="123"/>
              </w:numPr>
              <w:rPr>
                <w:rFonts w:asciiTheme="majorHAnsi" w:hAnsiTheme="majorHAnsi" w:cstheme="majorBidi"/>
                <w:sz w:val="26"/>
                <w:szCs w:val="26"/>
                <w:lang w:val="en-US"/>
              </w:rPr>
            </w:pPr>
            <w:r w:rsidRPr="3383CC90">
              <w:rPr>
                <w:rFonts w:asciiTheme="majorHAnsi" w:hAnsiTheme="majorHAnsi" w:cstheme="majorBidi"/>
                <w:sz w:val="26"/>
                <w:szCs w:val="26"/>
                <w:shd w:val="clear" w:color="auto" w:fill="FFFFFF"/>
                <w:lang w:val="en-US"/>
              </w:rPr>
              <w:t xml:space="preserve">Trạng thái khóa đào tạo (Đang mở đăng ký / Đang đào tạo / Đã hoàn thành), </w:t>
            </w:r>
          </w:p>
          <w:p w:rsidRPr="00CC34AF" w:rsidR="00CC34AF" w:rsidP="00893277" w:rsidRDefault="00CC34AF" w14:paraId="26BF316E" w14:textId="294C790D">
            <w:pPr>
              <w:pStyle w:val="ListParagraph"/>
              <w:numPr>
                <w:ilvl w:val="0"/>
                <w:numId w:val="123"/>
              </w:numPr>
              <w:rPr>
                <w:rFonts w:asciiTheme="majorHAnsi" w:hAnsiTheme="majorHAnsi" w:cstheme="majorBidi"/>
                <w:sz w:val="26"/>
                <w:szCs w:val="26"/>
                <w:shd w:val="clear" w:color="auto" w:fill="FFFFFF"/>
                <w:lang w:val="en-US"/>
              </w:rPr>
            </w:pPr>
            <w:r w:rsidRPr="2A1A6A47">
              <w:rPr>
                <w:rFonts w:asciiTheme="majorHAnsi" w:hAnsiTheme="majorHAnsi" w:cstheme="majorBidi"/>
                <w:sz w:val="26"/>
                <w:szCs w:val="26"/>
                <w:shd w:val="clear" w:color="auto" w:fill="FFFFFF"/>
                <w:lang w:val="en-US"/>
              </w:rPr>
              <w:t>Trạng thái tham gia của cá nhân (Đã đăng ký, Đang học, Hoàn thành, Không đạt).</w:t>
            </w:r>
          </w:p>
          <w:p w:rsidRPr="00CC34AF" w:rsidR="00CC34AF" w:rsidP="00CC34AF" w:rsidRDefault="00CC34AF" w14:paraId="0FD8049B" w14:textId="77777777">
            <w:pPr>
              <w:rPr>
                <w:rFonts w:asciiTheme="majorHAnsi" w:hAnsiTheme="majorHAnsi" w:cstheme="majorBidi"/>
                <w:sz w:val="26"/>
                <w:szCs w:val="26"/>
                <w:shd w:val="clear" w:color="auto" w:fill="FFFFFF"/>
                <w:lang w:val="en-US"/>
              </w:rPr>
            </w:pPr>
          </w:p>
        </w:tc>
      </w:tr>
      <w:tr w:rsidRPr="00CC34AF" w:rsidR="00CC34AF" w:rsidTr="2A1A6A47" w14:paraId="59EA394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75386E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1A6AD00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EBBE91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 </w:t>
            </w:r>
          </w:p>
        </w:tc>
      </w:tr>
      <w:tr w:rsidRPr="00CC34AF" w:rsidR="00CC34AF" w:rsidTr="2A1A6A47" w14:paraId="0006A7A5" w14:textId="77777777">
        <w:trPr>
          <w:trHeight w:val="69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9A4206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787CC1F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52964A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có</w:t>
            </w:r>
          </w:p>
        </w:tc>
      </w:tr>
    </w:tbl>
    <w:p w:rsidRPr="00CC34AF" w:rsidR="00CC34AF" w:rsidP="00CC34AF" w:rsidRDefault="00CC34AF" w14:paraId="1A5A2409" w14:textId="77777777">
      <w:pPr>
        <w:rPr>
          <w:rFonts w:asciiTheme="majorHAnsi" w:hAnsiTheme="majorHAnsi" w:cstheme="majorHAnsi"/>
          <w:sz w:val="26"/>
          <w:szCs w:val="26"/>
          <w:shd w:val="clear" w:color="auto" w:fill="FFFFFF"/>
          <w:lang w:val="en-US"/>
        </w:rPr>
      </w:pPr>
    </w:p>
    <w:p w:rsidRPr="00CC34AF" w:rsidR="00CC34AF" w:rsidP="00C73871" w:rsidRDefault="65321137" w14:paraId="0F251E81" w14:textId="41245A7D">
      <w:pPr>
        <w:pStyle w:val="Heading3"/>
        <w:rPr>
          <w:sz w:val="26"/>
          <w:szCs w:val="26"/>
          <w:lang w:val="en-US"/>
        </w:rPr>
      </w:pPr>
      <w:bookmarkStart w:name="_Toc223525329" w:id="85"/>
      <w:r w:rsidRPr="65321137">
        <w:rPr>
          <w:lang w:val="en-US"/>
        </w:rPr>
        <w:t>4.42. Use Case: Xem nhật ký hệ thống (Audit Log)</w:t>
      </w:r>
      <w:bookmarkEnd w:id="85"/>
    </w:p>
    <w:p w:rsidRPr="00CC34AF" w:rsidR="00CC34AF" w:rsidP="00CC34AF" w:rsidRDefault="00CC34AF" w14:paraId="1E0FE299" w14:textId="77777777">
      <w:pPr>
        <w:rPr>
          <w:rFonts w:asciiTheme="majorHAnsi" w:hAnsiTheme="majorHAnsi" w:cstheme="majorHAnsi"/>
          <w:sz w:val="26"/>
          <w:szCs w:val="26"/>
          <w:shd w:val="clear" w:color="auto" w:fill="FFFFF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880"/>
        <w:gridCol w:w="6887"/>
      </w:tblGrid>
      <w:tr w:rsidRPr="00CC34AF" w:rsidR="00CC34AF" w:rsidTr="00A52B3A" w14:paraId="7F6B078B" w14:textId="77777777">
        <w:trPr>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A52B3A" w:rsidR="00CC34AF" w:rsidP="00CC34AF" w:rsidRDefault="00CC34AF" w14:paraId="6274BD8C"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Tên use case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0" w:type="dxa"/>
              <w:left w:w="100" w:type="dxa"/>
              <w:bottom w:w="0" w:type="dxa"/>
              <w:right w:w="100" w:type="dxa"/>
            </w:tcMar>
            <w:hideMark/>
          </w:tcPr>
          <w:p w:rsidRPr="00A52B3A" w:rsidR="00CC34AF" w:rsidP="00CC34AF" w:rsidRDefault="00CC34AF" w14:paraId="339893CE" w14:textId="77777777">
            <w:pPr>
              <w:rPr>
                <w:rFonts w:asciiTheme="majorHAnsi" w:hAnsiTheme="majorHAnsi" w:cstheme="majorBidi"/>
                <w:sz w:val="26"/>
                <w:szCs w:val="26"/>
                <w:highlight w:val="lightGray"/>
                <w:shd w:val="clear" w:color="auto" w:fill="FFFFFF"/>
                <w:lang w:val="en-US"/>
              </w:rPr>
            </w:pPr>
            <w:r w:rsidRPr="60F31A95">
              <w:rPr>
                <w:rFonts w:asciiTheme="majorHAnsi" w:hAnsiTheme="majorHAnsi" w:cstheme="majorBidi"/>
                <w:b/>
                <w:sz w:val="26"/>
                <w:szCs w:val="26"/>
                <w:highlight w:val="lightGray"/>
                <w:shd w:val="clear" w:color="auto" w:fill="FFFFFF"/>
                <w:lang w:val="en-US"/>
              </w:rPr>
              <w:t>Xem nhật ký hệ thống (Audit Log)</w:t>
            </w:r>
          </w:p>
        </w:tc>
      </w:tr>
      <w:tr w:rsidRPr="00CC34AF" w:rsidR="00CC34AF" w:rsidTr="411F5CB7" w14:paraId="6E58E11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80D6B2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Tác nhân chính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45D4F3E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w:t>
            </w:r>
          </w:p>
          <w:p w:rsidRPr="00CC34AF" w:rsidR="00CC34AF" w:rsidP="00CC34AF" w:rsidRDefault="00CC34AF" w14:paraId="159E20B1" w14:textId="77777777">
            <w:pPr>
              <w:rPr>
                <w:rFonts w:asciiTheme="majorHAnsi" w:hAnsiTheme="majorHAnsi" w:cstheme="majorHAnsi"/>
                <w:sz w:val="26"/>
                <w:szCs w:val="26"/>
                <w:shd w:val="clear" w:color="auto" w:fill="FFFFFF"/>
                <w:lang w:val="en-US"/>
              </w:rPr>
            </w:pPr>
          </w:p>
        </w:tc>
      </w:tr>
      <w:tr w:rsidRPr="00CC34AF" w:rsidR="00CC34AF" w:rsidTr="411F5CB7" w14:paraId="446F9D53"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2C12C4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Mục đích (mô tả)</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7CCFE6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Cho phép Quản trị viên xem, tìm kiếm và lọc nhật ký ghi lại toàn bộ các thao tác quan trọng trên hệ thống (đăng nhập, thêm/sửa/xóa dữ liệu, phân quyền, thay đổi trạng thái…) nhằm phục vụ công tác giám sát, kiểm tra an ninh và truy vết sự cố.</w:t>
            </w:r>
          </w:p>
          <w:p w:rsidRPr="00CC34AF" w:rsidR="00CC34AF" w:rsidP="00CC34AF" w:rsidRDefault="00CC34AF" w14:paraId="7E48A85B" w14:textId="77777777">
            <w:pPr>
              <w:rPr>
                <w:rFonts w:asciiTheme="majorHAnsi" w:hAnsiTheme="majorHAnsi" w:cstheme="majorHAnsi"/>
                <w:sz w:val="26"/>
                <w:szCs w:val="26"/>
                <w:shd w:val="clear" w:color="auto" w:fill="FFFFFF"/>
                <w:lang w:val="en-US"/>
              </w:rPr>
            </w:pPr>
          </w:p>
        </w:tc>
      </w:tr>
      <w:tr w:rsidRPr="00CC34AF" w:rsidR="00CC34AF" w:rsidTr="411F5CB7" w14:paraId="71B6EB0A"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8F35325"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Mức độ ưu tiên</w:t>
            </w:r>
          </w:p>
          <w:p w:rsidRPr="00CC34AF" w:rsidR="00CC34AF" w:rsidP="00CC34AF" w:rsidRDefault="00CC34AF" w14:paraId="79C96BA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(Priority)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F35101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Bắt buộc</w:t>
            </w:r>
          </w:p>
        </w:tc>
      </w:tr>
      <w:tr w:rsidRPr="00CC34AF" w:rsidR="00CC34AF" w:rsidTr="411F5CB7" w14:paraId="791EF512"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1163D0AD"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kích hoạt</w:t>
            </w:r>
          </w:p>
          <w:p w:rsidRPr="00CC34AF" w:rsidR="00CC34AF" w:rsidP="00CC34AF" w:rsidRDefault="00CC34AF" w14:paraId="3D49420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(Trigger)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E76134E"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Quản trị viên chọn menu "Nhật ký hệ thống" (Audit Log).</w:t>
            </w:r>
          </w:p>
          <w:p w:rsidRPr="00CC34AF" w:rsidR="00CC34AF" w:rsidP="00CC34AF" w:rsidRDefault="00CC34AF" w14:paraId="52CF633D" w14:textId="77777777">
            <w:pPr>
              <w:rPr>
                <w:rFonts w:asciiTheme="majorHAnsi" w:hAnsiTheme="majorHAnsi" w:cstheme="majorHAnsi"/>
                <w:sz w:val="26"/>
                <w:szCs w:val="26"/>
                <w:shd w:val="clear" w:color="auto" w:fill="FFFFFF"/>
                <w:lang w:val="en-US"/>
              </w:rPr>
            </w:pPr>
          </w:p>
        </w:tc>
      </w:tr>
      <w:tr w:rsidRPr="00CC34AF" w:rsidR="00CC34AF" w:rsidTr="411F5CB7" w14:paraId="0CA3701F"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3ACB28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tiên quyết</w:t>
            </w:r>
          </w:p>
          <w:p w:rsidRPr="00CC34AF" w:rsidR="00CC34AF" w:rsidP="00CC34AF" w:rsidRDefault="00CC34AF" w14:paraId="034A53D8"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(Precondition)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7F34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Người dùng đã đăng nhập với vai trò Quản trị viên hệ thống. Hệ thống đã ghi nhận các bản ghi nhật ký từ hoạt động của người dùng.</w:t>
            </w:r>
          </w:p>
          <w:p w:rsidRPr="00CC34AF" w:rsidR="00CC34AF" w:rsidP="00CC34AF" w:rsidRDefault="00CC34AF" w14:paraId="0C1494F7" w14:textId="77777777">
            <w:pPr>
              <w:rPr>
                <w:rFonts w:asciiTheme="majorHAnsi" w:hAnsiTheme="majorHAnsi" w:cstheme="majorHAnsi"/>
                <w:sz w:val="26"/>
                <w:szCs w:val="26"/>
                <w:shd w:val="clear" w:color="auto" w:fill="FFFFFF"/>
                <w:lang w:val="en-US"/>
              </w:rPr>
            </w:pPr>
          </w:p>
        </w:tc>
      </w:tr>
      <w:tr w:rsidRPr="00CC34AF" w:rsidR="00CC34AF" w:rsidTr="411F5CB7" w14:paraId="655DACCE"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511051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thành công</w:t>
            </w:r>
          </w:p>
          <w:p w:rsidRPr="00CC34AF" w:rsidR="00CC34AF" w:rsidP="00CC34AF" w:rsidRDefault="00CC34AF" w14:paraId="28FC32AC"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(Post-condition)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6E30ADB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Danh sách nhật ký hệ thống được hiển thị đầy đủ, chính xác theo tiêu chí lọc. Không có thay đổi dữ liệu trong hệ thống (chỉ đọc).</w:t>
            </w:r>
          </w:p>
          <w:p w:rsidRPr="00CC34AF" w:rsidR="00CC34AF" w:rsidP="00CC34AF" w:rsidRDefault="00CC34AF" w14:paraId="5C84953A" w14:textId="77777777">
            <w:pPr>
              <w:rPr>
                <w:rFonts w:asciiTheme="majorHAnsi" w:hAnsiTheme="majorHAnsi" w:cstheme="majorHAnsi"/>
                <w:sz w:val="26"/>
                <w:szCs w:val="26"/>
                <w:shd w:val="clear" w:color="auto" w:fill="FFFFFF"/>
                <w:lang w:val="en-US"/>
              </w:rPr>
            </w:pPr>
          </w:p>
        </w:tc>
      </w:tr>
      <w:tr w:rsidRPr="00CC34AF" w:rsidR="00CC34AF" w:rsidTr="411F5CB7" w14:paraId="43EE6196"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55BB59C3"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Điều kiện thất bại</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0F6F828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Không hiển thị được nhật ký do lỗi hệ thống.</w:t>
            </w:r>
          </w:p>
        </w:tc>
      </w:tr>
      <w:tr w:rsidRPr="00CC34AF" w:rsidR="00CC34AF" w:rsidTr="411F5CB7" w14:paraId="68FFDF52" w14:textId="77777777">
        <w:trPr>
          <w:trHeight w:val="1372"/>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2B227F5A"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chính</w:t>
            </w:r>
          </w:p>
          <w:p w:rsidRPr="00CC34AF" w:rsidR="00CC34AF" w:rsidP="00CC34AF" w:rsidRDefault="00CC34AF" w14:paraId="657C5A96"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(Basic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F70D98" w14:paraId="6EAC23DA" w14:textId="1F0FA57C">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1. </w:t>
            </w:r>
            <w:r w:rsidRPr="411F5CB7" w:rsidR="00CC34AF">
              <w:rPr>
                <w:rFonts w:asciiTheme="majorHAnsi" w:hAnsiTheme="majorHAnsi" w:cstheme="majorBidi"/>
                <w:sz w:val="26"/>
                <w:szCs w:val="26"/>
                <w:shd w:val="clear" w:color="auto" w:fill="FFFFFF"/>
                <w:lang w:val="en-US"/>
              </w:rPr>
              <w:t>Quản trị viên chọn menu "Nhật ký hệ thống".</w:t>
            </w:r>
          </w:p>
          <w:p w:rsidRPr="00CC34AF" w:rsidR="00CC34AF" w:rsidP="1EA3336C" w:rsidRDefault="411F5CB7" w14:paraId="04864413" w14:textId="458ADE87">
            <w:pPr>
              <w:rPr>
                <w:rFonts w:asciiTheme="majorHAnsi" w:hAnsiTheme="majorHAnsi" w:cstheme="majorBidi"/>
                <w:sz w:val="26"/>
                <w:szCs w:val="26"/>
                <w:lang w:val="en-US"/>
              </w:rPr>
            </w:pPr>
            <w:r w:rsidRPr="411F5CB7">
              <w:rPr>
                <w:rFonts w:asciiTheme="majorHAnsi" w:hAnsiTheme="majorHAnsi" w:cstheme="majorBidi"/>
                <w:sz w:val="26"/>
                <w:szCs w:val="26"/>
                <w:lang w:val="en-US"/>
              </w:rPr>
              <w:t>2</w:t>
            </w:r>
            <w:r w:rsidRPr="411F5CB7" w:rsidR="00F70D98">
              <w:rPr>
                <w:rFonts w:asciiTheme="majorHAnsi" w:hAnsiTheme="majorHAnsi" w:cstheme="majorBidi"/>
                <w:sz w:val="26"/>
                <w:szCs w:val="26"/>
                <w:shd w:val="clear" w:color="auto" w:fill="FFFFFF"/>
                <w:lang w:val="en-US"/>
              </w:rPr>
              <w:t xml:space="preserve">. </w:t>
            </w:r>
            <w:r w:rsidRPr="411F5CB7" w:rsidR="00CC34AF">
              <w:rPr>
                <w:rFonts w:asciiTheme="majorHAnsi" w:hAnsiTheme="majorHAnsi" w:cstheme="majorBidi"/>
                <w:sz w:val="26"/>
                <w:szCs w:val="26"/>
                <w:shd w:val="clear" w:color="auto" w:fill="FFFFFF"/>
                <w:lang w:val="en-US"/>
              </w:rPr>
              <w:t xml:space="preserve">Hệ thống hiển thị danh sách nhật ký (phân trang), mỗi bản ghi bao gồm: </w:t>
            </w:r>
          </w:p>
          <w:p w:rsidRPr="00CC34AF" w:rsidR="00CC34AF" w:rsidP="00893277" w:rsidRDefault="00CC34AF" w14:paraId="379FA87C" w14:textId="56BBA3CF">
            <w:pPr>
              <w:pStyle w:val="ListParagraph"/>
              <w:numPr>
                <w:ilvl w:val="0"/>
                <w:numId w:val="124"/>
              </w:numPr>
              <w:rPr>
                <w:rFonts w:asciiTheme="majorHAnsi" w:hAnsiTheme="majorHAnsi" w:cstheme="majorBidi"/>
                <w:sz w:val="26"/>
                <w:szCs w:val="26"/>
                <w:lang w:val="en-US"/>
              </w:rPr>
            </w:pPr>
            <w:r w:rsidRPr="411F5CB7">
              <w:rPr>
                <w:rFonts w:asciiTheme="majorHAnsi" w:hAnsiTheme="majorHAnsi" w:cstheme="majorBidi"/>
                <w:sz w:val="26"/>
                <w:szCs w:val="26"/>
                <w:shd w:val="clear" w:color="auto" w:fill="FFFFFF"/>
                <w:lang w:val="en-US"/>
              </w:rPr>
              <w:t xml:space="preserve">Thời gian thao tác, </w:t>
            </w:r>
          </w:p>
          <w:p w:rsidRPr="00CC34AF" w:rsidR="00CC34AF" w:rsidP="00893277" w:rsidRDefault="00CC34AF" w14:paraId="1B7425F8" w14:textId="29915DEB">
            <w:pPr>
              <w:pStyle w:val="ListParagraph"/>
              <w:numPr>
                <w:ilvl w:val="0"/>
                <w:numId w:val="124"/>
              </w:numPr>
              <w:rPr>
                <w:rFonts w:asciiTheme="majorHAnsi" w:hAnsiTheme="majorHAnsi" w:cstheme="majorBidi"/>
                <w:sz w:val="26"/>
                <w:szCs w:val="26"/>
                <w:lang w:val="en-US"/>
              </w:rPr>
            </w:pPr>
            <w:r w:rsidRPr="411F5CB7">
              <w:rPr>
                <w:rFonts w:asciiTheme="majorHAnsi" w:hAnsiTheme="majorHAnsi" w:cstheme="majorBidi"/>
                <w:sz w:val="26"/>
                <w:szCs w:val="26"/>
                <w:shd w:val="clear" w:color="auto" w:fill="FFFFFF"/>
                <w:lang w:val="en-US"/>
              </w:rPr>
              <w:t xml:space="preserve">Tài khoản thực hiện (Username), </w:t>
            </w:r>
          </w:p>
          <w:p w:rsidRPr="00CC34AF" w:rsidR="00CC34AF" w:rsidP="00893277" w:rsidRDefault="00CC34AF" w14:paraId="452F4240" w14:textId="47AD94BE">
            <w:pPr>
              <w:pStyle w:val="ListParagraph"/>
              <w:numPr>
                <w:ilvl w:val="0"/>
                <w:numId w:val="124"/>
              </w:numPr>
              <w:rPr>
                <w:rFonts w:asciiTheme="majorHAnsi" w:hAnsiTheme="majorHAnsi" w:cstheme="majorBidi"/>
                <w:sz w:val="26"/>
                <w:szCs w:val="26"/>
                <w:lang w:val="en-US"/>
              </w:rPr>
            </w:pPr>
            <w:r w:rsidRPr="411F5CB7">
              <w:rPr>
                <w:rFonts w:asciiTheme="majorHAnsi" w:hAnsiTheme="majorHAnsi" w:cstheme="majorBidi"/>
                <w:sz w:val="26"/>
                <w:szCs w:val="26"/>
                <w:shd w:val="clear" w:color="auto" w:fill="FFFFFF"/>
                <w:lang w:val="en-US"/>
              </w:rPr>
              <w:t xml:space="preserve">Họ tên người thực hiện, </w:t>
            </w:r>
          </w:p>
          <w:p w:rsidRPr="00CC34AF" w:rsidR="00CC34AF" w:rsidP="00893277" w:rsidRDefault="00CC34AF" w14:paraId="0BFF0816" w14:textId="5E46AB9E">
            <w:pPr>
              <w:pStyle w:val="ListParagraph"/>
              <w:numPr>
                <w:ilvl w:val="0"/>
                <w:numId w:val="124"/>
              </w:numPr>
              <w:rPr>
                <w:rFonts w:asciiTheme="majorHAnsi" w:hAnsiTheme="majorHAnsi" w:cstheme="majorBidi"/>
                <w:sz w:val="26"/>
                <w:szCs w:val="26"/>
                <w:lang w:val="en-US"/>
              </w:rPr>
            </w:pPr>
            <w:r w:rsidRPr="411F5CB7">
              <w:rPr>
                <w:rFonts w:asciiTheme="majorHAnsi" w:hAnsiTheme="majorHAnsi" w:cstheme="majorBidi"/>
                <w:sz w:val="26"/>
                <w:szCs w:val="26"/>
                <w:shd w:val="clear" w:color="auto" w:fill="FFFFFF"/>
                <w:lang w:val="en-US"/>
              </w:rPr>
              <w:t xml:space="preserve">Vai trò, </w:t>
            </w:r>
          </w:p>
          <w:p w:rsidRPr="00CC34AF" w:rsidR="00CC34AF" w:rsidP="00893277" w:rsidRDefault="00CC34AF" w14:paraId="0B228676" w14:textId="6B37E999">
            <w:pPr>
              <w:pStyle w:val="ListParagraph"/>
              <w:numPr>
                <w:ilvl w:val="0"/>
                <w:numId w:val="124"/>
              </w:numPr>
              <w:rPr>
                <w:rFonts w:asciiTheme="majorHAnsi" w:hAnsiTheme="majorHAnsi" w:cstheme="majorBidi"/>
                <w:sz w:val="26"/>
                <w:szCs w:val="26"/>
                <w:lang w:val="en-US"/>
              </w:rPr>
            </w:pPr>
            <w:r w:rsidRPr="411F5CB7">
              <w:rPr>
                <w:rFonts w:asciiTheme="majorHAnsi" w:hAnsiTheme="majorHAnsi" w:cstheme="majorBidi"/>
                <w:sz w:val="26"/>
                <w:szCs w:val="26"/>
                <w:shd w:val="clear" w:color="auto" w:fill="FFFFFF"/>
                <w:lang w:val="en-US"/>
              </w:rPr>
              <w:t xml:space="preserve">Loại hành động (Đăng nhập / Đăng xuất / Thêm / Sửa / Xóa / Phân quyền / Thay đổi trạng thái), </w:t>
            </w:r>
          </w:p>
          <w:p w:rsidRPr="00CC34AF" w:rsidR="00CC34AF" w:rsidP="00893277" w:rsidRDefault="00CC34AF" w14:paraId="2A920F5E" w14:textId="0FA5750E">
            <w:pPr>
              <w:pStyle w:val="ListParagraph"/>
              <w:numPr>
                <w:ilvl w:val="0"/>
                <w:numId w:val="124"/>
              </w:numPr>
              <w:rPr>
                <w:rFonts w:asciiTheme="majorHAnsi" w:hAnsiTheme="majorHAnsi" w:cstheme="majorBidi"/>
                <w:sz w:val="26"/>
                <w:szCs w:val="26"/>
                <w:lang w:val="en-US"/>
              </w:rPr>
            </w:pPr>
            <w:r w:rsidRPr="411F5CB7">
              <w:rPr>
                <w:rFonts w:asciiTheme="majorHAnsi" w:hAnsiTheme="majorHAnsi" w:cstheme="majorBidi"/>
                <w:sz w:val="26"/>
                <w:szCs w:val="26"/>
                <w:shd w:val="clear" w:color="auto" w:fill="FFFFFF"/>
                <w:lang w:val="en-US"/>
              </w:rPr>
              <w:t xml:space="preserve">Đối tượng bị tác động (Tên module, Mã đối tượng), </w:t>
            </w:r>
          </w:p>
          <w:p w:rsidRPr="00CC34AF" w:rsidR="00CC34AF" w:rsidP="00893277" w:rsidRDefault="00CC34AF" w14:paraId="19D03A94" w14:textId="4629F022">
            <w:pPr>
              <w:pStyle w:val="ListParagraph"/>
              <w:numPr>
                <w:ilvl w:val="0"/>
                <w:numId w:val="124"/>
              </w:numPr>
              <w:rPr>
                <w:rFonts w:asciiTheme="majorHAnsi" w:hAnsiTheme="majorHAnsi" w:cstheme="majorBidi"/>
                <w:sz w:val="26"/>
                <w:szCs w:val="26"/>
                <w:lang w:val="en-US"/>
              </w:rPr>
            </w:pPr>
            <w:r w:rsidRPr="411F5CB7">
              <w:rPr>
                <w:rFonts w:asciiTheme="majorHAnsi" w:hAnsiTheme="majorHAnsi" w:cstheme="majorBidi"/>
                <w:sz w:val="26"/>
                <w:szCs w:val="26"/>
                <w:shd w:val="clear" w:color="auto" w:fill="FFFFFF"/>
                <w:lang w:val="en-US"/>
              </w:rPr>
              <w:t xml:space="preserve">Mô tả chi tiết thay đổi, </w:t>
            </w:r>
          </w:p>
          <w:p w:rsidRPr="00CC34AF" w:rsidR="00CC34AF" w:rsidP="00893277" w:rsidRDefault="00CC34AF" w14:paraId="5CE84998" w14:textId="42903EB2">
            <w:pPr>
              <w:pStyle w:val="ListParagraph"/>
              <w:numPr>
                <w:ilvl w:val="0"/>
                <w:numId w:val="124"/>
              </w:numPr>
              <w:rPr>
                <w:rFonts w:asciiTheme="majorHAnsi" w:hAnsiTheme="majorHAnsi" w:cstheme="majorBidi"/>
                <w:sz w:val="26"/>
                <w:szCs w:val="26"/>
                <w:lang w:val="en-US"/>
              </w:rPr>
            </w:pPr>
            <w:r w:rsidRPr="411F5CB7">
              <w:rPr>
                <w:rFonts w:asciiTheme="majorHAnsi" w:hAnsiTheme="majorHAnsi" w:cstheme="majorBidi"/>
                <w:sz w:val="26"/>
                <w:szCs w:val="26"/>
                <w:shd w:val="clear" w:color="auto" w:fill="FFFFFF"/>
                <w:lang w:val="en-US"/>
              </w:rPr>
              <w:t>Địa chỉ IP.</w:t>
            </w:r>
          </w:p>
          <w:p w:rsidRPr="00CC34AF" w:rsidR="00CC34AF" w:rsidP="00CC34AF" w:rsidRDefault="00F70D98" w14:paraId="565C3F88" w14:textId="09541846">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3. </w:t>
            </w:r>
            <w:r w:rsidRPr="411F5CB7" w:rsidR="00CC34AF">
              <w:rPr>
                <w:rFonts w:asciiTheme="majorHAnsi" w:hAnsiTheme="majorHAnsi" w:cstheme="majorBidi"/>
                <w:sz w:val="26"/>
                <w:szCs w:val="26"/>
                <w:shd w:val="clear" w:color="auto" w:fill="FFFFFF"/>
                <w:lang w:val="en-US"/>
              </w:rPr>
              <w:t>Quản trị viên có thể lọc nhật ký theo các tiêu chí:</w:t>
            </w:r>
          </w:p>
          <w:p w:rsidRPr="00A52B3A" w:rsidR="00CC34AF" w:rsidP="00893277" w:rsidRDefault="00CC34AF" w14:paraId="2BFE3327" w14:textId="0D0217A5">
            <w:pPr>
              <w:pStyle w:val="ListParagraph"/>
              <w:numPr>
                <w:ilvl w:val="0"/>
                <w:numId w:val="132"/>
              </w:numPr>
              <w:rPr>
                <w:rFonts w:asciiTheme="majorHAnsi" w:hAnsiTheme="majorHAnsi" w:cstheme="majorBidi"/>
                <w:sz w:val="26"/>
                <w:szCs w:val="26"/>
                <w:shd w:val="clear" w:color="auto" w:fill="FFFFFF"/>
                <w:lang w:val="en-US"/>
              </w:rPr>
            </w:pPr>
            <w:r w:rsidRPr="00A52B3A">
              <w:rPr>
                <w:rFonts w:asciiTheme="majorHAnsi" w:hAnsiTheme="majorHAnsi" w:cstheme="majorBidi"/>
                <w:sz w:val="26"/>
                <w:szCs w:val="26"/>
                <w:shd w:val="clear" w:color="auto" w:fill="FFFFFF"/>
                <w:lang w:val="en-US"/>
              </w:rPr>
              <w:t>Khoảng thời gian: Từ ngày – Đến ngày</w:t>
            </w:r>
          </w:p>
          <w:p w:rsidRPr="00A52B3A" w:rsidR="00CC34AF" w:rsidP="00893277" w:rsidRDefault="00CC34AF" w14:paraId="51FD247A" w14:textId="52CBBB0F">
            <w:pPr>
              <w:pStyle w:val="ListParagraph"/>
              <w:numPr>
                <w:ilvl w:val="0"/>
                <w:numId w:val="132"/>
              </w:numPr>
              <w:rPr>
                <w:rFonts w:asciiTheme="majorHAnsi" w:hAnsiTheme="majorHAnsi" w:cstheme="majorBidi"/>
                <w:sz w:val="26"/>
                <w:szCs w:val="26"/>
                <w:shd w:val="clear" w:color="auto" w:fill="FFFFFF"/>
                <w:lang w:val="en-US"/>
              </w:rPr>
            </w:pPr>
            <w:r w:rsidRPr="00A52B3A">
              <w:rPr>
                <w:rFonts w:asciiTheme="majorHAnsi" w:hAnsiTheme="majorHAnsi" w:cstheme="majorBidi"/>
                <w:sz w:val="26"/>
                <w:szCs w:val="26"/>
                <w:shd w:val="clear" w:color="auto" w:fill="FFFFFF"/>
                <w:lang w:val="en-US"/>
              </w:rPr>
              <w:t>Tài khoản thực hiện: Nhập Username hoặc Họ tên</w:t>
            </w:r>
          </w:p>
          <w:p w:rsidRPr="00A52B3A" w:rsidR="00CC34AF" w:rsidP="00893277" w:rsidRDefault="00CC34AF" w14:paraId="776D36D5" w14:textId="6D3E0091">
            <w:pPr>
              <w:pStyle w:val="ListParagraph"/>
              <w:numPr>
                <w:ilvl w:val="0"/>
                <w:numId w:val="132"/>
              </w:numPr>
              <w:rPr>
                <w:rFonts w:asciiTheme="majorHAnsi" w:hAnsiTheme="majorHAnsi" w:cstheme="majorBidi"/>
                <w:sz w:val="26"/>
                <w:szCs w:val="26"/>
                <w:shd w:val="clear" w:color="auto" w:fill="FFFFFF"/>
                <w:lang w:val="en-US"/>
              </w:rPr>
            </w:pPr>
            <w:r w:rsidRPr="00A52B3A">
              <w:rPr>
                <w:rFonts w:asciiTheme="majorHAnsi" w:hAnsiTheme="majorHAnsi" w:cstheme="majorBidi"/>
                <w:sz w:val="26"/>
                <w:szCs w:val="26"/>
                <w:shd w:val="clear" w:color="auto" w:fill="FFFFFF"/>
                <w:lang w:val="en-US"/>
              </w:rPr>
              <w:t>Loại hành động: Tất cả (Mặc định), Đăng nhập, Đăng xuất, Thêm, Sửa, Xóa, Phân quyền, Thay đổi trạng thái</w:t>
            </w:r>
          </w:p>
          <w:p w:rsidRPr="00A52B3A" w:rsidR="00CC34AF" w:rsidP="00893277" w:rsidRDefault="00CC34AF" w14:paraId="33DD7367" w14:textId="0F94E6E0">
            <w:pPr>
              <w:pStyle w:val="ListParagraph"/>
              <w:numPr>
                <w:ilvl w:val="0"/>
                <w:numId w:val="132"/>
              </w:numPr>
              <w:rPr>
                <w:rFonts w:asciiTheme="majorHAnsi" w:hAnsiTheme="majorHAnsi" w:cstheme="majorBidi"/>
                <w:sz w:val="26"/>
                <w:szCs w:val="26"/>
                <w:shd w:val="clear" w:color="auto" w:fill="FFFFFF"/>
                <w:lang w:val="en-US"/>
              </w:rPr>
            </w:pPr>
            <w:r w:rsidRPr="00A52B3A">
              <w:rPr>
                <w:rFonts w:asciiTheme="majorHAnsi" w:hAnsiTheme="majorHAnsi" w:cstheme="majorBidi"/>
                <w:sz w:val="26"/>
                <w:szCs w:val="26"/>
                <w:shd w:val="clear" w:color="auto" w:fill="FFFFFF"/>
                <w:lang w:val="en-US"/>
              </w:rPr>
              <w:t>Module: Tất cả (Mặc định), Quản lý tài khoản, Hồ sơ nhân sự, Cơ cấu tổ chức, Hợp đồng, Đào tạo, Danh mục cấu hình</w:t>
            </w:r>
          </w:p>
          <w:p w:rsidRPr="00CC34AF" w:rsidR="00CC34AF" w:rsidP="00CC34AF" w:rsidRDefault="00F70D98" w14:paraId="51A11128" w14:textId="330AEE82">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4. </w:t>
            </w:r>
            <w:r w:rsidRPr="411F5CB7" w:rsidR="00CC34AF">
              <w:rPr>
                <w:rFonts w:asciiTheme="majorHAnsi" w:hAnsiTheme="majorHAnsi" w:cstheme="majorBidi"/>
                <w:sz w:val="26"/>
                <w:szCs w:val="26"/>
                <w:shd w:val="clear" w:color="auto" w:fill="FFFFFF"/>
                <w:lang w:val="en-US"/>
              </w:rPr>
              <w:t>Quản trị viên nhấn "Tìm kiếm" hoặc "Áp dụng bộ lọc".</w:t>
            </w:r>
          </w:p>
          <w:p w:rsidRPr="00CC34AF" w:rsidR="00CC34AF" w:rsidP="00CC34AF" w:rsidRDefault="00F70D98" w14:paraId="2B1C0419" w14:textId="783BADEA">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5. </w:t>
            </w:r>
            <w:r w:rsidRPr="411F5CB7" w:rsidR="00CC34AF">
              <w:rPr>
                <w:rFonts w:asciiTheme="majorHAnsi" w:hAnsiTheme="majorHAnsi" w:cstheme="majorBidi"/>
                <w:sz w:val="26"/>
                <w:szCs w:val="26"/>
                <w:shd w:val="clear" w:color="auto" w:fill="FFFFFF"/>
                <w:lang w:val="en-US"/>
              </w:rPr>
              <w:t>Hệ thống hiển thị kết quả nhật ký phù hợp với tiêu chí đã chọn.</w:t>
            </w:r>
          </w:p>
          <w:p w:rsidRPr="00CC34AF" w:rsidR="00CC34AF" w:rsidP="00CC34AF" w:rsidRDefault="00F70D98" w14:paraId="6CD60161" w14:textId="279C203E">
            <w:pPr>
              <w:rPr>
                <w:rFonts w:asciiTheme="majorHAnsi" w:hAnsiTheme="majorHAnsi" w:cstheme="majorBidi"/>
                <w:sz w:val="26"/>
                <w:szCs w:val="26"/>
                <w:shd w:val="clear" w:color="auto" w:fill="FFFFFF"/>
                <w:lang w:val="en-US"/>
              </w:rPr>
            </w:pPr>
            <w:r w:rsidRPr="411F5CB7">
              <w:rPr>
                <w:rFonts w:asciiTheme="majorHAnsi" w:hAnsiTheme="majorHAnsi" w:cstheme="majorBidi"/>
                <w:sz w:val="26"/>
                <w:szCs w:val="26"/>
                <w:shd w:val="clear" w:color="auto" w:fill="FFFFFF"/>
                <w:lang w:val="en-US"/>
              </w:rPr>
              <w:t xml:space="preserve">6. </w:t>
            </w:r>
            <w:r w:rsidRPr="411F5CB7" w:rsidR="00CC34AF">
              <w:rPr>
                <w:rFonts w:asciiTheme="majorHAnsi" w:hAnsiTheme="majorHAnsi" w:cstheme="majorBidi"/>
                <w:sz w:val="26"/>
                <w:szCs w:val="26"/>
                <w:shd w:val="clear" w:color="auto" w:fill="FFFFFF"/>
                <w:lang w:val="en-US"/>
              </w:rPr>
              <w:t>Quản trị viên có thể nhấn vào một bản ghi để xem chi tiết thay đổi (giá trị trước và sau khi thay đổi).</w:t>
            </w:r>
          </w:p>
        </w:tc>
      </w:tr>
      <w:tr w:rsidRPr="00CC34AF" w:rsidR="00CC34AF" w:rsidTr="411F5CB7" w14:paraId="77E6FBF8" w14:textId="77777777">
        <w:trPr>
          <w:trHeight w:val="66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3B273B02"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thay thế</w:t>
            </w:r>
          </w:p>
          <w:p w:rsidRPr="00CC34AF" w:rsidR="00CC34AF" w:rsidP="00CC34AF" w:rsidRDefault="00CC34AF" w14:paraId="6B0F9CF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(Alternative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00A52B3A" w:rsidP="00CC34AF" w:rsidRDefault="00CC34AF" w14:paraId="2C52152B"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b/>
                <w:sz w:val="26"/>
                <w:szCs w:val="26"/>
                <w:shd w:val="clear" w:color="auto" w:fill="FFFFFF"/>
                <w:lang w:val="en-US"/>
              </w:rPr>
              <w:t>A1: Xuất nhật ký</w:t>
            </w:r>
            <w:r w:rsidRPr="60F31A95">
              <w:rPr>
                <w:rFonts w:asciiTheme="majorHAnsi" w:hAnsiTheme="majorHAnsi" w:cstheme="majorBidi"/>
                <w:sz w:val="26"/>
                <w:szCs w:val="26"/>
                <w:shd w:val="clear" w:color="auto" w:fill="FFFFFF"/>
                <w:lang w:val="en-US"/>
              </w:rPr>
              <w:t xml:space="preserve"> </w:t>
            </w:r>
          </w:p>
          <w:p w:rsidRPr="00A52B3A" w:rsidR="00A52B3A" w:rsidP="00893277" w:rsidRDefault="00CC34AF" w14:paraId="5C69C4CA" w14:textId="77777777">
            <w:pPr>
              <w:pStyle w:val="ListParagraph"/>
              <w:numPr>
                <w:ilvl w:val="0"/>
                <w:numId w:val="133"/>
              </w:numPr>
              <w:rPr>
                <w:rFonts w:asciiTheme="majorHAnsi" w:hAnsiTheme="majorHAnsi" w:cstheme="majorBidi"/>
                <w:sz w:val="26"/>
                <w:szCs w:val="26"/>
                <w:shd w:val="clear" w:color="auto" w:fill="FFFFFF"/>
                <w:lang w:val="en-US"/>
              </w:rPr>
            </w:pPr>
            <w:r w:rsidRPr="00A52B3A">
              <w:rPr>
                <w:rFonts w:asciiTheme="majorHAnsi" w:hAnsiTheme="majorHAnsi" w:cstheme="majorBidi"/>
                <w:sz w:val="26"/>
                <w:szCs w:val="26"/>
                <w:shd w:val="clear" w:color="auto" w:fill="FFFFFF"/>
                <w:lang w:val="en-US"/>
              </w:rPr>
              <w:t xml:space="preserve">Tại bước 5, Quản trị viên chọn chức năng "Xuất nhật ký". </w:t>
            </w:r>
          </w:p>
          <w:p w:rsidRPr="00A52B3A" w:rsidR="00A52B3A" w:rsidP="00893277" w:rsidRDefault="00CC34AF" w14:paraId="45BE8DD7" w14:textId="77777777">
            <w:pPr>
              <w:pStyle w:val="ListParagraph"/>
              <w:numPr>
                <w:ilvl w:val="0"/>
                <w:numId w:val="133"/>
              </w:numPr>
              <w:rPr>
                <w:rFonts w:asciiTheme="majorHAnsi" w:hAnsiTheme="majorHAnsi" w:cstheme="majorBidi"/>
                <w:sz w:val="26"/>
                <w:szCs w:val="26"/>
                <w:shd w:val="clear" w:color="auto" w:fill="FFFFFF"/>
                <w:lang w:val="en-US"/>
              </w:rPr>
            </w:pPr>
            <w:r w:rsidRPr="00A52B3A">
              <w:rPr>
                <w:rFonts w:asciiTheme="majorHAnsi" w:hAnsiTheme="majorHAnsi" w:cstheme="majorBidi"/>
                <w:sz w:val="26"/>
                <w:szCs w:val="26"/>
                <w:shd w:val="clear" w:color="auto" w:fill="FFFFFF"/>
                <w:lang w:val="en-US"/>
              </w:rPr>
              <w:t xml:space="preserve">Hệ thống cho phép xuất danh sách nhật ký theo bộ lọc hiện tại dưới định dạng Excel hoặc PDF. </w:t>
            </w:r>
          </w:p>
          <w:p w:rsidRPr="00A52B3A" w:rsidR="00A52B3A" w:rsidP="00893277" w:rsidRDefault="00CC34AF" w14:paraId="4C0317A9" w14:textId="77777777">
            <w:pPr>
              <w:pStyle w:val="ListParagraph"/>
              <w:numPr>
                <w:ilvl w:val="0"/>
                <w:numId w:val="133"/>
              </w:numPr>
              <w:rPr>
                <w:rFonts w:asciiTheme="majorHAnsi" w:hAnsiTheme="majorHAnsi" w:cstheme="majorBidi"/>
                <w:sz w:val="26"/>
                <w:szCs w:val="26"/>
                <w:shd w:val="clear" w:color="auto" w:fill="FFFFFF"/>
                <w:lang w:val="en-US"/>
              </w:rPr>
            </w:pPr>
            <w:r w:rsidRPr="00A52B3A">
              <w:rPr>
                <w:rFonts w:asciiTheme="majorHAnsi" w:hAnsiTheme="majorHAnsi" w:cstheme="majorBidi"/>
                <w:sz w:val="26"/>
                <w:szCs w:val="26"/>
                <w:shd w:val="clear" w:color="auto" w:fill="FFFFFF"/>
                <w:lang w:val="en-US"/>
              </w:rPr>
              <w:t xml:space="preserve">Quản trị viên xác nhận xuất. </w:t>
            </w:r>
          </w:p>
          <w:p w:rsidRPr="00A52B3A" w:rsidR="00CC34AF" w:rsidP="00893277" w:rsidRDefault="00CC34AF" w14:paraId="5106408B" w14:textId="3A54385D">
            <w:pPr>
              <w:pStyle w:val="ListParagraph"/>
              <w:numPr>
                <w:ilvl w:val="0"/>
                <w:numId w:val="133"/>
              </w:numPr>
              <w:rPr>
                <w:rFonts w:asciiTheme="majorHAnsi" w:hAnsiTheme="majorHAnsi" w:cstheme="majorBidi"/>
                <w:sz w:val="26"/>
                <w:szCs w:val="26"/>
                <w:shd w:val="clear" w:color="auto" w:fill="FFFFFF"/>
                <w:lang w:val="en-US"/>
              </w:rPr>
            </w:pPr>
            <w:r w:rsidRPr="00A52B3A">
              <w:rPr>
                <w:rFonts w:asciiTheme="majorHAnsi" w:hAnsiTheme="majorHAnsi" w:cstheme="majorBidi"/>
                <w:sz w:val="26"/>
                <w:szCs w:val="26"/>
                <w:shd w:val="clear" w:color="auto" w:fill="FFFFFF"/>
                <w:lang w:val="en-US"/>
              </w:rPr>
              <w:t>Hệ thống tạo file và cho phép tải về.</w:t>
            </w:r>
          </w:p>
        </w:tc>
      </w:tr>
      <w:tr w:rsidRPr="00CC34AF" w:rsidR="00CC34AF" w:rsidTr="411F5CB7" w14:paraId="29DD79F0" w14:textId="77777777">
        <w:trPr>
          <w:trHeight w:val="69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CC34AF" w:rsidR="00CC34AF" w:rsidP="00CC34AF" w:rsidRDefault="00CC34AF" w14:paraId="735D5360"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Luồng sự kiện ngoại lệ</w:t>
            </w:r>
          </w:p>
          <w:p w:rsidRPr="00CC34AF" w:rsidR="00CC34AF" w:rsidP="00CC34AF" w:rsidRDefault="00CC34AF" w14:paraId="5E54747F" w14:textId="77777777">
            <w:pPr>
              <w:rPr>
                <w:rFonts w:asciiTheme="majorHAnsi" w:hAnsiTheme="majorHAnsi" w:cstheme="majorBidi"/>
                <w:sz w:val="26"/>
                <w:szCs w:val="26"/>
                <w:shd w:val="clear" w:color="auto" w:fill="FFFFFF"/>
                <w:lang w:val="en-US"/>
              </w:rPr>
            </w:pPr>
            <w:r w:rsidRPr="60F31A95">
              <w:rPr>
                <w:rFonts w:asciiTheme="majorHAnsi" w:hAnsiTheme="majorHAnsi" w:cstheme="majorBidi"/>
                <w:sz w:val="26"/>
                <w:szCs w:val="26"/>
                <w:shd w:val="clear" w:color="auto" w:fill="FFFFFF"/>
                <w:lang w:val="en-US"/>
              </w:rPr>
              <w:t>(Exception Flow)</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251D5C" w:rsidR="00556EC0" w:rsidP="00CC34AF" w:rsidRDefault="00CC34AF" w14:paraId="587E3C6D" w14:textId="77777777">
            <w:pPr>
              <w:rPr>
                <w:rFonts w:asciiTheme="majorHAnsi" w:hAnsiTheme="majorHAnsi" w:cstheme="majorBidi"/>
                <w:b/>
                <w:sz w:val="26"/>
                <w:szCs w:val="26"/>
                <w:shd w:val="clear" w:color="auto" w:fill="FFFFFF"/>
                <w:lang w:val="en-US"/>
              </w:rPr>
            </w:pPr>
            <w:r w:rsidRPr="60F31A95">
              <w:rPr>
                <w:rFonts w:asciiTheme="majorHAnsi" w:hAnsiTheme="majorHAnsi" w:cstheme="majorBidi"/>
                <w:b/>
                <w:sz w:val="26"/>
                <w:szCs w:val="26"/>
                <w:shd w:val="clear" w:color="auto" w:fill="FFFFFF"/>
                <w:lang w:val="en-US"/>
              </w:rPr>
              <w:t xml:space="preserve">E1: Không tìm thấy kết quả </w:t>
            </w:r>
          </w:p>
          <w:p w:rsidRPr="00251D5C" w:rsidR="00CC34AF" w:rsidP="00893277" w:rsidRDefault="00CC34AF" w14:paraId="69061842" w14:textId="21ACED72">
            <w:pPr>
              <w:pStyle w:val="ListParagraph"/>
              <w:numPr>
                <w:ilvl w:val="0"/>
                <w:numId w:val="134"/>
              </w:numPr>
              <w:rPr>
                <w:rFonts w:asciiTheme="majorHAnsi" w:hAnsiTheme="majorHAnsi" w:cstheme="majorBidi"/>
                <w:sz w:val="26"/>
                <w:szCs w:val="26"/>
                <w:shd w:val="clear" w:color="auto" w:fill="FFFFFF"/>
                <w:lang w:val="en-US"/>
              </w:rPr>
            </w:pPr>
            <w:r w:rsidRPr="00251D5C">
              <w:rPr>
                <w:rFonts w:asciiTheme="majorHAnsi" w:hAnsiTheme="majorHAnsi" w:cstheme="majorBidi"/>
                <w:sz w:val="26"/>
                <w:szCs w:val="26"/>
                <w:shd w:val="clear" w:color="auto" w:fill="FFFFFF"/>
                <w:lang w:val="en-US"/>
              </w:rPr>
              <w:t>Tại bước 5, nếu không có bản ghi nhật ký nào phù hợp với tiêu chí lọc</w:t>
            </w:r>
            <w:r w:rsidRPr="00251D5C" w:rsidR="00251D5C">
              <w:rPr>
                <w:rFonts w:asciiTheme="majorHAnsi" w:hAnsiTheme="majorHAnsi" w:cstheme="majorBidi"/>
                <w:sz w:val="26"/>
                <w:szCs w:val="26"/>
                <w:shd w:val="clear" w:color="auto" w:fill="FFFFFF"/>
                <w:lang w:val="en-US"/>
              </w:rPr>
              <w:t>,</w:t>
            </w:r>
            <w:r w:rsidRPr="00251D5C">
              <w:rPr>
                <w:rFonts w:asciiTheme="majorHAnsi" w:hAnsiTheme="majorHAnsi" w:cstheme="majorBidi"/>
                <w:sz w:val="26"/>
                <w:szCs w:val="26"/>
                <w:shd w:val="clear" w:color="auto" w:fill="FFFFFF"/>
                <w:lang w:val="en-US"/>
              </w:rPr>
              <w:t xml:space="preserve"> Hệ thống hiển thị thông báo: "Không tìm thấy nhật ký phù hợp với tiêu chí tìm kiếm."</w:t>
            </w:r>
          </w:p>
        </w:tc>
      </w:tr>
    </w:tbl>
    <w:p w:rsidRPr="00AD5036" w:rsidR="00CC34AF" w:rsidP="0CA0E1DD" w:rsidRDefault="00CC34AF" w14:paraId="010F8F91" w14:textId="77777777">
      <w:pPr>
        <w:rPr>
          <w:rFonts w:asciiTheme="majorHAnsi" w:hAnsiTheme="majorHAnsi" w:cstheme="majorBidi"/>
          <w:sz w:val="26"/>
          <w:szCs w:val="26"/>
          <w:shd w:val="clear" w:color="auto" w:fill="FFFFFF"/>
          <w:lang w:val="en-US"/>
        </w:rPr>
      </w:pPr>
    </w:p>
    <w:p w:rsidRPr="00AD5036" w:rsidR="0CA0E1DD" w:rsidP="0CA0E1DD" w:rsidRDefault="0CA0E1DD" w14:paraId="7F325F6A" w14:textId="53EBFD5D">
      <w:pPr>
        <w:rPr>
          <w:rFonts w:asciiTheme="majorHAnsi" w:hAnsiTheme="majorHAnsi" w:cstheme="majorBidi"/>
          <w:sz w:val="26"/>
          <w:szCs w:val="26"/>
          <w:lang w:val="en-US"/>
        </w:rPr>
      </w:pPr>
    </w:p>
    <w:p w:rsidRPr="00AD5036" w:rsidR="57ACAFE5" w:rsidP="007D3A27" w:rsidRDefault="65321137" w14:paraId="76AF3EDD" w14:textId="61F05255">
      <w:pPr>
        <w:pStyle w:val="Heading1"/>
        <w:rPr>
          <w:rFonts w:eastAsia="Noto Sans"/>
          <w:lang w:val="en-US"/>
        </w:rPr>
      </w:pPr>
      <w:bookmarkStart w:name="_Toc223525330" w:id="86"/>
      <w:r w:rsidRPr="65321137">
        <w:rPr>
          <w:lang w:val="en-US"/>
        </w:rPr>
        <w:t>V</w:t>
      </w:r>
      <w:r w:rsidRPr="65321137">
        <w:rPr>
          <w:sz w:val="26"/>
          <w:szCs w:val="26"/>
          <w:lang w:val="en-US"/>
        </w:rPr>
        <w:t>.</w:t>
      </w:r>
      <w:r w:rsidRPr="65321137">
        <w:rPr>
          <w:rFonts w:ascii="Noto Sans" w:hAnsi="Noto Sans" w:eastAsia="Noto Sans" w:cs="Noto Sans"/>
          <w:lang w:val="en-US"/>
        </w:rPr>
        <w:t xml:space="preserve"> </w:t>
      </w:r>
      <w:r w:rsidRPr="65321137">
        <w:rPr>
          <w:rFonts w:eastAsia="Noto Sans"/>
          <w:lang w:val="en-US"/>
        </w:rPr>
        <w:t>XÁC ĐỊNH CÁC LỚP, XÂY DỰNG BIỂU ĐỒ LỚP</w:t>
      </w:r>
      <w:bookmarkEnd w:id="86"/>
    </w:p>
    <w:p w:rsidR="00CD459A" w:rsidP="00CD459A" w:rsidRDefault="00CD459A" w14:paraId="1B03DDB7" w14:textId="77777777">
      <w:pPr>
        <w:pStyle w:val="Heading2"/>
      </w:pPr>
      <w:bookmarkStart w:name="_Toc223525331" w:id="87"/>
      <w:bookmarkStart w:name="X16119df75b75f24dba6b4bdeaac5c003a4b2ea8" w:id="88"/>
      <w:r>
        <w:t>5.1. Xác định các lớp — Biểu đồ lớp Hệ thống HRMS</w:t>
      </w:r>
      <w:bookmarkEnd w:id="87"/>
    </w:p>
    <w:p w:rsidR="00CD459A" w:rsidP="00CD459A" w:rsidRDefault="00EB3AE8" w14:paraId="7E5D7158" w14:textId="77777777">
      <w:r>
        <w:pict w14:anchorId="69AD362C">
          <v:rect id="_x0000_i1027" style="width:0;height:1.5pt" o:hr="t" o:hrstd="t" o:hralign="center"/>
        </w:pict>
      </w:r>
    </w:p>
    <w:p w:rsidRPr="00087495" w:rsidR="00CD459A" w:rsidP="00087495" w:rsidRDefault="00CD459A" w14:paraId="61D24231" w14:textId="77777777">
      <w:pPr>
        <w:rPr>
          <w:rFonts w:ascii="Times New Roman" w:hAnsi="Times New Roman" w:cs="Times New Roman"/>
          <w:b/>
          <w:bCs/>
          <w:sz w:val="32"/>
          <w:szCs w:val="32"/>
        </w:rPr>
      </w:pPr>
      <w:r w:rsidRPr="00087495">
        <w:rPr>
          <w:rFonts w:ascii="Times New Roman" w:hAnsi="Times New Roman" w:cs="Times New Roman"/>
          <w:b/>
          <w:bCs/>
          <w:sz w:val="32"/>
          <w:szCs w:val="32"/>
        </w:rPr>
        <w:t>Các lớp liệt kê (Enumeration)</w:t>
      </w:r>
    </w:p>
    <w:p w:rsidR="00CD459A" w:rsidP="00CD459A" w:rsidRDefault="00EB3AE8" w14:paraId="5A422A24" w14:textId="77777777">
      <w:r>
        <w:pict w14:anchorId="350420AF">
          <v:rect id="_x0000_i1028" style="width:0;height:1.5pt" o:hr="t" o:hrstd="t" o:hralign="center"/>
        </w:pict>
      </w:r>
    </w:p>
    <w:p w:rsidR="00CD459A" w:rsidP="00CD459A" w:rsidRDefault="00CD459A" w14:paraId="375786D6" w14:textId="77777777">
      <w:pPr>
        <w:pStyle w:val="Heading3"/>
      </w:pPr>
      <w:bookmarkStart w:name="_Toc223525332" w:id="89"/>
      <w:r>
        <w:t>5.1.1. VaiTro (Vai trò)</w:t>
      </w:r>
      <w:bookmarkEnd w:id="89"/>
    </w:p>
    <w:tbl>
      <w:tblPr>
        <w:tblStyle w:val="Table"/>
        <w:tblW w:w="0" w:type="auto"/>
        <w:tblLook w:val="0020" w:firstRow="1" w:lastRow="0" w:firstColumn="0" w:lastColumn="0" w:noHBand="0" w:noVBand="0"/>
      </w:tblPr>
      <w:tblGrid>
        <w:gridCol w:w="708"/>
        <w:gridCol w:w="2600"/>
        <w:gridCol w:w="1586"/>
        <w:gridCol w:w="2895"/>
      </w:tblGrid>
      <w:tr w:rsidR="00FE74AF" w14:paraId="7E53882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33DC9ED4" w14:textId="77777777">
            <w:pPr>
              <w:pStyle w:val="Compact"/>
              <w:jc w:val="center"/>
            </w:pPr>
            <w:r>
              <w:t>STT</w:t>
            </w:r>
          </w:p>
        </w:tc>
        <w:tc>
          <w:tcPr>
            <w:tcW w:w="0" w:type="auto"/>
          </w:tcPr>
          <w:p w:rsidR="00CD459A" w:rsidRDefault="00CD459A" w14:paraId="31C5F1C0" w14:textId="77777777">
            <w:pPr>
              <w:pStyle w:val="Compact"/>
            </w:pPr>
            <w:r>
              <w:t>Tên thuộc tính</w:t>
            </w:r>
          </w:p>
        </w:tc>
        <w:tc>
          <w:tcPr>
            <w:tcW w:w="0" w:type="auto"/>
          </w:tcPr>
          <w:p w:rsidR="00CD459A" w:rsidRDefault="00CD459A" w14:paraId="11D81836" w14:textId="77777777">
            <w:pPr>
              <w:pStyle w:val="Compact"/>
            </w:pPr>
            <w:r>
              <w:t>Kiểu dữ liệu</w:t>
            </w:r>
          </w:p>
        </w:tc>
        <w:tc>
          <w:tcPr>
            <w:tcW w:w="0" w:type="auto"/>
          </w:tcPr>
          <w:p w:rsidR="00CD459A" w:rsidRDefault="00CD459A" w14:paraId="2A2591B5" w14:textId="77777777">
            <w:pPr>
              <w:pStyle w:val="Compact"/>
            </w:pPr>
            <w:r>
              <w:t>Mô tả</w:t>
            </w:r>
          </w:p>
        </w:tc>
      </w:tr>
      <w:tr w:rsidR="00FE74AF" w14:paraId="4046B3B5" w14:textId="77777777">
        <w:tc>
          <w:tcPr>
            <w:tcW w:w="0" w:type="auto"/>
          </w:tcPr>
          <w:p w:rsidR="00CD459A" w:rsidRDefault="00CD459A" w14:paraId="659BDB65" w14:textId="77777777">
            <w:pPr>
              <w:pStyle w:val="Compact"/>
              <w:jc w:val="center"/>
            </w:pPr>
            <w:r>
              <w:t>1</w:t>
            </w:r>
          </w:p>
        </w:tc>
        <w:tc>
          <w:tcPr>
            <w:tcW w:w="0" w:type="auto"/>
          </w:tcPr>
          <w:p w:rsidR="00CD459A" w:rsidRDefault="00CD459A" w14:paraId="273CA29C" w14:textId="77777777">
            <w:pPr>
              <w:pStyle w:val="Compact"/>
            </w:pPr>
            <w:r>
              <w:t>QUAN_TRI_VIEN</w:t>
            </w:r>
          </w:p>
        </w:tc>
        <w:tc>
          <w:tcPr>
            <w:tcW w:w="0" w:type="auto"/>
          </w:tcPr>
          <w:p w:rsidR="00CD459A" w:rsidRDefault="00CD459A" w14:paraId="5C370A3F" w14:textId="77777777">
            <w:pPr>
              <w:pStyle w:val="Compact"/>
            </w:pPr>
            <w:r>
              <w:t>enum</w:t>
            </w:r>
          </w:p>
        </w:tc>
        <w:tc>
          <w:tcPr>
            <w:tcW w:w="0" w:type="auto"/>
          </w:tcPr>
          <w:p w:rsidR="00CD459A" w:rsidRDefault="00CD459A" w14:paraId="4690E8FB" w14:textId="77777777">
            <w:pPr>
              <w:pStyle w:val="Compact"/>
            </w:pPr>
            <w:r>
              <w:t>Quản trị viên</w:t>
            </w:r>
          </w:p>
        </w:tc>
      </w:tr>
      <w:tr w:rsidR="00FE74AF" w14:paraId="57729278" w14:textId="77777777">
        <w:tc>
          <w:tcPr>
            <w:tcW w:w="0" w:type="auto"/>
          </w:tcPr>
          <w:p w:rsidR="00CD459A" w:rsidRDefault="00CD459A" w14:paraId="73690E60" w14:textId="77777777">
            <w:pPr>
              <w:pStyle w:val="Compact"/>
              <w:jc w:val="center"/>
            </w:pPr>
            <w:r>
              <w:t>2</w:t>
            </w:r>
          </w:p>
        </w:tc>
        <w:tc>
          <w:tcPr>
            <w:tcW w:w="0" w:type="auto"/>
          </w:tcPr>
          <w:p w:rsidR="00CD459A" w:rsidRDefault="00CD459A" w14:paraId="20598119" w14:textId="77777777">
            <w:pPr>
              <w:pStyle w:val="Compact"/>
            </w:pPr>
            <w:r>
              <w:t>CAN_BO_TCCB</w:t>
            </w:r>
          </w:p>
        </w:tc>
        <w:tc>
          <w:tcPr>
            <w:tcW w:w="0" w:type="auto"/>
          </w:tcPr>
          <w:p w:rsidR="00CD459A" w:rsidRDefault="00CD459A" w14:paraId="24BA5840" w14:textId="77777777">
            <w:pPr>
              <w:pStyle w:val="Compact"/>
            </w:pPr>
            <w:r>
              <w:t>enum</w:t>
            </w:r>
          </w:p>
        </w:tc>
        <w:tc>
          <w:tcPr>
            <w:tcW w:w="0" w:type="auto"/>
          </w:tcPr>
          <w:p w:rsidR="00CD459A" w:rsidRDefault="00CD459A" w14:paraId="1BD8639F" w14:textId="77777777">
            <w:pPr>
              <w:pStyle w:val="Compact"/>
            </w:pPr>
            <w:r>
              <w:t>Cán bộ Tổ chức Cán bộ</w:t>
            </w:r>
          </w:p>
        </w:tc>
      </w:tr>
      <w:tr w:rsidR="00FE74AF" w14:paraId="0D603038" w14:textId="77777777">
        <w:tc>
          <w:tcPr>
            <w:tcW w:w="0" w:type="auto"/>
          </w:tcPr>
          <w:p w:rsidR="00CD459A" w:rsidRDefault="00CD459A" w14:paraId="6169D8EA" w14:textId="77777777">
            <w:pPr>
              <w:pStyle w:val="Compact"/>
              <w:jc w:val="center"/>
            </w:pPr>
            <w:r>
              <w:t>3</w:t>
            </w:r>
          </w:p>
        </w:tc>
        <w:tc>
          <w:tcPr>
            <w:tcW w:w="0" w:type="auto"/>
          </w:tcPr>
          <w:p w:rsidR="00CD459A" w:rsidRDefault="00CD459A" w14:paraId="34B36240" w14:textId="77777777">
            <w:pPr>
              <w:pStyle w:val="Compact"/>
            </w:pPr>
            <w:r>
              <w:t>CAN_BO_TCKT</w:t>
            </w:r>
          </w:p>
        </w:tc>
        <w:tc>
          <w:tcPr>
            <w:tcW w:w="0" w:type="auto"/>
          </w:tcPr>
          <w:p w:rsidR="00CD459A" w:rsidRDefault="00CD459A" w14:paraId="60CCF189" w14:textId="77777777">
            <w:pPr>
              <w:pStyle w:val="Compact"/>
            </w:pPr>
            <w:r>
              <w:t>enum</w:t>
            </w:r>
          </w:p>
        </w:tc>
        <w:tc>
          <w:tcPr>
            <w:tcW w:w="0" w:type="auto"/>
          </w:tcPr>
          <w:p w:rsidR="00CD459A" w:rsidRDefault="00CD459A" w14:paraId="315B0F21" w14:textId="77777777">
            <w:pPr>
              <w:pStyle w:val="Compact"/>
            </w:pPr>
            <w:r>
              <w:t>Cán bộ Tài chính Kế toán</w:t>
            </w:r>
          </w:p>
        </w:tc>
      </w:tr>
      <w:tr w:rsidR="00FE74AF" w14:paraId="4FCCD884" w14:textId="77777777">
        <w:tc>
          <w:tcPr>
            <w:tcW w:w="0" w:type="auto"/>
          </w:tcPr>
          <w:p w:rsidR="00CD459A" w:rsidRDefault="00CD459A" w14:paraId="3E2695E8" w14:textId="77777777">
            <w:pPr>
              <w:pStyle w:val="Compact"/>
              <w:jc w:val="center"/>
            </w:pPr>
            <w:r>
              <w:t>4</w:t>
            </w:r>
          </w:p>
        </w:tc>
        <w:tc>
          <w:tcPr>
            <w:tcW w:w="0" w:type="auto"/>
          </w:tcPr>
          <w:p w:rsidR="00CD459A" w:rsidRDefault="00CD459A" w14:paraId="6951BCA5" w14:textId="77777777">
            <w:pPr>
              <w:pStyle w:val="Compact"/>
            </w:pPr>
            <w:r>
              <w:t>CAN_BO_NHAN_SU</w:t>
            </w:r>
          </w:p>
        </w:tc>
        <w:tc>
          <w:tcPr>
            <w:tcW w:w="0" w:type="auto"/>
          </w:tcPr>
          <w:p w:rsidR="00CD459A" w:rsidRDefault="00CD459A" w14:paraId="7FBEFE33" w14:textId="77777777">
            <w:pPr>
              <w:pStyle w:val="Compact"/>
            </w:pPr>
            <w:r>
              <w:t>enum</w:t>
            </w:r>
          </w:p>
        </w:tc>
        <w:tc>
          <w:tcPr>
            <w:tcW w:w="0" w:type="auto"/>
          </w:tcPr>
          <w:p w:rsidR="00CD459A" w:rsidRDefault="00CD459A" w14:paraId="5D2AD8D2" w14:textId="77777777">
            <w:pPr>
              <w:pStyle w:val="Compact"/>
            </w:pPr>
            <w:r>
              <w:t>Cán bộ / Nhân sự</w:t>
            </w:r>
          </w:p>
        </w:tc>
      </w:tr>
    </w:tbl>
    <w:p w:rsidR="00CD459A" w:rsidP="00CD459A" w:rsidRDefault="00EB3AE8" w14:paraId="009B0CD5" w14:textId="77777777">
      <w:r>
        <w:pict w14:anchorId="7A66A639">
          <v:rect id="_x0000_i1029" style="width:0;height:1.5pt" o:hr="t" o:hrstd="t" o:hralign="center"/>
        </w:pict>
      </w:r>
    </w:p>
    <w:p w:rsidR="00CD459A" w:rsidP="00CD459A" w:rsidRDefault="00CD459A" w14:paraId="574808CA" w14:textId="77777777">
      <w:pPr>
        <w:pStyle w:val="Heading3"/>
      </w:pPr>
      <w:bookmarkStart w:name="_Toc223525333" w:id="90"/>
      <w:bookmarkStart w:name="trangthaitaikhoan-trạng-thái-tài-khoản" w:id="91"/>
      <w:r>
        <w:t>5.1.2. TrangThaiTaiKhoan (Trạng thái tài khoản)</w:t>
      </w:r>
      <w:bookmarkEnd w:id="90"/>
    </w:p>
    <w:tbl>
      <w:tblPr>
        <w:tblStyle w:val="Table"/>
        <w:tblW w:w="0" w:type="auto"/>
        <w:tblLook w:val="0020" w:firstRow="1" w:lastRow="0" w:firstColumn="0" w:lastColumn="0" w:noHBand="0" w:noVBand="0"/>
      </w:tblPr>
      <w:tblGrid>
        <w:gridCol w:w="708"/>
        <w:gridCol w:w="2701"/>
        <w:gridCol w:w="1586"/>
        <w:gridCol w:w="1877"/>
      </w:tblGrid>
      <w:tr w:rsidR="00FE74AF" w14:paraId="37B3CD8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01861D2E" w14:textId="77777777">
            <w:pPr>
              <w:pStyle w:val="Compact"/>
              <w:jc w:val="center"/>
            </w:pPr>
            <w:r>
              <w:t>STT</w:t>
            </w:r>
          </w:p>
        </w:tc>
        <w:tc>
          <w:tcPr>
            <w:tcW w:w="0" w:type="auto"/>
          </w:tcPr>
          <w:p w:rsidR="00CD459A" w:rsidRDefault="00CD459A" w14:paraId="111A2CF4" w14:textId="77777777">
            <w:pPr>
              <w:pStyle w:val="Compact"/>
            </w:pPr>
            <w:r>
              <w:t>Tên thuộc tính</w:t>
            </w:r>
          </w:p>
        </w:tc>
        <w:tc>
          <w:tcPr>
            <w:tcW w:w="0" w:type="auto"/>
          </w:tcPr>
          <w:p w:rsidR="00CD459A" w:rsidRDefault="00CD459A" w14:paraId="343B4BCF" w14:textId="77777777">
            <w:pPr>
              <w:pStyle w:val="Compact"/>
            </w:pPr>
            <w:r>
              <w:t>Kiểu dữ liệu</w:t>
            </w:r>
          </w:p>
        </w:tc>
        <w:tc>
          <w:tcPr>
            <w:tcW w:w="0" w:type="auto"/>
          </w:tcPr>
          <w:p w:rsidR="00CD459A" w:rsidRDefault="00CD459A" w14:paraId="61D807E5" w14:textId="77777777">
            <w:pPr>
              <w:pStyle w:val="Compact"/>
            </w:pPr>
            <w:r>
              <w:t>Mô tả</w:t>
            </w:r>
          </w:p>
        </w:tc>
      </w:tr>
      <w:tr w:rsidR="00FE74AF" w14:paraId="5664B543" w14:textId="77777777">
        <w:tc>
          <w:tcPr>
            <w:tcW w:w="0" w:type="auto"/>
          </w:tcPr>
          <w:p w:rsidR="00CD459A" w:rsidRDefault="00CD459A" w14:paraId="07E04A13" w14:textId="77777777">
            <w:pPr>
              <w:pStyle w:val="Compact"/>
              <w:jc w:val="center"/>
            </w:pPr>
            <w:r>
              <w:t>1</w:t>
            </w:r>
          </w:p>
        </w:tc>
        <w:tc>
          <w:tcPr>
            <w:tcW w:w="0" w:type="auto"/>
          </w:tcPr>
          <w:p w:rsidR="00CD459A" w:rsidRDefault="00CD459A" w14:paraId="42867DD0" w14:textId="77777777">
            <w:pPr>
              <w:pStyle w:val="Compact"/>
            </w:pPr>
            <w:r>
              <w:t>DANG_HOAT_DONG</w:t>
            </w:r>
          </w:p>
        </w:tc>
        <w:tc>
          <w:tcPr>
            <w:tcW w:w="0" w:type="auto"/>
          </w:tcPr>
          <w:p w:rsidR="00CD459A" w:rsidRDefault="00CD459A" w14:paraId="3C957645" w14:textId="77777777">
            <w:pPr>
              <w:pStyle w:val="Compact"/>
            </w:pPr>
            <w:r>
              <w:t>enum</w:t>
            </w:r>
          </w:p>
        </w:tc>
        <w:tc>
          <w:tcPr>
            <w:tcW w:w="0" w:type="auto"/>
          </w:tcPr>
          <w:p w:rsidR="00CD459A" w:rsidRDefault="00CD459A" w14:paraId="4CE70983" w14:textId="77777777">
            <w:pPr>
              <w:pStyle w:val="Compact"/>
            </w:pPr>
            <w:r>
              <w:t>Đang hoạt động</w:t>
            </w:r>
          </w:p>
        </w:tc>
      </w:tr>
      <w:tr w:rsidR="00FE74AF" w14:paraId="6B31F1C7" w14:textId="77777777">
        <w:tc>
          <w:tcPr>
            <w:tcW w:w="0" w:type="auto"/>
          </w:tcPr>
          <w:p w:rsidR="00CD459A" w:rsidRDefault="00CD459A" w14:paraId="708AC0E6" w14:textId="77777777">
            <w:pPr>
              <w:pStyle w:val="Compact"/>
              <w:jc w:val="center"/>
            </w:pPr>
            <w:r>
              <w:t>2</w:t>
            </w:r>
          </w:p>
        </w:tc>
        <w:tc>
          <w:tcPr>
            <w:tcW w:w="0" w:type="auto"/>
          </w:tcPr>
          <w:p w:rsidR="00CD459A" w:rsidRDefault="00CD459A" w14:paraId="16173789" w14:textId="77777777">
            <w:pPr>
              <w:pStyle w:val="Compact"/>
            </w:pPr>
            <w:r>
              <w:t>BI_KHOA</w:t>
            </w:r>
          </w:p>
        </w:tc>
        <w:tc>
          <w:tcPr>
            <w:tcW w:w="0" w:type="auto"/>
          </w:tcPr>
          <w:p w:rsidR="00CD459A" w:rsidRDefault="00CD459A" w14:paraId="13BA3F8A" w14:textId="77777777">
            <w:pPr>
              <w:pStyle w:val="Compact"/>
            </w:pPr>
            <w:r>
              <w:t>enum</w:t>
            </w:r>
          </w:p>
        </w:tc>
        <w:tc>
          <w:tcPr>
            <w:tcW w:w="0" w:type="auto"/>
          </w:tcPr>
          <w:p w:rsidR="00CD459A" w:rsidRDefault="00CD459A" w14:paraId="6B245085" w14:textId="77777777">
            <w:pPr>
              <w:pStyle w:val="Compact"/>
            </w:pPr>
            <w:r>
              <w:t>Bị khóa</w:t>
            </w:r>
          </w:p>
        </w:tc>
      </w:tr>
    </w:tbl>
    <w:p w:rsidR="00CD459A" w:rsidP="00CD459A" w:rsidRDefault="00EB3AE8" w14:paraId="76155C0C" w14:textId="77777777">
      <w:r>
        <w:pict w14:anchorId="4F03D1F1">
          <v:rect id="_x0000_i1030" style="width:0;height:1.5pt" o:hr="t" o:hrstd="t" o:hralign="center"/>
        </w:pict>
      </w:r>
    </w:p>
    <w:p w:rsidR="00CD459A" w:rsidP="00CD459A" w:rsidRDefault="00CD459A" w14:paraId="2C7922D6" w14:textId="77777777">
      <w:pPr>
        <w:pStyle w:val="Heading3"/>
      </w:pPr>
      <w:bookmarkStart w:name="_Toc223525334" w:id="92"/>
      <w:bookmarkStart w:name="trangthailamviec-trạng-thái-làm-việc" w:id="93"/>
      <w:bookmarkEnd w:id="91"/>
      <w:r>
        <w:t>5.1.3. TrangThaiLamViec (Trạng thái làm việc)</w:t>
      </w:r>
      <w:bookmarkEnd w:id="92"/>
    </w:p>
    <w:tbl>
      <w:tblPr>
        <w:tblStyle w:val="Table"/>
        <w:tblW w:w="0" w:type="auto"/>
        <w:tblLook w:val="0020" w:firstRow="1" w:lastRow="0" w:firstColumn="0" w:lastColumn="0" w:noHBand="0" w:noVBand="0"/>
      </w:tblPr>
      <w:tblGrid>
        <w:gridCol w:w="708"/>
        <w:gridCol w:w="2484"/>
        <w:gridCol w:w="1586"/>
        <w:gridCol w:w="1718"/>
      </w:tblGrid>
      <w:tr w:rsidR="00FE74AF" w14:paraId="13C81EF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3E3A2390" w14:textId="77777777">
            <w:pPr>
              <w:pStyle w:val="Compact"/>
              <w:jc w:val="center"/>
            </w:pPr>
            <w:r>
              <w:t>STT</w:t>
            </w:r>
          </w:p>
        </w:tc>
        <w:tc>
          <w:tcPr>
            <w:tcW w:w="0" w:type="auto"/>
          </w:tcPr>
          <w:p w:rsidR="00CD459A" w:rsidRDefault="00CD459A" w14:paraId="57733183" w14:textId="77777777">
            <w:pPr>
              <w:pStyle w:val="Compact"/>
            </w:pPr>
            <w:r>
              <w:t>Tên thuộc tính</w:t>
            </w:r>
          </w:p>
        </w:tc>
        <w:tc>
          <w:tcPr>
            <w:tcW w:w="0" w:type="auto"/>
          </w:tcPr>
          <w:p w:rsidR="00CD459A" w:rsidRDefault="00CD459A" w14:paraId="793F657F" w14:textId="77777777">
            <w:pPr>
              <w:pStyle w:val="Compact"/>
            </w:pPr>
            <w:r>
              <w:t>Kiểu dữ liệu</w:t>
            </w:r>
          </w:p>
        </w:tc>
        <w:tc>
          <w:tcPr>
            <w:tcW w:w="0" w:type="auto"/>
          </w:tcPr>
          <w:p w:rsidR="00CD459A" w:rsidRDefault="00CD459A" w14:paraId="1025C375" w14:textId="77777777">
            <w:pPr>
              <w:pStyle w:val="Compact"/>
            </w:pPr>
            <w:r>
              <w:t>Mô tả</w:t>
            </w:r>
          </w:p>
        </w:tc>
      </w:tr>
      <w:tr w:rsidR="00FE74AF" w14:paraId="6B50164C" w14:textId="77777777">
        <w:tc>
          <w:tcPr>
            <w:tcW w:w="0" w:type="auto"/>
          </w:tcPr>
          <w:p w:rsidR="00CD459A" w:rsidRDefault="00CD459A" w14:paraId="7F58E429" w14:textId="77777777">
            <w:pPr>
              <w:pStyle w:val="Compact"/>
              <w:jc w:val="center"/>
            </w:pPr>
            <w:r>
              <w:t>1</w:t>
            </w:r>
          </w:p>
        </w:tc>
        <w:tc>
          <w:tcPr>
            <w:tcW w:w="0" w:type="auto"/>
          </w:tcPr>
          <w:p w:rsidR="00CD459A" w:rsidRDefault="00CD459A" w14:paraId="1035F175" w14:textId="77777777">
            <w:pPr>
              <w:pStyle w:val="Compact"/>
            </w:pPr>
            <w:r>
              <w:t>DANG_CHO_XET</w:t>
            </w:r>
          </w:p>
        </w:tc>
        <w:tc>
          <w:tcPr>
            <w:tcW w:w="0" w:type="auto"/>
          </w:tcPr>
          <w:p w:rsidR="00CD459A" w:rsidRDefault="00CD459A" w14:paraId="007CD306" w14:textId="77777777">
            <w:pPr>
              <w:pStyle w:val="Compact"/>
            </w:pPr>
            <w:r>
              <w:t>enum</w:t>
            </w:r>
          </w:p>
        </w:tc>
        <w:tc>
          <w:tcPr>
            <w:tcW w:w="0" w:type="auto"/>
          </w:tcPr>
          <w:p w:rsidR="00CD459A" w:rsidRDefault="00CD459A" w14:paraId="4FB84586" w14:textId="77777777">
            <w:pPr>
              <w:pStyle w:val="Compact"/>
            </w:pPr>
            <w:r>
              <w:t>Đang chờ xét</w:t>
            </w:r>
          </w:p>
        </w:tc>
      </w:tr>
      <w:tr w:rsidR="00FE74AF" w14:paraId="489A143E" w14:textId="77777777">
        <w:tc>
          <w:tcPr>
            <w:tcW w:w="0" w:type="auto"/>
          </w:tcPr>
          <w:p w:rsidR="00CD459A" w:rsidRDefault="00CD459A" w14:paraId="7A744722" w14:textId="77777777">
            <w:pPr>
              <w:pStyle w:val="Compact"/>
              <w:jc w:val="center"/>
            </w:pPr>
            <w:r>
              <w:t>2</w:t>
            </w:r>
          </w:p>
        </w:tc>
        <w:tc>
          <w:tcPr>
            <w:tcW w:w="0" w:type="auto"/>
          </w:tcPr>
          <w:p w:rsidR="00CD459A" w:rsidRDefault="00CD459A" w14:paraId="59D9E859" w14:textId="77777777">
            <w:pPr>
              <w:pStyle w:val="Compact"/>
            </w:pPr>
            <w:r>
              <w:t>DANG_CONG_TAC</w:t>
            </w:r>
          </w:p>
        </w:tc>
        <w:tc>
          <w:tcPr>
            <w:tcW w:w="0" w:type="auto"/>
          </w:tcPr>
          <w:p w:rsidR="00CD459A" w:rsidRDefault="00CD459A" w14:paraId="17B3880F" w14:textId="77777777">
            <w:pPr>
              <w:pStyle w:val="Compact"/>
            </w:pPr>
            <w:r>
              <w:t>enum</w:t>
            </w:r>
          </w:p>
        </w:tc>
        <w:tc>
          <w:tcPr>
            <w:tcW w:w="0" w:type="auto"/>
          </w:tcPr>
          <w:p w:rsidR="00CD459A" w:rsidRDefault="00CD459A" w14:paraId="5D77663D" w14:textId="77777777">
            <w:pPr>
              <w:pStyle w:val="Compact"/>
            </w:pPr>
            <w:r>
              <w:t>Đang công tác</w:t>
            </w:r>
          </w:p>
        </w:tc>
      </w:tr>
      <w:tr w:rsidR="00FE74AF" w14:paraId="78B9D0B6" w14:textId="77777777">
        <w:tc>
          <w:tcPr>
            <w:tcW w:w="0" w:type="auto"/>
          </w:tcPr>
          <w:p w:rsidR="00CD459A" w:rsidRDefault="00CD459A" w14:paraId="5A075F72" w14:textId="77777777">
            <w:pPr>
              <w:pStyle w:val="Compact"/>
              <w:jc w:val="center"/>
            </w:pPr>
            <w:r>
              <w:t>3</w:t>
            </w:r>
          </w:p>
        </w:tc>
        <w:tc>
          <w:tcPr>
            <w:tcW w:w="0" w:type="auto"/>
          </w:tcPr>
          <w:p w:rsidR="00CD459A" w:rsidRDefault="00CD459A" w14:paraId="67E578D8" w14:textId="77777777">
            <w:pPr>
              <w:pStyle w:val="Compact"/>
            </w:pPr>
            <w:r>
              <w:t>DA_THOI_VIEC</w:t>
            </w:r>
          </w:p>
        </w:tc>
        <w:tc>
          <w:tcPr>
            <w:tcW w:w="0" w:type="auto"/>
          </w:tcPr>
          <w:p w:rsidR="00CD459A" w:rsidRDefault="00CD459A" w14:paraId="6959EDE7" w14:textId="77777777">
            <w:pPr>
              <w:pStyle w:val="Compact"/>
            </w:pPr>
            <w:r>
              <w:t>enum</w:t>
            </w:r>
          </w:p>
        </w:tc>
        <w:tc>
          <w:tcPr>
            <w:tcW w:w="0" w:type="auto"/>
          </w:tcPr>
          <w:p w:rsidR="00CD459A" w:rsidRDefault="00CD459A" w14:paraId="3A08A54A" w14:textId="77777777">
            <w:pPr>
              <w:pStyle w:val="Compact"/>
            </w:pPr>
            <w:r>
              <w:t>Đã thôi việc</w:t>
            </w:r>
          </w:p>
        </w:tc>
      </w:tr>
    </w:tbl>
    <w:p w:rsidR="00CD459A" w:rsidP="00CD459A" w:rsidRDefault="00EB3AE8" w14:paraId="0B88C53D" w14:textId="77777777">
      <w:r>
        <w:pict w14:anchorId="6099E07E">
          <v:rect id="_x0000_i1031" style="width:0;height:1.5pt" o:hr="t" o:hrstd="t" o:hralign="center"/>
        </w:pict>
      </w:r>
    </w:p>
    <w:p w:rsidR="00CD459A" w:rsidP="00CD459A" w:rsidRDefault="00CD459A" w14:paraId="19037706" w14:textId="77777777">
      <w:pPr>
        <w:pStyle w:val="Heading3"/>
      </w:pPr>
      <w:bookmarkStart w:name="_Toc223525335" w:id="94"/>
      <w:bookmarkStart w:name="X911e2c0d7e292562018a3d6a140c7d4f033589a" w:id="95"/>
      <w:bookmarkEnd w:id="93"/>
      <w:r>
        <w:t>5.1.4. TrangThaiHopDongNS (Trạng thái hợp đồng nhân sự)</w:t>
      </w:r>
      <w:bookmarkEnd w:id="94"/>
    </w:p>
    <w:tbl>
      <w:tblPr>
        <w:tblStyle w:val="Table"/>
        <w:tblW w:w="0" w:type="auto"/>
        <w:tblLook w:val="0020" w:firstRow="1" w:lastRow="0" w:firstColumn="0" w:lastColumn="0" w:noHBand="0" w:noVBand="0"/>
      </w:tblPr>
      <w:tblGrid>
        <w:gridCol w:w="708"/>
        <w:gridCol w:w="2484"/>
        <w:gridCol w:w="1586"/>
        <w:gridCol w:w="2134"/>
      </w:tblGrid>
      <w:tr w:rsidR="00FE74AF" w14:paraId="54D7B5F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34F9EE0F" w14:textId="77777777">
            <w:pPr>
              <w:pStyle w:val="Compact"/>
              <w:jc w:val="center"/>
            </w:pPr>
            <w:r>
              <w:t>STT</w:t>
            </w:r>
          </w:p>
        </w:tc>
        <w:tc>
          <w:tcPr>
            <w:tcW w:w="0" w:type="auto"/>
          </w:tcPr>
          <w:p w:rsidR="00CD459A" w:rsidRDefault="00CD459A" w14:paraId="732E76DC" w14:textId="77777777">
            <w:pPr>
              <w:pStyle w:val="Compact"/>
            </w:pPr>
            <w:r>
              <w:t>Tên thuộc tính</w:t>
            </w:r>
          </w:p>
        </w:tc>
        <w:tc>
          <w:tcPr>
            <w:tcW w:w="0" w:type="auto"/>
          </w:tcPr>
          <w:p w:rsidR="00CD459A" w:rsidRDefault="00CD459A" w14:paraId="5892C5B7" w14:textId="77777777">
            <w:pPr>
              <w:pStyle w:val="Compact"/>
            </w:pPr>
            <w:r>
              <w:t>Kiểu dữ liệu</w:t>
            </w:r>
          </w:p>
        </w:tc>
        <w:tc>
          <w:tcPr>
            <w:tcW w:w="0" w:type="auto"/>
          </w:tcPr>
          <w:p w:rsidR="00CD459A" w:rsidRDefault="00CD459A" w14:paraId="11B7D79F" w14:textId="77777777">
            <w:pPr>
              <w:pStyle w:val="Compact"/>
            </w:pPr>
            <w:r>
              <w:t>Mô tả</w:t>
            </w:r>
          </w:p>
        </w:tc>
      </w:tr>
      <w:tr w:rsidR="00FE74AF" w14:paraId="67A6B005" w14:textId="77777777">
        <w:tc>
          <w:tcPr>
            <w:tcW w:w="0" w:type="auto"/>
          </w:tcPr>
          <w:p w:rsidR="00CD459A" w:rsidRDefault="00CD459A" w14:paraId="726BCDD1" w14:textId="77777777">
            <w:pPr>
              <w:pStyle w:val="Compact"/>
              <w:jc w:val="center"/>
            </w:pPr>
            <w:r>
              <w:t>1</w:t>
            </w:r>
          </w:p>
        </w:tc>
        <w:tc>
          <w:tcPr>
            <w:tcW w:w="0" w:type="auto"/>
          </w:tcPr>
          <w:p w:rsidR="00CD459A" w:rsidRDefault="00CD459A" w14:paraId="2CC3C104" w14:textId="77777777">
            <w:pPr>
              <w:pStyle w:val="Compact"/>
            </w:pPr>
            <w:r>
              <w:t>CHUA_HOP_DONG</w:t>
            </w:r>
          </w:p>
        </w:tc>
        <w:tc>
          <w:tcPr>
            <w:tcW w:w="0" w:type="auto"/>
          </w:tcPr>
          <w:p w:rsidR="00CD459A" w:rsidRDefault="00CD459A" w14:paraId="6CD0741E" w14:textId="77777777">
            <w:pPr>
              <w:pStyle w:val="Compact"/>
            </w:pPr>
            <w:r>
              <w:t>enum</w:t>
            </w:r>
          </w:p>
        </w:tc>
        <w:tc>
          <w:tcPr>
            <w:tcW w:w="0" w:type="auto"/>
          </w:tcPr>
          <w:p w:rsidR="00CD459A" w:rsidRDefault="00CD459A" w14:paraId="14038F8C" w14:textId="77777777">
            <w:pPr>
              <w:pStyle w:val="Compact"/>
            </w:pPr>
            <w:r>
              <w:t>Chưa có hợp đồng</w:t>
            </w:r>
          </w:p>
        </w:tc>
      </w:tr>
      <w:tr w:rsidR="00FE74AF" w14:paraId="1F917F80" w14:textId="77777777">
        <w:tc>
          <w:tcPr>
            <w:tcW w:w="0" w:type="auto"/>
          </w:tcPr>
          <w:p w:rsidR="00CD459A" w:rsidRDefault="00CD459A" w14:paraId="00BB9892" w14:textId="77777777">
            <w:pPr>
              <w:pStyle w:val="Compact"/>
              <w:jc w:val="center"/>
            </w:pPr>
            <w:r>
              <w:t>2</w:t>
            </w:r>
          </w:p>
        </w:tc>
        <w:tc>
          <w:tcPr>
            <w:tcW w:w="0" w:type="auto"/>
          </w:tcPr>
          <w:p w:rsidR="00CD459A" w:rsidRDefault="00CD459A" w14:paraId="37D8C9F8" w14:textId="77777777">
            <w:pPr>
              <w:pStyle w:val="Compact"/>
            </w:pPr>
            <w:r>
              <w:t>CON_HIEU_LUC</w:t>
            </w:r>
          </w:p>
        </w:tc>
        <w:tc>
          <w:tcPr>
            <w:tcW w:w="0" w:type="auto"/>
          </w:tcPr>
          <w:p w:rsidR="00CD459A" w:rsidRDefault="00CD459A" w14:paraId="12C8FA07" w14:textId="77777777">
            <w:pPr>
              <w:pStyle w:val="Compact"/>
            </w:pPr>
            <w:r>
              <w:t>enum</w:t>
            </w:r>
          </w:p>
        </w:tc>
        <w:tc>
          <w:tcPr>
            <w:tcW w:w="0" w:type="auto"/>
          </w:tcPr>
          <w:p w:rsidR="00CD459A" w:rsidRDefault="00CD459A" w14:paraId="432C8FB2" w14:textId="77777777">
            <w:pPr>
              <w:pStyle w:val="Compact"/>
            </w:pPr>
            <w:r>
              <w:t>Còn hiệu lực</w:t>
            </w:r>
          </w:p>
        </w:tc>
      </w:tr>
      <w:tr w:rsidR="00FE74AF" w14:paraId="62E715F2" w14:textId="77777777">
        <w:tc>
          <w:tcPr>
            <w:tcW w:w="0" w:type="auto"/>
          </w:tcPr>
          <w:p w:rsidR="00CD459A" w:rsidRDefault="00CD459A" w14:paraId="2BD51131" w14:textId="77777777">
            <w:pPr>
              <w:pStyle w:val="Compact"/>
              <w:jc w:val="center"/>
            </w:pPr>
            <w:r>
              <w:t>3</w:t>
            </w:r>
          </w:p>
        </w:tc>
        <w:tc>
          <w:tcPr>
            <w:tcW w:w="0" w:type="auto"/>
          </w:tcPr>
          <w:p w:rsidR="00CD459A" w:rsidRDefault="00CD459A" w14:paraId="2801476A" w14:textId="77777777">
            <w:pPr>
              <w:pStyle w:val="Compact"/>
            </w:pPr>
            <w:r>
              <w:t>HET_HIEU_LUC</w:t>
            </w:r>
          </w:p>
        </w:tc>
        <w:tc>
          <w:tcPr>
            <w:tcW w:w="0" w:type="auto"/>
          </w:tcPr>
          <w:p w:rsidR="00CD459A" w:rsidRDefault="00CD459A" w14:paraId="541D7357" w14:textId="77777777">
            <w:pPr>
              <w:pStyle w:val="Compact"/>
            </w:pPr>
            <w:r>
              <w:t>enum</w:t>
            </w:r>
          </w:p>
        </w:tc>
        <w:tc>
          <w:tcPr>
            <w:tcW w:w="0" w:type="auto"/>
          </w:tcPr>
          <w:p w:rsidR="00CD459A" w:rsidRDefault="00CD459A" w14:paraId="08DEB58A" w14:textId="77777777">
            <w:pPr>
              <w:pStyle w:val="Compact"/>
            </w:pPr>
            <w:r>
              <w:t>Hết hiệu lực</w:t>
            </w:r>
          </w:p>
        </w:tc>
      </w:tr>
      <w:tr w:rsidR="00FE74AF" w14:paraId="0147643E" w14:textId="77777777">
        <w:tc>
          <w:tcPr>
            <w:tcW w:w="0" w:type="auto"/>
          </w:tcPr>
          <w:p w:rsidR="00CD459A" w:rsidRDefault="00CD459A" w14:paraId="5641C233" w14:textId="77777777">
            <w:pPr>
              <w:pStyle w:val="Compact"/>
              <w:jc w:val="center"/>
            </w:pPr>
            <w:r>
              <w:t>4</w:t>
            </w:r>
          </w:p>
        </w:tc>
        <w:tc>
          <w:tcPr>
            <w:tcW w:w="0" w:type="auto"/>
          </w:tcPr>
          <w:p w:rsidR="00CD459A" w:rsidRDefault="00CD459A" w14:paraId="33C3FDD6" w14:textId="77777777">
            <w:pPr>
              <w:pStyle w:val="Compact"/>
            </w:pPr>
            <w:r>
              <w:t>CHO_GIA_HAN</w:t>
            </w:r>
          </w:p>
        </w:tc>
        <w:tc>
          <w:tcPr>
            <w:tcW w:w="0" w:type="auto"/>
          </w:tcPr>
          <w:p w:rsidR="00CD459A" w:rsidRDefault="00CD459A" w14:paraId="00EDD662" w14:textId="77777777">
            <w:pPr>
              <w:pStyle w:val="Compact"/>
            </w:pPr>
            <w:r>
              <w:t>enum</w:t>
            </w:r>
          </w:p>
        </w:tc>
        <w:tc>
          <w:tcPr>
            <w:tcW w:w="0" w:type="auto"/>
          </w:tcPr>
          <w:p w:rsidR="00CD459A" w:rsidRDefault="00CD459A" w14:paraId="3F4626B3" w14:textId="77777777">
            <w:pPr>
              <w:pStyle w:val="Compact"/>
            </w:pPr>
            <w:r>
              <w:t>Chờ gia hạn</w:t>
            </w:r>
          </w:p>
        </w:tc>
      </w:tr>
    </w:tbl>
    <w:p w:rsidR="00CD459A" w:rsidP="00CD459A" w:rsidRDefault="00EB3AE8" w14:paraId="2ADD5AD8" w14:textId="77777777">
      <w:r>
        <w:pict w14:anchorId="0A4628BA">
          <v:rect id="_x0000_i1032" style="width:0;height:1.5pt" o:hr="t" o:hrstd="t" o:hralign="center"/>
        </w:pict>
      </w:r>
    </w:p>
    <w:p w:rsidR="00CD459A" w:rsidP="00CD459A" w:rsidRDefault="00CD459A" w14:paraId="08F2CC6B" w14:textId="77777777">
      <w:pPr>
        <w:pStyle w:val="Heading3"/>
      </w:pPr>
      <w:bookmarkStart w:name="_Toc223525336" w:id="96"/>
      <w:bookmarkStart w:name="loaidonvi-loại-đơn-vị" w:id="97"/>
      <w:bookmarkEnd w:id="95"/>
      <w:r>
        <w:t>5.1.5. LoaiDonVi (Loại đơn vị)</w:t>
      </w:r>
      <w:bookmarkEnd w:id="96"/>
    </w:p>
    <w:tbl>
      <w:tblPr>
        <w:tblStyle w:val="Table"/>
        <w:tblW w:w="0" w:type="auto"/>
        <w:tblLook w:val="0020" w:firstRow="1" w:lastRow="0" w:firstColumn="0" w:lastColumn="0" w:noHBand="0" w:noVBand="0"/>
      </w:tblPr>
      <w:tblGrid>
        <w:gridCol w:w="708"/>
        <w:gridCol w:w="2845"/>
        <w:gridCol w:w="1586"/>
        <w:gridCol w:w="2065"/>
      </w:tblGrid>
      <w:tr w:rsidR="00FE74AF" w14:paraId="45EE8AA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6598C979" w14:textId="77777777">
            <w:pPr>
              <w:pStyle w:val="Compact"/>
              <w:jc w:val="center"/>
            </w:pPr>
            <w:r>
              <w:t>STT</w:t>
            </w:r>
          </w:p>
        </w:tc>
        <w:tc>
          <w:tcPr>
            <w:tcW w:w="0" w:type="auto"/>
          </w:tcPr>
          <w:p w:rsidR="00CD459A" w:rsidRDefault="00CD459A" w14:paraId="317609AD" w14:textId="77777777">
            <w:pPr>
              <w:pStyle w:val="Compact"/>
            </w:pPr>
            <w:r>
              <w:t>Tên thuộc tính</w:t>
            </w:r>
          </w:p>
        </w:tc>
        <w:tc>
          <w:tcPr>
            <w:tcW w:w="0" w:type="auto"/>
          </w:tcPr>
          <w:p w:rsidR="00CD459A" w:rsidRDefault="00CD459A" w14:paraId="185E046C" w14:textId="77777777">
            <w:pPr>
              <w:pStyle w:val="Compact"/>
            </w:pPr>
            <w:r>
              <w:t>Kiểu dữ liệu</w:t>
            </w:r>
          </w:p>
        </w:tc>
        <w:tc>
          <w:tcPr>
            <w:tcW w:w="0" w:type="auto"/>
          </w:tcPr>
          <w:p w:rsidR="00CD459A" w:rsidRDefault="00CD459A" w14:paraId="69DC5D27" w14:textId="77777777">
            <w:pPr>
              <w:pStyle w:val="Compact"/>
            </w:pPr>
            <w:r>
              <w:t>Mô tả</w:t>
            </w:r>
          </w:p>
        </w:tc>
      </w:tr>
      <w:tr w:rsidR="00FE74AF" w14:paraId="52DEC115" w14:textId="77777777">
        <w:tc>
          <w:tcPr>
            <w:tcW w:w="0" w:type="auto"/>
          </w:tcPr>
          <w:p w:rsidR="00CD459A" w:rsidRDefault="00CD459A" w14:paraId="6B4A925E" w14:textId="77777777">
            <w:pPr>
              <w:pStyle w:val="Compact"/>
              <w:jc w:val="center"/>
            </w:pPr>
            <w:r>
              <w:t>1</w:t>
            </w:r>
          </w:p>
        </w:tc>
        <w:tc>
          <w:tcPr>
            <w:tcW w:w="0" w:type="auto"/>
          </w:tcPr>
          <w:p w:rsidR="00CD459A" w:rsidRDefault="00CD459A" w14:paraId="26DE0E98" w14:textId="77777777">
            <w:pPr>
              <w:pStyle w:val="Compact"/>
            </w:pPr>
            <w:r>
              <w:t>HOI_DONG</w:t>
            </w:r>
          </w:p>
        </w:tc>
        <w:tc>
          <w:tcPr>
            <w:tcW w:w="0" w:type="auto"/>
          </w:tcPr>
          <w:p w:rsidR="00CD459A" w:rsidRDefault="00CD459A" w14:paraId="2FE2AD2B" w14:textId="77777777">
            <w:pPr>
              <w:pStyle w:val="Compact"/>
            </w:pPr>
            <w:r>
              <w:t>enum</w:t>
            </w:r>
          </w:p>
        </w:tc>
        <w:tc>
          <w:tcPr>
            <w:tcW w:w="0" w:type="auto"/>
          </w:tcPr>
          <w:p w:rsidR="00CD459A" w:rsidRDefault="00CD459A" w14:paraId="261A1D32" w14:textId="77777777">
            <w:pPr>
              <w:pStyle w:val="Compact"/>
            </w:pPr>
            <w:r>
              <w:t>Hội đồng</w:t>
            </w:r>
          </w:p>
        </w:tc>
      </w:tr>
      <w:tr w:rsidR="00FE74AF" w14:paraId="7871A8C9" w14:textId="77777777">
        <w:tc>
          <w:tcPr>
            <w:tcW w:w="0" w:type="auto"/>
          </w:tcPr>
          <w:p w:rsidR="00CD459A" w:rsidRDefault="00CD459A" w14:paraId="46A22C21" w14:textId="77777777">
            <w:pPr>
              <w:pStyle w:val="Compact"/>
              <w:jc w:val="center"/>
            </w:pPr>
            <w:r>
              <w:t>2</w:t>
            </w:r>
          </w:p>
        </w:tc>
        <w:tc>
          <w:tcPr>
            <w:tcW w:w="0" w:type="auto"/>
          </w:tcPr>
          <w:p w:rsidR="00CD459A" w:rsidRDefault="00CD459A" w14:paraId="5683BE3C" w14:textId="77777777">
            <w:pPr>
              <w:pStyle w:val="Compact"/>
            </w:pPr>
            <w:r>
              <w:t>BAN</w:t>
            </w:r>
          </w:p>
        </w:tc>
        <w:tc>
          <w:tcPr>
            <w:tcW w:w="0" w:type="auto"/>
          </w:tcPr>
          <w:p w:rsidR="00CD459A" w:rsidRDefault="00CD459A" w14:paraId="1725F23E" w14:textId="77777777">
            <w:pPr>
              <w:pStyle w:val="Compact"/>
            </w:pPr>
            <w:r>
              <w:t>enum</w:t>
            </w:r>
          </w:p>
        </w:tc>
        <w:tc>
          <w:tcPr>
            <w:tcW w:w="0" w:type="auto"/>
          </w:tcPr>
          <w:p w:rsidR="00CD459A" w:rsidRDefault="00CD459A" w14:paraId="25CB0453" w14:textId="77777777">
            <w:pPr>
              <w:pStyle w:val="Compact"/>
            </w:pPr>
            <w:r>
              <w:t>Ban</w:t>
            </w:r>
          </w:p>
        </w:tc>
      </w:tr>
      <w:tr w:rsidR="00FE74AF" w14:paraId="0113BAD6" w14:textId="77777777">
        <w:tc>
          <w:tcPr>
            <w:tcW w:w="0" w:type="auto"/>
          </w:tcPr>
          <w:p w:rsidR="00CD459A" w:rsidRDefault="00CD459A" w14:paraId="3B650F8C" w14:textId="77777777">
            <w:pPr>
              <w:pStyle w:val="Compact"/>
              <w:jc w:val="center"/>
            </w:pPr>
            <w:r>
              <w:t>3</w:t>
            </w:r>
          </w:p>
        </w:tc>
        <w:tc>
          <w:tcPr>
            <w:tcW w:w="0" w:type="auto"/>
          </w:tcPr>
          <w:p w:rsidR="00CD459A" w:rsidRDefault="00CD459A" w14:paraId="2F123052" w14:textId="77777777">
            <w:pPr>
              <w:pStyle w:val="Compact"/>
            </w:pPr>
            <w:r>
              <w:t>KHOA</w:t>
            </w:r>
          </w:p>
        </w:tc>
        <w:tc>
          <w:tcPr>
            <w:tcW w:w="0" w:type="auto"/>
          </w:tcPr>
          <w:p w:rsidR="00CD459A" w:rsidRDefault="00CD459A" w14:paraId="67D4980C" w14:textId="77777777">
            <w:pPr>
              <w:pStyle w:val="Compact"/>
            </w:pPr>
            <w:r>
              <w:t>enum</w:t>
            </w:r>
          </w:p>
        </w:tc>
        <w:tc>
          <w:tcPr>
            <w:tcW w:w="0" w:type="auto"/>
          </w:tcPr>
          <w:p w:rsidR="00CD459A" w:rsidRDefault="00CD459A" w14:paraId="61D9F187" w14:textId="77777777">
            <w:pPr>
              <w:pStyle w:val="Compact"/>
            </w:pPr>
            <w:r>
              <w:t>Khoa</w:t>
            </w:r>
          </w:p>
        </w:tc>
      </w:tr>
      <w:tr w:rsidR="00FE74AF" w14:paraId="3467863E" w14:textId="77777777">
        <w:tc>
          <w:tcPr>
            <w:tcW w:w="0" w:type="auto"/>
          </w:tcPr>
          <w:p w:rsidR="00CD459A" w:rsidRDefault="00CD459A" w14:paraId="6CF361B5" w14:textId="77777777">
            <w:pPr>
              <w:pStyle w:val="Compact"/>
              <w:jc w:val="center"/>
            </w:pPr>
            <w:r>
              <w:t>4</w:t>
            </w:r>
          </w:p>
        </w:tc>
        <w:tc>
          <w:tcPr>
            <w:tcW w:w="0" w:type="auto"/>
          </w:tcPr>
          <w:p w:rsidR="00CD459A" w:rsidRDefault="00CD459A" w14:paraId="4FF83EE9" w14:textId="77777777">
            <w:pPr>
              <w:pStyle w:val="Compact"/>
            </w:pPr>
            <w:r>
              <w:t>PHONG</w:t>
            </w:r>
          </w:p>
        </w:tc>
        <w:tc>
          <w:tcPr>
            <w:tcW w:w="0" w:type="auto"/>
          </w:tcPr>
          <w:p w:rsidR="00CD459A" w:rsidRDefault="00CD459A" w14:paraId="01925414" w14:textId="77777777">
            <w:pPr>
              <w:pStyle w:val="Compact"/>
            </w:pPr>
            <w:r>
              <w:t>enum</w:t>
            </w:r>
          </w:p>
        </w:tc>
        <w:tc>
          <w:tcPr>
            <w:tcW w:w="0" w:type="auto"/>
          </w:tcPr>
          <w:p w:rsidR="00CD459A" w:rsidRDefault="00CD459A" w14:paraId="65B0382A" w14:textId="77777777">
            <w:pPr>
              <w:pStyle w:val="Compact"/>
            </w:pPr>
            <w:r>
              <w:t>Phòng</w:t>
            </w:r>
          </w:p>
        </w:tc>
      </w:tr>
      <w:tr w:rsidR="00FE74AF" w14:paraId="3B563390" w14:textId="77777777">
        <w:tc>
          <w:tcPr>
            <w:tcW w:w="0" w:type="auto"/>
          </w:tcPr>
          <w:p w:rsidR="00CD459A" w:rsidRDefault="00CD459A" w14:paraId="0295B572" w14:textId="77777777">
            <w:pPr>
              <w:pStyle w:val="Compact"/>
              <w:jc w:val="center"/>
            </w:pPr>
            <w:r>
              <w:t>5</w:t>
            </w:r>
          </w:p>
        </w:tc>
        <w:tc>
          <w:tcPr>
            <w:tcW w:w="0" w:type="auto"/>
          </w:tcPr>
          <w:p w:rsidR="00CD459A" w:rsidRDefault="00CD459A" w14:paraId="445E7D60" w14:textId="77777777">
            <w:pPr>
              <w:pStyle w:val="Compact"/>
            </w:pPr>
            <w:r>
              <w:t>BO_MON</w:t>
            </w:r>
          </w:p>
        </w:tc>
        <w:tc>
          <w:tcPr>
            <w:tcW w:w="0" w:type="auto"/>
          </w:tcPr>
          <w:p w:rsidR="00CD459A" w:rsidRDefault="00CD459A" w14:paraId="77FCB719" w14:textId="77777777">
            <w:pPr>
              <w:pStyle w:val="Compact"/>
            </w:pPr>
            <w:r>
              <w:t>enum</w:t>
            </w:r>
          </w:p>
        </w:tc>
        <w:tc>
          <w:tcPr>
            <w:tcW w:w="0" w:type="auto"/>
          </w:tcPr>
          <w:p w:rsidR="00CD459A" w:rsidRDefault="00CD459A" w14:paraId="35092827" w14:textId="77777777">
            <w:pPr>
              <w:pStyle w:val="Compact"/>
            </w:pPr>
            <w:r>
              <w:t>Bộ môn</w:t>
            </w:r>
          </w:p>
        </w:tc>
      </w:tr>
      <w:tr w:rsidR="00FE74AF" w14:paraId="2A1110CB" w14:textId="77777777">
        <w:tc>
          <w:tcPr>
            <w:tcW w:w="0" w:type="auto"/>
          </w:tcPr>
          <w:p w:rsidR="00CD459A" w:rsidRDefault="00CD459A" w14:paraId="7504FB84" w14:textId="77777777">
            <w:pPr>
              <w:pStyle w:val="Compact"/>
              <w:jc w:val="center"/>
            </w:pPr>
            <w:r>
              <w:t>6</w:t>
            </w:r>
          </w:p>
        </w:tc>
        <w:tc>
          <w:tcPr>
            <w:tcW w:w="0" w:type="auto"/>
          </w:tcPr>
          <w:p w:rsidR="00CD459A" w:rsidRDefault="00CD459A" w14:paraId="5B31FFD9" w14:textId="77777777">
            <w:pPr>
              <w:pStyle w:val="Compact"/>
            </w:pPr>
            <w:r>
              <w:t>PHONG_THI_NGHIEM</w:t>
            </w:r>
          </w:p>
        </w:tc>
        <w:tc>
          <w:tcPr>
            <w:tcW w:w="0" w:type="auto"/>
          </w:tcPr>
          <w:p w:rsidR="00CD459A" w:rsidRDefault="00CD459A" w14:paraId="2830FC47" w14:textId="77777777">
            <w:pPr>
              <w:pStyle w:val="Compact"/>
            </w:pPr>
            <w:r>
              <w:t>enum</w:t>
            </w:r>
          </w:p>
        </w:tc>
        <w:tc>
          <w:tcPr>
            <w:tcW w:w="0" w:type="auto"/>
          </w:tcPr>
          <w:p w:rsidR="00CD459A" w:rsidRDefault="00CD459A" w14:paraId="7A4AFE77" w14:textId="77777777">
            <w:pPr>
              <w:pStyle w:val="Compact"/>
            </w:pPr>
            <w:r>
              <w:t>Phòng thí nghiệm</w:t>
            </w:r>
          </w:p>
        </w:tc>
      </w:tr>
      <w:tr w:rsidR="00FE74AF" w14:paraId="11B4795F" w14:textId="77777777">
        <w:tc>
          <w:tcPr>
            <w:tcW w:w="0" w:type="auto"/>
          </w:tcPr>
          <w:p w:rsidR="00CD459A" w:rsidRDefault="00CD459A" w14:paraId="6BBE156F" w14:textId="77777777">
            <w:pPr>
              <w:pStyle w:val="Compact"/>
              <w:jc w:val="center"/>
            </w:pPr>
            <w:r>
              <w:t>7</w:t>
            </w:r>
          </w:p>
        </w:tc>
        <w:tc>
          <w:tcPr>
            <w:tcW w:w="0" w:type="auto"/>
          </w:tcPr>
          <w:p w:rsidR="00CD459A" w:rsidRDefault="00CD459A" w14:paraId="76492D6B" w14:textId="77777777">
            <w:pPr>
              <w:pStyle w:val="Compact"/>
            </w:pPr>
            <w:r>
              <w:t>TRUNG_TAM</w:t>
            </w:r>
          </w:p>
        </w:tc>
        <w:tc>
          <w:tcPr>
            <w:tcW w:w="0" w:type="auto"/>
          </w:tcPr>
          <w:p w:rsidR="00CD459A" w:rsidRDefault="00CD459A" w14:paraId="706069DD" w14:textId="77777777">
            <w:pPr>
              <w:pStyle w:val="Compact"/>
            </w:pPr>
            <w:r>
              <w:t>enum</w:t>
            </w:r>
          </w:p>
        </w:tc>
        <w:tc>
          <w:tcPr>
            <w:tcW w:w="0" w:type="auto"/>
          </w:tcPr>
          <w:p w:rsidR="00CD459A" w:rsidRDefault="00CD459A" w14:paraId="3DCA3733" w14:textId="77777777">
            <w:pPr>
              <w:pStyle w:val="Compact"/>
            </w:pPr>
            <w:r>
              <w:t>Trung tâm</w:t>
            </w:r>
          </w:p>
        </w:tc>
      </w:tr>
    </w:tbl>
    <w:p w:rsidR="00CD459A" w:rsidP="00CD459A" w:rsidRDefault="00EB3AE8" w14:paraId="53A0DCD2" w14:textId="77777777">
      <w:r>
        <w:pict w14:anchorId="40953113">
          <v:rect id="_x0000_i1033" style="width:0;height:1.5pt" o:hr="t" o:hrstd="t" o:hralign="center"/>
        </w:pict>
      </w:r>
    </w:p>
    <w:p w:rsidR="00CD459A" w:rsidP="00CD459A" w:rsidRDefault="00CD459A" w14:paraId="5D443DAD" w14:textId="77777777">
      <w:pPr>
        <w:pStyle w:val="Heading3"/>
      </w:pPr>
      <w:bookmarkStart w:name="_Toc223525337" w:id="98"/>
      <w:bookmarkStart w:name="trangthaidonvi-trạng-thái-đơn-vị" w:id="99"/>
      <w:bookmarkEnd w:id="97"/>
      <w:r>
        <w:t>5.1.6. TrangThaiDonVi (Trạng thái đơn vị)</w:t>
      </w:r>
      <w:bookmarkEnd w:id="98"/>
    </w:p>
    <w:tbl>
      <w:tblPr>
        <w:tblStyle w:val="Table"/>
        <w:tblW w:w="0" w:type="auto"/>
        <w:tblLook w:val="0020" w:firstRow="1" w:lastRow="0" w:firstColumn="0" w:lastColumn="0" w:noHBand="0" w:noVBand="0"/>
      </w:tblPr>
      <w:tblGrid>
        <w:gridCol w:w="708"/>
        <w:gridCol w:w="2701"/>
        <w:gridCol w:w="1586"/>
        <w:gridCol w:w="1877"/>
      </w:tblGrid>
      <w:tr w:rsidR="00FE74AF" w14:paraId="3C32241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1DFF0A70" w14:textId="77777777">
            <w:pPr>
              <w:pStyle w:val="Compact"/>
              <w:jc w:val="center"/>
            </w:pPr>
            <w:r>
              <w:t>STT</w:t>
            </w:r>
          </w:p>
        </w:tc>
        <w:tc>
          <w:tcPr>
            <w:tcW w:w="0" w:type="auto"/>
          </w:tcPr>
          <w:p w:rsidR="00CD459A" w:rsidRDefault="00CD459A" w14:paraId="5C403670" w14:textId="77777777">
            <w:pPr>
              <w:pStyle w:val="Compact"/>
            </w:pPr>
            <w:r>
              <w:t>Tên thuộc tính</w:t>
            </w:r>
          </w:p>
        </w:tc>
        <w:tc>
          <w:tcPr>
            <w:tcW w:w="0" w:type="auto"/>
          </w:tcPr>
          <w:p w:rsidR="00CD459A" w:rsidRDefault="00CD459A" w14:paraId="26755908" w14:textId="77777777">
            <w:pPr>
              <w:pStyle w:val="Compact"/>
            </w:pPr>
            <w:r>
              <w:t>Kiểu dữ liệu</w:t>
            </w:r>
          </w:p>
        </w:tc>
        <w:tc>
          <w:tcPr>
            <w:tcW w:w="0" w:type="auto"/>
          </w:tcPr>
          <w:p w:rsidR="00CD459A" w:rsidRDefault="00CD459A" w14:paraId="7EE5426C" w14:textId="77777777">
            <w:pPr>
              <w:pStyle w:val="Compact"/>
            </w:pPr>
            <w:r>
              <w:t>Mô tả</w:t>
            </w:r>
          </w:p>
        </w:tc>
      </w:tr>
      <w:tr w:rsidR="00FE74AF" w14:paraId="73FE0355" w14:textId="77777777">
        <w:tc>
          <w:tcPr>
            <w:tcW w:w="0" w:type="auto"/>
          </w:tcPr>
          <w:p w:rsidR="00CD459A" w:rsidRDefault="00CD459A" w14:paraId="6AA0688A" w14:textId="77777777">
            <w:pPr>
              <w:pStyle w:val="Compact"/>
              <w:jc w:val="center"/>
            </w:pPr>
            <w:r>
              <w:t>1</w:t>
            </w:r>
          </w:p>
        </w:tc>
        <w:tc>
          <w:tcPr>
            <w:tcW w:w="0" w:type="auto"/>
          </w:tcPr>
          <w:p w:rsidR="00CD459A" w:rsidRDefault="00CD459A" w14:paraId="26D76793" w14:textId="77777777">
            <w:pPr>
              <w:pStyle w:val="Compact"/>
            </w:pPr>
            <w:r>
              <w:t>DANG_HOAT_DONG</w:t>
            </w:r>
          </w:p>
        </w:tc>
        <w:tc>
          <w:tcPr>
            <w:tcW w:w="0" w:type="auto"/>
          </w:tcPr>
          <w:p w:rsidR="00CD459A" w:rsidRDefault="00CD459A" w14:paraId="30AD4C64" w14:textId="77777777">
            <w:pPr>
              <w:pStyle w:val="Compact"/>
            </w:pPr>
            <w:r>
              <w:t>enum</w:t>
            </w:r>
          </w:p>
        </w:tc>
        <w:tc>
          <w:tcPr>
            <w:tcW w:w="0" w:type="auto"/>
          </w:tcPr>
          <w:p w:rsidR="00CD459A" w:rsidRDefault="00CD459A" w14:paraId="035877F1" w14:textId="77777777">
            <w:pPr>
              <w:pStyle w:val="Compact"/>
            </w:pPr>
            <w:r>
              <w:t>Đang hoạt động</w:t>
            </w:r>
          </w:p>
        </w:tc>
      </w:tr>
      <w:tr w:rsidR="00FE74AF" w14:paraId="6AACF4A2" w14:textId="77777777">
        <w:tc>
          <w:tcPr>
            <w:tcW w:w="0" w:type="auto"/>
          </w:tcPr>
          <w:p w:rsidR="00CD459A" w:rsidRDefault="00CD459A" w14:paraId="72D2C937" w14:textId="77777777">
            <w:pPr>
              <w:pStyle w:val="Compact"/>
              <w:jc w:val="center"/>
            </w:pPr>
            <w:r>
              <w:t>2</w:t>
            </w:r>
          </w:p>
        </w:tc>
        <w:tc>
          <w:tcPr>
            <w:tcW w:w="0" w:type="auto"/>
          </w:tcPr>
          <w:p w:rsidR="00CD459A" w:rsidRDefault="00CD459A" w14:paraId="1B7E2E35" w14:textId="77777777">
            <w:pPr>
              <w:pStyle w:val="Compact"/>
            </w:pPr>
            <w:r>
              <w:t>GIAI_THE</w:t>
            </w:r>
          </w:p>
        </w:tc>
        <w:tc>
          <w:tcPr>
            <w:tcW w:w="0" w:type="auto"/>
          </w:tcPr>
          <w:p w:rsidR="00CD459A" w:rsidRDefault="00CD459A" w14:paraId="52BF5808" w14:textId="77777777">
            <w:pPr>
              <w:pStyle w:val="Compact"/>
            </w:pPr>
            <w:r>
              <w:t>enum</w:t>
            </w:r>
          </w:p>
        </w:tc>
        <w:tc>
          <w:tcPr>
            <w:tcW w:w="0" w:type="auto"/>
          </w:tcPr>
          <w:p w:rsidR="00CD459A" w:rsidRDefault="00CD459A" w14:paraId="11A10E44" w14:textId="77777777">
            <w:pPr>
              <w:pStyle w:val="Compact"/>
            </w:pPr>
            <w:r>
              <w:t>Giải thể</w:t>
            </w:r>
          </w:p>
        </w:tc>
      </w:tr>
      <w:tr w:rsidR="00FE74AF" w14:paraId="72F3C254" w14:textId="77777777">
        <w:tc>
          <w:tcPr>
            <w:tcW w:w="0" w:type="auto"/>
          </w:tcPr>
          <w:p w:rsidR="00CD459A" w:rsidRDefault="00CD459A" w14:paraId="0831D1F5" w14:textId="77777777">
            <w:pPr>
              <w:pStyle w:val="Compact"/>
              <w:jc w:val="center"/>
            </w:pPr>
            <w:r>
              <w:t>3</w:t>
            </w:r>
          </w:p>
        </w:tc>
        <w:tc>
          <w:tcPr>
            <w:tcW w:w="0" w:type="auto"/>
          </w:tcPr>
          <w:p w:rsidR="00CD459A" w:rsidRDefault="00CD459A" w14:paraId="7A505514" w14:textId="77777777">
            <w:pPr>
              <w:pStyle w:val="Compact"/>
            </w:pPr>
            <w:r>
              <w:t>SAP_NHAP</w:t>
            </w:r>
          </w:p>
        </w:tc>
        <w:tc>
          <w:tcPr>
            <w:tcW w:w="0" w:type="auto"/>
          </w:tcPr>
          <w:p w:rsidR="00CD459A" w:rsidRDefault="00CD459A" w14:paraId="76DCDF7E" w14:textId="77777777">
            <w:pPr>
              <w:pStyle w:val="Compact"/>
            </w:pPr>
            <w:r>
              <w:t>enum</w:t>
            </w:r>
          </w:p>
        </w:tc>
        <w:tc>
          <w:tcPr>
            <w:tcW w:w="0" w:type="auto"/>
          </w:tcPr>
          <w:p w:rsidR="00CD459A" w:rsidRDefault="00CD459A" w14:paraId="1276CF1A" w14:textId="77777777">
            <w:pPr>
              <w:pStyle w:val="Compact"/>
            </w:pPr>
            <w:r>
              <w:t>Sáp nhập</w:t>
            </w:r>
          </w:p>
        </w:tc>
      </w:tr>
    </w:tbl>
    <w:p w:rsidR="00CD459A" w:rsidP="00CD459A" w:rsidRDefault="00EB3AE8" w14:paraId="0C72FEF7" w14:textId="77777777">
      <w:r>
        <w:pict w14:anchorId="36888703">
          <v:rect id="_x0000_i1034" style="width:0;height:1.5pt" o:hr="t" o:hrstd="t" o:hralign="center"/>
        </w:pict>
      </w:r>
    </w:p>
    <w:p w:rsidR="00CD459A" w:rsidP="00CD459A" w:rsidRDefault="00CD459A" w14:paraId="32ABF351" w14:textId="77777777">
      <w:pPr>
        <w:pStyle w:val="Heading3"/>
      </w:pPr>
      <w:bookmarkStart w:name="_Toc223525338" w:id="100"/>
      <w:bookmarkStart w:name="trangthaihopdong-trạng-thái-hợp-đồng" w:id="101"/>
      <w:bookmarkEnd w:id="99"/>
      <w:r>
        <w:t>5.1.7. TrangThaiHopDong (Trạng thái hợp đồng)</w:t>
      </w:r>
      <w:bookmarkEnd w:id="100"/>
    </w:p>
    <w:tbl>
      <w:tblPr>
        <w:tblStyle w:val="Table"/>
        <w:tblW w:w="0" w:type="auto"/>
        <w:tblLook w:val="0020" w:firstRow="1" w:lastRow="0" w:firstColumn="0" w:lastColumn="0" w:noHBand="0" w:noVBand="0"/>
      </w:tblPr>
      <w:tblGrid>
        <w:gridCol w:w="708"/>
        <w:gridCol w:w="2166"/>
        <w:gridCol w:w="1586"/>
        <w:gridCol w:w="1556"/>
      </w:tblGrid>
      <w:tr w:rsidR="00FE74AF" w14:paraId="4ED3CB6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09A23D00" w14:textId="77777777">
            <w:pPr>
              <w:pStyle w:val="Compact"/>
              <w:jc w:val="center"/>
            </w:pPr>
            <w:r>
              <w:t>STT</w:t>
            </w:r>
          </w:p>
        </w:tc>
        <w:tc>
          <w:tcPr>
            <w:tcW w:w="0" w:type="auto"/>
          </w:tcPr>
          <w:p w:rsidR="00CD459A" w:rsidRDefault="00CD459A" w14:paraId="300AE2EC" w14:textId="77777777">
            <w:pPr>
              <w:pStyle w:val="Compact"/>
            </w:pPr>
            <w:r>
              <w:t>Tên thuộc tính</w:t>
            </w:r>
          </w:p>
        </w:tc>
        <w:tc>
          <w:tcPr>
            <w:tcW w:w="0" w:type="auto"/>
          </w:tcPr>
          <w:p w:rsidR="00CD459A" w:rsidRDefault="00CD459A" w14:paraId="2CB03ADF" w14:textId="77777777">
            <w:pPr>
              <w:pStyle w:val="Compact"/>
            </w:pPr>
            <w:r>
              <w:t>Kiểu dữ liệu</w:t>
            </w:r>
          </w:p>
        </w:tc>
        <w:tc>
          <w:tcPr>
            <w:tcW w:w="0" w:type="auto"/>
          </w:tcPr>
          <w:p w:rsidR="00CD459A" w:rsidRDefault="00CD459A" w14:paraId="7FCF4D42" w14:textId="77777777">
            <w:pPr>
              <w:pStyle w:val="Compact"/>
            </w:pPr>
            <w:r>
              <w:t>Mô tả</w:t>
            </w:r>
          </w:p>
        </w:tc>
      </w:tr>
      <w:tr w:rsidR="00FE74AF" w14:paraId="77CA1E5F" w14:textId="77777777">
        <w:tc>
          <w:tcPr>
            <w:tcW w:w="0" w:type="auto"/>
          </w:tcPr>
          <w:p w:rsidR="00CD459A" w:rsidRDefault="00CD459A" w14:paraId="2E2FBE2F" w14:textId="77777777">
            <w:pPr>
              <w:pStyle w:val="Compact"/>
              <w:jc w:val="center"/>
            </w:pPr>
            <w:r>
              <w:t>1</w:t>
            </w:r>
          </w:p>
        </w:tc>
        <w:tc>
          <w:tcPr>
            <w:tcW w:w="0" w:type="auto"/>
          </w:tcPr>
          <w:p w:rsidR="00CD459A" w:rsidRDefault="00CD459A" w14:paraId="789FE3A4" w14:textId="77777777">
            <w:pPr>
              <w:pStyle w:val="Compact"/>
            </w:pPr>
            <w:r>
              <w:t>CON_HIEU_LUC</w:t>
            </w:r>
          </w:p>
        </w:tc>
        <w:tc>
          <w:tcPr>
            <w:tcW w:w="0" w:type="auto"/>
          </w:tcPr>
          <w:p w:rsidR="00CD459A" w:rsidRDefault="00CD459A" w14:paraId="28ED113A" w14:textId="77777777">
            <w:pPr>
              <w:pStyle w:val="Compact"/>
            </w:pPr>
            <w:r>
              <w:t>enum</w:t>
            </w:r>
          </w:p>
        </w:tc>
        <w:tc>
          <w:tcPr>
            <w:tcW w:w="0" w:type="auto"/>
          </w:tcPr>
          <w:p w:rsidR="00CD459A" w:rsidRDefault="00CD459A" w14:paraId="29BAA148" w14:textId="77777777">
            <w:pPr>
              <w:pStyle w:val="Compact"/>
            </w:pPr>
            <w:r>
              <w:t>Còn hiệu lực</w:t>
            </w:r>
          </w:p>
        </w:tc>
      </w:tr>
      <w:tr w:rsidR="00FE74AF" w14:paraId="7D5AEF8E" w14:textId="77777777">
        <w:tc>
          <w:tcPr>
            <w:tcW w:w="0" w:type="auto"/>
          </w:tcPr>
          <w:p w:rsidR="00CD459A" w:rsidRDefault="00CD459A" w14:paraId="1FFC0CD6" w14:textId="77777777">
            <w:pPr>
              <w:pStyle w:val="Compact"/>
              <w:jc w:val="center"/>
            </w:pPr>
            <w:r>
              <w:t>2</w:t>
            </w:r>
          </w:p>
        </w:tc>
        <w:tc>
          <w:tcPr>
            <w:tcW w:w="0" w:type="auto"/>
          </w:tcPr>
          <w:p w:rsidR="00CD459A" w:rsidRDefault="00CD459A" w14:paraId="23853DFE" w14:textId="77777777">
            <w:pPr>
              <w:pStyle w:val="Compact"/>
            </w:pPr>
            <w:r>
              <w:t>HET_HIEU_LUC</w:t>
            </w:r>
          </w:p>
        </w:tc>
        <w:tc>
          <w:tcPr>
            <w:tcW w:w="0" w:type="auto"/>
          </w:tcPr>
          <w:p w:rsidR="00CD459A" w:rsidRDefault="00CD459A" w14:paraId="49A8015B" w14:textId="77777777">
            <w:pPr>
              <w:pStyle w:val="Compact"/>
            </w:pPr>
            <w:r>
              <w:t>enum</w:t>
            </w:r>
          </w:p>
        </w:tc>
        <w:tc>
          <w:tcPr>
            <w:tcW w:w="0" w:type="auto"/>
          </w:tcPr>
          <w:p w:rsidR="00CD459A" w:rsidRDefault="00CD459A" w14:paraId="4D48CFDB" w14:textId="77777777">
            <w:pPr>
              <w:pStyle w:val="Compact"/>
            </w:pPr>
            <w:r>
              <w:t>Hết hiệu lực</w:t>
            </w:r>
          </w:p>
        </w:tc>
      </w:tr>
    </w:tbl>
    <w:p w:rsidR="00CD459A" w:rsidP="00CD459A" w:rsidRDefault="00EB3AE8" w14:paraId="24A5031D" w14:textId="77777777">
      <w:r>
        <w:pict w14:anchorId="2EB04127">
          <v:rect id="_x0000_i1035" style="width:0;height:1.5pt" o:hr="t" o:hrstd="t" o:hralign="center"/>
        </w:pict>
      </w:r>
    </w:p>
    <w:p w:rsidR="00CD459A" w:rsidP="00CD459A" w:rsidRDefault="00CD459A" w14:paraId="697531FF" w14:textId="77777777">
      <w:pPr>
        <w:pStyle w:val="Heading3"/>
      </w:pPr>
      <w:bookmarkStart w:name="_Toc223525339" w:id="102"/>
      <w:bookmarkStart w:name="trangthaidanhmuc-trạng-thái-danh-mục" w:id="103"/>
      <w:bookmarkEnd w:id="101"/>
      <w:r>
        <w:t>5.1.8. TrangThaiDanhMuc (Trạng thái danh mục)</w:t>
      </w:r>
      <w:bookmarkEnd w:id="102"/>
    </w:p>
    <w:tbl>
      <w:tblPr>
        <w:tblStyle w:val="Table"/>
        <w:tblW w:w="0" w:type="auto"/>
        <w:tblLook w:val="0020" w:firstRow="1" w:lastRow="0" w:firstColumn="0" w:lastColumn="0" w:noHBand="0" w:noVBand="0"/>
      </w:tblPr>
      <w:tblGrid>
        <w:gridCol w:w="708"/>
        <w:gridCol w:w="2499"/>
        <w:gridCol w:w="1586"/>
        <w:gridCol w:w="1827"/>
      </w:tblGrid>
      <w:tr w:rsidR="00FE74AF" w14:paraId="2371D82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500BE1E5" w14:textId="77777777">
            <w:pPr>
              <w:pStyle w:val="Compact"/>
              <w:jc w:val="center"/>
            </w:pPr>
            <w:r>
              <w:t>STT</w:t>
            </w:r>
          </w:p>
        </w:tc>
        <w:tc>
          <w:tcPr>
            <w:tcW w:w="0" w:type="auto"/>
          </w:tcPr>
          <w:p w:rsidR="00CD459A" w:rsidRDefault="00CD459A" w14:paraId="72E5FB5C" w14:textId="77777777">
            <w:pPr>
              <w:pStyle w:val="Compact"/>
            </w:pPr>
            <w:r>
              <w:t>Tên thuộc tính</w:t>
            </w:r>
          </w:p>
        </w:tc>
        <w:tc>
          <w:tcPr>
            <w:tcW w:w="0" w:type="auto"/>
          </w:tcPr>
          <w:p w:rsidR="00CD459A" w:rsidRDefault="00CD459A" w14:paraId="7BE8EB35" w14:textId="77777777">
            <w:pPr>
              <w:pStyle w:val="Compact"/>
            </w:pPr>
            <w:r>
              <w:t>Kiểu dữ liệu</w:t>
            </w:r>
          </w:p>
        </w:tc>
        <w:tc>
          <w:tcPr>
            <w:tcW w:w="0" w:type="auto"/>
          </w:tcPr>
          <w:p w:rsidR="00CD459A" w:rsidRDefault="00CD459A" w14:paraId="31945AF3" w14:textId="77777777">
            <w:pPr>
              <w:pStyle w:val="Compact"/>
            </w:pPr>
            <w:r>
              <w:t>Mô tả</w:t>
            </w:r>
          </w:p>
        </w:tc>
      </w:tr>
      <w:tr w:rsidR="00FE74AF" w14:paraId="25364C34" w14:textId="77777777">
        <w:tc>
          <w:tcPr>
            <w:tcW w:w="0" w:type="auto"/>
          </w:tcPr>
          <w:p w:rsidR="00CD459A" w:rsidRDefault="00CD459A" w14:paraId="617DE24D" w14:textId="77777777">
            <w:pPr>
              <w:pStyle w:val="Compact"/>
              <w:jc w:val="center"/>
            </w:pPr>
            <w:r>
              <w:t>1</w:t>
            </w:r>
          </w:p>
        </w:tc>
        <w:tc>
          <w:tcPr>
            <w:tcW w:w="0" w:type="auto"/>
          </w:tcPr>
          <w:p w:rsidR="00CD459A" w:rsidRDefault="00CD459A" w14:paraId="355F7C2A" w14:textId="77777777">
            <w:pPr>
              <w:pStyle w:val="Compact"/>
            </w:pPr>
            <w:r>
              <w:t>DANG_SU_DUNG</w:t>
            </w:r>
          </w:p>
        </w:tc>
        <w:tc>
          <w:tcPr>
            <w:tcW w:w="0" w:type="auto"/>
          </w:tcPr>
          <w:p w:rsidR="00CD459A" w:rsidRDefault="00CD459A" w14:paraId="2B2B2915" w14:textId="77777777">
            <w:pPr>
              <w:pStyle w:val="Compact"/>
            </w:pPr>
            <w:r>
              <w:t>enum</w:t>
            </w:r>
          </w:p>
        </w:tc>
        <w:tc>
          <w:tcPr>
            <w:tcW w:w="0" w:type="auto"/>
          </w:tcPr>
          <w:p w:rsidR="00CD459A" w:rsidRDefault="00CD459A" w14:paraId="31D3CB98" w14:textId="77777777">
            <w:pPr>
              <w:pStyle w:val="Compact"/>
            </w:pPr>
            <w:r>
              <w:t>Đang sử dụng</w:t>
            </w:r>
          </w:p>
        </w:tc>
      </w:tr>
      <w:tr w:rsidR="00FE74AF" w14:paraId="6694BBAE" w14:textId="77777777">
        <w:tc>
          <w:tcPr>
            <w:tcW w:w="0" w:type="auto"/>
          </w:tcPr>
          <w:p w:rsidR="00CD459A" w:rsidRDefault="00CD459A" w14:paraId="2F163365" w14:textId="77777777">
            <w:pPr>
              <w:pStyle w:val="Compact"/>
              <w:jc w:val="center"/>
            </w:pPr>
            <w:r>
              <w:t>2</w:t>
            </w:r>
          </w:p>
        </w:tc>
        <w:tc>
          <w:tcPr>
            <w:tcW w:w="0" w:type="auto"/>
          </w:tcPr>
          <w:p w:rsidR="00CD459A" w:rsidRDefault="00CD459A" w14:paraId="01BE6EA1" w14:textId="77777777">
            <w:pPr>
              <w:pStyle w:val="Compact"/>
            </w:pPr>
            <w:r>
              <w:t>NGUNG_SU_DUNG</w:t>
            </w:r>
          </w:p>
        </w:tc>
        <w:tc>
          <w:tcPr>
            <w:tcW w:w="0" w:type="auto"/>
          </w:tcPr>
          <w:p w:rsidR="00CD459A" w:rsidRDefault="00CD459A" w14:paraId="01A6CE2A" w14:textId="77777777">
            <w:pPr>
              <w:pStyle w:val="Compact"/>
            </w:pPr>
            <w:r>
              <w:t>enum</w:t>
            </w:r>
          </w:p>
        </w:tc>
        <w:tc>
          <w:tcPr>
            <w:tcW w:w="0" w:type="auto"/>
          </w:tcPr>
          <w:p w:rsidR="00CD459A" w:rsidRDefault="00CD459A" w14:paraId="773FD329" w14:textId="77777777">
            <w:pPr>
              <w:pStyle w:val="Compact"/>
            </w:pPr>
            <w:r>
              <w:t>Ngừng sử dụng</w:t>
            </w:r>
          </w:p>
        </w:tc>
      </w:tr>
    </w:tbl>
    <w:p w:rsidR="00CD459A" w:rsidP="00CD459A" w:rsidRDefault="00EB3AE8" w14:paraId="72F0EFAE" w14:textId="77777777">
      <w:r>
        <w:pict w14:anchorId="3AC03E73">
          <v:rect id="_x0000_i1036" style="width:0;height:1.5pt" o:hr="t" o:hrstd="t" o:hralign="center"/>
        </w:pict>
      </w:r>
    </w:p>
    <w:p w:rsidR="00CD459A" w:rsidP="00CD459A" w:rsidRDefault="00CD459A" w14:paraId="2027CE83" w14:textId="77777777">
      <w:pPr>
        <w:pStyle w:val="Heading3"/>
      </w:pPr>
      <w:bookmarkStart w:name="_Toc223525340" w:id="104"/>
      <w:bookmarkStart w:name="X9c3301bb533b45ff5dac283397d4fdd4db21fff" w:id="105"/>
      <w:bookmarkEnd w:id="103"/>
      <w:r>
        <w:t>5.1.9. TrangThaiKhoaDaoTao (Trạng thái khóa đào tạo)</w:t>
      </w:r>
      <w:bookmarkEnd w:id="104"/>
    </w:p>
    <w:tbl>
      <w:tblPr>
        <w:tblStyle w:val="Table"/>
        <w:tblW w:w="0" w:type="auto"/>
        <w:tblLook w:val="0020" w:firstRow="1" w:lastRow="0" w:firstColumn="0" w:lastColumn="0" w:noHBand="0" w:noVBand="0"/>
      </w:tblPr>
      <w:tblGrid>
        <w:gridCol w:w="708"/>
        <w:gridCol w:w="2903"/>
        <w:gridCol w:w="1586"/>
        <w:gridCol w:w="2080"/>
      </w:tblGrid>
      <w:tr w:rsidR="00FE74AF" w14:paraId="3E20BDF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322A4B70" w14:textId="77777777">
            <w:pPr>
              <w:pStyle w:val="Compact"/>
              <w:jc w:val="center"/>
            </w:pPr>
            <w:r>
              <w:t>STT</w:t>
            </w:r>
          </w:p>
        </w:tc>
        <w:tc>
          <w:tcPr>
            <w:tcW w:w="0" w:type="auto"/>
          </w:tcPr>
          <w:p w:rsidR="00CD459A" w:rsidRDefault="00CD459A" w14:paraId="1B9CC4FB" w14:textId="77777777">
            <w:pPr>
              <w:pStyle w:val="Compact"/>
            </w:pPr>
            <w:r>
              <w:t>Tên thuộc tính</w:t>
            </w:r>
          </w:p>
        </w:tc>
        <w:tc>
          <w:tcPr>
            <w:tcW w:w="0" w:type="auto"/>
          </w:tcPr>
          <w:p w:rsidR="00CD459A" w:rsidRDefault="00CD459A" w14:paraId="683D9AFC" w14:textId="77777777">
            <w:pPr>
              <w:pStyle w:val="Compact"/>
            </w:pPr>
            <w:r>
              <w:t>Kiểu dữ liệu</w:t>
            </w:r>
          </w:p>
        </w:tc>
        <w:tc>
          <w:tcPr>
            <w:tcW w:w="0" w:type="auto"/>
          </w:tcPr>
          <w:p w:rsidR="00CD459A" w:rsidRDefault="00CD459A" w14:paraId="1E6FB288" w14:textId="77777777">
            <w:pPr>
              <w:pStyle w:val="Compact"/>
            </w:pPr>
            <w:r>
              <w:t>Mô tả</w:t>
            </w:r>
          </w:p>
        </w:tc>
      </w:tr>
      <w:tr w:rsidR="00FE74AF" w14:paraId="28AB815B" w14:textId="77777777">
        <w:tc>
          <w:tcPr>
            <w:tcW w:w="0" w:type="auto"/>
          </w:tcPr>
          <w:p w:rsidR="00CD459A" w:rsidRDefault="00CD459A" w14:paraId="09253754" w14:textId="77777777">
            <w:pPr>
              <w:pStyle w:val="Compact"/>
              <w:jc w:val="center"/>
            </w:pPr>
            <w:r>
              <w:t>1</w:t>
            </w:r>
          </w:p>
        </w:tc>
        <w:tc>
          <w:tcPr>
            <w:tcW w:w="0" w:type="auto"/>
          </w:tcPr>
          <w:p w:rsidR="00CD459A" w:rsidRDefault="00CD459A" w14:paraId="73C84FA1" w14:textId="77777777">
            <w:pPr>
              <w:pStyle w:val="Compact"/>
            </w:pPr>
            <w:r>
              <w:t>DANG_MO_DANG_KY</w:t>
            </w:r>
          </w:p>
        </w:tc>
        <w:tc>
          <w:tcPr>
            <w:tcW w:w="0" w:type="auto"/>
          </w:tcPr>
          <w:p w:rsidR="00CD459A" w:rsidRDefault="00CD459A" w14:paraId="66A3C394" w14:textId="77777777">
            <w:pPr>
              <w:pStyle w:val="Compact"/>
            </w:pPr>
            <w:r>
              <w:t>enum</w:t>
            </w:r>
          </w:p>
        </w:tc>
        <w:tc>
          <w:tcPr>
            <w:tcW w:w="0" w:type="auto"/>
          </w:tcPr>
          <w:p w:rsidR="00CD459A" w:rsidRDefault="00CD459A" w14:paraId="3392FAC7" w14:textId="77777777">
            <w:pPr>
              <w:pStyle w:val="Compact"/>
            </w:pPr>
            <w:r>
              <w:t>Đang mở đăng ký</w:t>
            </w:r>
          </w:p>
        </w:tc>
      </w:tr>
      <w:tr w:rsidR="00FE74AF" w14:paraId="7B09EF74" w14:textId="77777777">
        <w:tc>
          <w:tcPr>
            <w:tcW w:w="0" w:type="auto"/>
          </w:tcPr>
          <w:p w:rsidR="00CD459A" w:rsidRDefault="00CD459A" w14:paraId="568E4A76" w14:textId="77777777">
            <w:pPr>
              <w:pStyle w:val="Compact"/>
              <w:jc w:val="center"/>
            </w:pPr>
            <w:r>
              <w:t>2</w:t>
            </w:r>
          </w:p>
        </w:tc>
        <w:tc>
          <w:tcPr>
            <w:tcW w:w="0" w:type="auto"/>
          </w:tcPr>
          <w:p w:rsidR="00CD459A" w:rsidRDefault="00CD459A" w14:paraId="2BCB78DF" w14:textId="77777777">
            <w:pPr>
              <w:pStyle w:val="Compact"/>
            </w:pPr>
            <w:r>
              <w:t>DANG_DAO_TAO</w:t>
            </w:r>
          </w:p>
        </w:tc>
        <w:tc>
          <w:tcPr>
            <w:tcW w:w="0" w:type="auto"/>
          </w:tcPr>
          <w:p w:rsidR="00CD459A" w:rsidRDefault="00CD459A" w14:paraId="37E8BAFC" w14:textId="77777777">
            <w:pPr>
              <w:pStyle w:val="Compact"/>
            </w:pPr>
            <w:r>
              <w:t>enum</w:t>
            </w:r>
          </w:p>
        </w:tc>
        <w:tc>
          <w:tcPr>
            <w:tcW w:w="0" w:type="auto"/>
          </w:tcPr>
          <w:p w:rsidR="00CD459A" w:rsidRDefault="00CD459A" w14:paraId="765A2352" w14:textId="77777777">
            <w:pPr>
              <w:pStyle w:val="Compact"/>
            </w:pPr>
            <w:r>
              <w:t>Đang đào tạo</w:t>
            </w:r>
          </w:p>
        </w:tc>
      </w:tr>
      <w:tr w:rsidR="00FE74AF" w14:paraId="2571679F" w14:textId="77777777">
        <w:tc>
          <w:tcPr>
            <w:tcW w:w="0" w:type="auto"/>
          </w:tcPr>
          <w:p w:rsidR="00CD459A" w:rsidRDefault="00CD459A" w14:paraId="47344048" w14:textId="77777777">
            <w:pPr>
              <w:pStyle w:val="Compact"/>
              <w:jc w:val="center"/>
            </w:pPr>
            <w:r>
              <w:t>3</w:t>
            </w:r>
          </w:p>
        </w:tc>
        <w:tc>
          <w:tcPr>
            <w:tcW w:w="0" w:type="auto"/>
          </w:tcPr>
          <w:p w:rsidR="00CD459A" w:rsidRDefault="00CD459A" w14:paraId="3A92EFD6" w14:textId="77777777">
            <w:pPr>
              <w:pStyle w:val="Compact"/>
            </w:pPr>
            <w:r>
              <w:t>DA_HOAN_THANH</w:t>
            </w:r>
          </w:p>
        </w:tc>
        <w:tc>
          <w:tcPr>
            <w:tcW w:w="0" w:type="auto"/>
          </w:tcPr>
          <w:p w:rsidR="00CD459A" w:rsidRDefault="00CD459A" w14:paraId="3207AAE0" w14:textId="77777777">
            <w:pPr>
              <w:pStyle w:val="Compact"/>
            </w:pPr>
            <w:r>
              <w:t>enum</w:t>
            </w:r>
          </w:p>
        </w:tc>
        <w:tc>
          <w:tcPr>
            <w:tcW w:w="0" w:type="auto"/>
          </w:tcPr>
          <w:p w:rsidR="00CD459A" w:rsidRDefault="00CD459A" w14:paraId="6B332DD0" w14:textId="77777777">
            <w:pPr>
              <w:pStyle w:val="Compact"/>
            </w:pPr>
            <w:r>
              <w:t>Đã hoàn thành</w:t>
            </w:r>
          </w:p>
        </w:tc>
      </w:tr>
    </w:tbl>
    <w:p w:rsidR="00CD459A" w:rsidP="00CD459A" w:rsidRDefault="00EB3AE8" w14:paraId="0AA0F756" w14:textId="77777777">
      <w:r>
        <w:pict w14:anchorId="7C288DFA">
          <v:rect id="_x0000_i1037" style="width:0;height:1.5pt" o:hr="t" o:hrstd="t" o:hralign="center"/>
        </w:pict>
      </w:r>
    </w:p>
    <w:p w:rsidR="00CD459A" w:rsidP="00CD459A" w:rsidRDefault="00CD459A" w14:paraId="5C3D5709" w14:textId="77777777">
      <w:pPr>
        <w:pStyle w:val="Heading3"/>
      </w:pPr>
      <w:bookmarkStart w:name="_Toc223525341" w:id="106"/>
      <w:bookmarkStart w:name="trangthaithamgia-trạng-thái-tham-gia" w:id="107"/>
      <w:bookmarkEnd w:id="105"/>
      <w:r>
        <w:t>5.1.10. TrangThaiThamGia (Trạng thái tham gia)</w:t>
      </w:r>
      <w:bookmarkEnd w:id="106"/>
    </w:p>
    <w:tbl>
      <w:tblPr>
        <w:tblStyle w:val="Table"/>
        <w:tblW w:w="0" w:type="auto"/>
        <w:tblLook w:val="0020" w:firstRow="1" w:lastRow="0" w:firstColumn="0" w:lastColumn="0" w:noHBand="0" w:noVBand="0"/>
      </w:tblPr>
      <w:tblGrid>
        <w:gridCol w:w="708"/>
        <w:gridCol w:w="2007"/>
        <w:gridCol w:w="1586"/>
        <w:gridCol w:w="1422"/>
      </w:tblGrid>
      <w:tr w:rsidR="00FE74AF" w14:paraId="21904AD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3840E856" w14:textId="77777777">
            <w:pPr>
              <w:pStyle w:val="Compact"/>
              <w:jc w:val="center"/>
            </w:pPr>
            <w:r>
              <w:t>STT</w:t>
            </w:r>
          </w:p>
        </w:tc>
        <w:tc>
          <w:tcPr>
            <w:tcW w:w="0" w:type="auto"/>
          </w:tcPr>
          <w:p w:rsidR="00CD459A" w:rsidRDefault="00CD459A" w14:paraId="2D1DEC95" w14:textId="77777777">
            <w:pPr>
              <w:pStyle w:val="Compact"/>
            </w:pPr>
            <w:r>
              <w:t>Tên thuộc tính</w:t>
            </w:r>
          </w:p>
        </w:tc>
        <w:tc>
          <w:tcPr>
            <w:tcW w:w="0" w:type="auto"/>
          </w:tcPr>
          <w:p w:rsidR="00CD459A" w:rsidRDefault="00CD459A" w14:paraId="7009D296" w14:textId="77777777">
            <w:pPr>
              <w:pStyle w:val="Compact"/>
            </w:pPr>
            <w:r>
              <w:t>Kiểu dữ liệu</w:t>
            </w:r>
          </w:p>
        </w:tc>
        <w:tc>
          <w:tcPr>
            <w:tcW w:w="0" w:type="auto"/>
          </w:tcPr>
          <w:p w:rsidR="00CD459A" w:rsidRDefault="00CD459A" w14:paraId="43E0C91E" w14:textId="77777777">
            <w:pPr>
              <w:pStyle w:val="Compact"/>
            </w:pPr>
            <w:r>
              <w:t>Mô tả</w:t>
            </w:r>
          </w:p>
        </w:tc>
      </w:tr>
      <w:tr w:rsidR="00FE74AF" w14:paraId="63A5AC8D" w14:textId="77777777">
        <w:tc>
          <w:tcPr>
            <w:tcW w:w="0" w:type="auto"/>
          </w:tcPr>
          <w:p w:rsidR="00CD459A" w:rsidRDefault="00CD459A" w14:paraId="37948DEC" w14:textId="77777777">
            <w:pPr>
              <w:pStyle w:val="Compact"/>
              <w:jc w:val="center"/>
            </w:pPr>
            <w:r>
              <w:t>1</w:t>
            </w:r>
          </w:p>
        </w:tc>
        <w:tc>
          <w:tcPr>
            <w:tcW w:w="0" w:type="auto"/>
          </w:tcPr>
          <w:p w:rsidR="00CD459A" w:rsidRDefault="00CD459A" w14:paraId="591572D2" w14:textId="77777777">
            <w:pPr>
              <w:pStyle w:val="Compact"/>
            </w:pPr>
            <w:r>
              <w:t>DA_DANG_KY</w:t>
            </w:r>
          </w:p>
        </w:tc>
        <w:tc>
          <w:tcPr>
            <w:tcW w:w="0" w:type="auto"/>
          </w:tcPr>
          <w:p w:rsidR="00CD459A" w:rsidRDefault="00CD459A" w14:paraId="26E2C532" w14:textId="77777777">
            <w:pPr>
              <w:pStyle w:val="Compact"/>
            </w:pPr>
            <w:r>
              <w:t>enum</w:t>
            </w:r>
          </w:p>
        </w:tc>
        <w:tc>
          <w:tcPr>
            <w:tcW w:w="0" w:type="auto"/>
          </w:tcPr>
          <w:p w:rsidR="00CD459A" w:rsidRDefault="00CD459A" w14:paraId="64B3E003" w14:textId="77777777">
            <w:pPr>
              <w:pStyle w:val="Compact"/>
            </w:pPr>
            <w:r>
              <w:t>Đã đăng ký</w:t>
            </w:r>
          </w:p>
        </w:tc>
      </w:tr>
      <w:tr w:rsidR="00FE74AF" w14:paraId="568086CF" w14:textId="77777777">
        <w:tc>
          <w:tcPr>
            <w:tcW w:w="0" w:type="auto"/>
          </w:tcPr>
          <w:p w:rsidR="00CD459A" w:rsidRDefault="00CD459A" w14:paraId="65D998C7" w14:textId="77777777">
            <w:pPr>
              <w:pStyle w:val="Compact"/>
              <w:jc w:val="center"/>
            </w:pPr>
            <w:r>
              <w:t>2</w:t>
            </w:r>
          </w:p>
        </w:tc>
        <w:tc>
          <w:tcPr>
            <w:tcW w:w="0" w:type="auto"/>
          </w:tcPr>
          <w:p w:rsidR="00CD459A" w:rsidRDefault="00CD459A" w14:paraId="67C6F849" w14:textId="77777777">
            <w:pPr>
              <w:pStyle w:val="Compact"/>
            </w:pPr>
            <w:r>
              <w:t>DANG_HOC</w:t>
            </w:r>
          </w:p>
        </w:tc>
        <w:tc>
          <w:tcPr>
            <w:tcW w:w="0" w:type="auto"/>
          </w:tcPr>
          <w:p w:rsidR="00CD459A" w:rsidRDefault="00CD459A" w14:paraId="572FFB3C" w14:textId="77777777">
            <w:pPr>
              <w:pStyle w:val="Compact"/>
            </w:pPr>
            <w:r>
              <w:t>enum</w:t>
            </w:r>
          </w:p>
        </w:tc>
        <w:tc>
          <w:tcPr>
            <w:tcW w:w="0" w:type="auto"/>
          </w:tcPr>
          <w:p w:rsidR="00CD459A" w:rsidRDefault="00CD459A" w14:paraId="66C60A28" w14:textId="77777777">
            <w:pPr>
              <w:pStyle w:val="Compact"/>
            </w:pPr>
            <w:r>
              <w:t>Đang học</w:t>
            </w:r>
          </w:p>
        </w:tc>
      </w:tr>
      <w:tr w:rsidR="00FE74AF" w14:paraId="0A0C656D" w14:textId="77777777">
        <w:tc>
          <w:tcPr>
            <w:tcW w:w="0" w:type="auto"/>
          </w:tcPr>
          <w:p w:rsidR="00CD459A" w:rsidRDefault="00CD459A" w14:paraId="1BC08AB8" w14:textId="77777777">
            <w:pPr>
              <w:pStyle w:val="Compact"/>
              <w:jc w:val="center"/>
            </w:pPr>
            <w:r>
              <w:t>3</w:t>
            </w:r>
          </w:p>
        </w:tc>
        <w:tc>
          <w:tcPr>
            <w:tcW w:w="0" w:type="auto"/>
          </w:tcPr>
          <w:p w:rsidR="00CD459A" w:rsidRDefault="00CD459A" w14:paraId="44966E50" w14:textId="77777777">
            <w:pPr>
              <w:pStyle w:val="Compact"/>
            </w:pPr>
            <w:r>
              <w:t>HOAN_THANH</w:t>
            </w:r>
          </w:p>
        </w:tc>
        <w:tc>
          <w:tcPr>
            <w:tcW w:w="0" w:type="auto"/>
          </w:tcPr>
          <w:p w:rsidR="00CD459A" w:rsidRDefault="00CD459A" w14:paraId="5A12D91D" w14:textId="77777777">
            <w:pPr>
              <w:pStyle w:val="Compact"/>
            </w:pPr>
            <w:r>
              <w:t>enum</w:t>
            </w:r>
          </w:p>
        </w:tc>
        <w:tc>
          <w:tcPr>
            <w:tcW w:w="0" w:type="auto"/>
          </w:tcPr>
          <w:p w:rsidR="00CD459A" w:rsidRDefault="00CD459A" w14:paraId="20201683" w14:textId="77777777">
            <w:pPr>
              <w:pStyle w:val="Compact"/>
            </w:pPr>
            <w:r>
              <w:t>Hoàn thành</w:t>
            </w:r>
          </w:p>
        </w:tc>
      </w:tr>
      <w:tr w:rsidR="00FE74AF" w14:paraId="48315FD2" w14:textId="77777777">
        <w:tc>
          <w:tcPr>
            <w:tcW w:w="0" w:type="auto"/>
          </w:tcPr>
          <w:p w:rsidR="00CD459A" w:rsidRDefault="00CD459A" w14:paraId="189BC52A" w14:textId="77777777">
            <w:pPr>
              <w:pStyle w:val="Compact"/>
              <w:jc w:val="center"/>
            </w:pPr>
            <w:r>
              <w:t>4</w:t>
            </w:r>
          </w:p>
        </w:tc>
        <w:tc>
          <w:tcPr>
            <w:tcW w:w="0" w:type="auto"/>
          </w:tcPr>
          <w:p w:rsidR="00CD459A" w:rsidRDefault="00CD459A" w14:paraId="2AE7A970" w14:textId="77777777">
            <w:pPr>
              <w:pStyle w:val="Compact"/>
            </w:pPr>
            <w:r>
              <w:t>KHONG_DAT</w:t>
            </w:r>
          </w:p>
        </w:tc>
        <w:tc>
          <w:tcPr>
            <w:tcW w:w="0" w:type="auto"/>
          </w:tcPr>
          <w:p w:rsidR="00CD459A" w:rsidRDefault="00CD459A" w14:paraId="145BE49D" w14:textId="77777777">
            <w:pPr>
              <w:pStyle w:val="Compact"/>
            </w:pPr>
            <w:r>
              <w:t>enum</w:t>
            </w:r>
          </w:p>
        </w:tc>
        <w:tc>
          <w:tcPr>
            <w:tcW w:w="0" w:type="auto"/>
          </w:tcPr>
          <w:p w:rsidR="00CD459A" w:rsidRDefault="00CD459A" w14:paraId="245E13FC" w14:textId="77777777">
            <w:pPr>
              <w:pStyle w:val="Compact"/>
            </w:pPr>
            <w:r>
              <w:t>Không đạt</w:t>
            </w:r>
          </w:p>
        </w:tc>
      </w:tr>
    </w:tbl>
    <w:p w:rsidR="00CD459A" w:rsidP="00CD459A" w:rsidRDefault="00EB3AE8" w14:paraId="2935DAC0" w14:textId="77777777">
      <w:r>
        <w:pict w14:anchorId="3ADBA59C">
          <v:rect id="_x0000_i1038" style="width:0;height:1.5pt" o:hr="t" o:hrstd="t" o:hralign="center"/>
        </w:pict>
      </w:r>
    </w:p>
    <w:p w:rsidRPr="0055267A" w:rsidR="00CD459A" w:rsidP="0055267A" w:rsidRDefault="00CD459A" w14:paraId="1215BAF7" w14:textId="77777777">
      <w:pPr>
        <w:rPr>
          <w:rFonts w:ascii="Times New Roman" w:hAnsi="Times New Roman" w:cs="Times New Roman"/>
          <w:b/>
          <w:sz w:val="32"/>
          <w:szCs w:val="32"/>
        </w:rPr>
      </w:pPr>
      <w:bookmarkStart w:name="các-lớp-thực-thể-entity" w:id="108"/>
      <w:bookmarkEnd w:id="107"/>
      <w:r w:rsidRPr="0055267A">
        <w:rPr>
          <w:rFonts w:ascii="Times New Roman" w:hAnsi="Times New Roman" w:cs="Times New Roman"/>
          <w:b/>
          <w:sz w:val="32"/>
          <w:szCs w:val="32"/>
        </w:rPr>
        <w:t>Các lớp thực thể (Entity)</w:t>
      </w:r>
    </w:p>
    <w:p w:rsidR="00CD459A" w:rsidP="00CD459A" w:rsidRDefault="00EB3AE8" w14:paraId="66B24695" w14:textId="77777777">
      <w:r>
        <w:pict w14:anchorId="176D19D5">
          <v:rect id="_x0000_i1039" style="width:0;height:1.5pt" o:hr="t" o:hrstd="t" o:hralign="center"/>
        </w:pict>
      </w:r>
    </w:p>
    <w:p w:rsidR="00CD459A" w:rsidP="00CD459A" w:rsidRDefault="00CD459A" w14:paraId="604AAC73" w14:textId="77777777">
      <w:pPr>
        <w:pStyle w:val="Heading3"/>
      </w:pPr>
      <w:bookmarkStart w:name="_Toc223525342" w:id="109"/>
      <w:bookmarkStart w:name="taikhoan-tài-khoản" w:id="110"/>
      <w:r>
        <w:t>5.1.11. TaiKhoan (Tài khoản)</w:t>
      </w:r>
      <w:bookmarkEnd w:id="109"/>
    </w:p>
    <w:tbl>
      <w:tblPr>
        <w:tblStyle w:val="Table"/>
        <w:tblW w:w="0" w:type="auto"/>
        <w:tblLook w:val="0020" w:firstRow="1" w:lastRow="0" w:firstColumn="0" w:lastColumn="0" w:noHBand="0" w:noVBand="0"/>
      </w:tblPr>
      <w:tblGrid>
        <w:gridCol w:w="708"/>
        <w:gridCol w:w="1849"/>
        <w:gridCol w:w="2353"/>
        <w:gridCol w:w="2512"/>
      </w:tblGrid>
      <w:tr w:rsidR="00FE74AF" w14:paraId="7F6A076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2BC6AE51" w14:textId="77777777">
            <w:pPr>
              <w:pStyle w:val="Compact"/>
              <w:jc w:val="center"/>
            </w:pPr>
            <w:r>
              <w:t>STT</w:t>
            </w:r>
          </w:p>
        </w:tc>
        <w:tc>
          <w:tcPr>
            <w:tcW w:w="0" w:type="auto"/>
          </w:tcPr>
          <w:p w:rsidR="00CD459A" w:rsidRDefault="00CD459A" w14:paraId="001A1A8B" w14:textId="77777777">
            <w:pPr>
              <w:pStyle w:val="Compact"/>
            </w:pPr>
            <w:r>
              <w:t>Tên thuộc tính</w:t>
            </w:r>
          </w:p>
        </w:tc>
        <w:tc>
          <w:tcPr>
            <w:tcW w:w="0" w:type="auto"/>
          </w:tcPr>
          <w:p w:rsidR="00CD459A" w:rsidRDefault="00CD459A" w14:paraId="0478F40E" w14:textId="77777777">
            <w:pPr>
              <w:pStyle w:val="Compact"/>
            </w:pPr>
            <w:r>
              <w:t>Kiểu dữ liệu</w:t>
            </w:r>
          </w:p>
        </w:tc>
        <w:tc>
          <w:tcPr>
            <w:tcW w:w="0" w:type="auto"/>
          </w:tcPr>
          <w:p w:rsidR="00CD459A" w:rsidRDefault="00CD459A" w14:paraId="2F378159" w14:textId="77777777">
            <w:pPr>
              <w:pStyle w:val="Compact"/>
            </w:pPr>
            <w:r>
              <w:t>Mô tả</w:t>
            </w:r>
          </w:p>
        </w:tc>
      </w:tr>
      <w:tr w:rsidR="60F31A95" w:rsidTr="60F31A95" w14:paraId="41B40031" w14:textId="77777777">
        <w:trPr>
          <w:trHeight w:val="300"/>
        </w:trPr>
        <w:tc>
          <w:tcPr>
            <w:tcW w:w="708" w:type="dxa"/>
          </w:tcPr>
          <w:p w:rsidR="60F31A95" w:rsidP="60F31A95" w:rsidRDefault="60F31A95" w14:paraId="73AE5AD4" w14:textId="617D1CB9">
            <w:pPr>
              <w:pStyle w:val="Compact"/>
              <w:jc w:val="center"/>
            </w:pPr>
            <w:r>
              <w:t>1</w:t>
            </w:r>
          </w:p>
        </w:tc>
        <w:tc>
          <w:tcPr>
            <w:tcW w:w="1849" w:type="dxa"/>
          </w:tcPr>
          <w:p w:rsidR="60F31A95" w:rsidP="60F31A95" w:rsidRDefault="60F31A95" w14:paraId="689B2F8A" w14:textId="26DD14F0">
            <w:pPr>
              <w:pStyle w:val="Compact"/>
            </w:pPr>
            <w:r>
              <w:t>maCanBo</w:t>
            </w:r>
          </w:p>
        </w:tc>
        <w:tc>
          <w:tcPr>
            <w:tcW w:w="2353" w:type="dxa"/>
          </w:tcPr>
          <w:p w:rsidR="60F31A95" w:rsidP="60F31A95" w:rsidRDefault="60F31A95" w14:paraId="09108BE8" w14:textId="0ED49D12">
            <w:pPr>
              <w:pStyle w:val="Compact"/>
            </w:pPr>
            <w:r>
              <w:t>String</w:t>
            </w:r>
          </w:p>
        </w:tc>
        <w:tc>
          <w:tcPr>
            <w:tcW w:w="2512" w:type="dxa"/>
          </w:tcPr>
          <w:p w:rsidR="60F31A95" w:rsidP="60F31A95" w:rsidRDefault="60F31A95" w14:paraId="58026BF8" w14:textId="1917A4F5">
            <w:pPr>
              <w:pStyle w:val="Compact"/>
            </w:pPr>
            <w:r>
              <w:t>Mã cán bộ</w:t>
            </w:r>
          </w:p>
        </w:tc>
      </w:tr>
      <w:tr w:rsidR="00FE74AF" w14:paraId="2105450B" w14:textId="77777777">
        <w:tc>
          <w:tcPr>
            <w:tcW w:w="0" w:type="auto"/>
          </w:tcPr>
          <w:p w:rsidR="00CD459A" w:rsidRDefault="60F31A95" w14:paraId="21AA42A3" w14:textId="259E156A">
            <w:pPr>
              <w:pStyle w:val="Compact"/>
              <w:jc w:val="center"/>
            </w:pPr>
            <w:r>
              <w:t>2</w:t>
            </w:r>
          </w:p>
        </w:tc>
        <w:tc>
          <w:tcPr>
            <w:tcW w:w="0" w:type="auto"/>
          </w:tcPr>
          <w:p w:rsidR="00CD459A" w:rsidRDefault="00CD459A" w14:paraId="1BCB2509" w14:textId="77777777">
            <w:pPr>
              <w:pStyle w:val="Compact"/>
            </w:pPr>
            <w:r>
              <w:t>email</w:t>
            </w:r>
          </w:p>
        </w:tc>
        <w:tc>
          <w:tcPr>
            <w:tcW w:w="0" w:type="auto"/>
          </w:tcPr>
          <w:p w:rsidR="00CD459A" w:rsidRDefault="00CD459A" w14:paraId="5B587820" w14:textId="77777777">
            <w:pPr>
              <w:pStyle w:val="Compact"/>
            </w:pPr>
            <w:r>
              <w:t>String</w:t>
            </w:r>
          </w:p>
        </w:tc>
        <w:tc>
          <w:tcPr>
            <w:tcW w:w="0" w:type="auto"/>
          </w:tcPr>
          <w:p w:rsidR="00CD459A" w:rsidRDefault="60F31A95" w14:paraId="6C0543C1" w14:textId="53C0FC46">
            <w:pPr>
              <w:pStyle w:val="Compact"/>
            </w:pPr>
            <w:r>
              <w:t>Email nhận mật khẩu</w:t>
            </w:r>
          </w:p>
        </w:tc>
      </w:tr>
      <w:tr w:rsidR="00FE74AF" w14:paraId="2D2A7495" w14:textId="77777777">
        <w:tc>
          <w:tcPr>
            <w:tcW w:w="0" w:type="auto"/>
          </w:tcPr>
          <w:p w:rsidR="00CD459A" w:rsidRDefault="60F31A95" w14:paraId="62366945" w14:textId="3D46D698">
            <w:pPr>
              <w:pStyle w:val="Compact"/>
              <w:jc w:val="center"/>
            </w:pPr>
            <w:r>
              <w:t>3</w:t>
            </w:r>
          </w:p>
        </w:tc>
        <w:tc>
          <w:tcPr>
            <w:tcW w:w="0" w:type="auto"/>
          </w:tcPr>
          <w:p w:rsidR="00CD459A" w:rsidRDefault="00CD459A" w14:paraId="5C7177B2" w14:textId="77777777">
            <w:pPr>
              <w:pStyle w:val="Compact"/>
            </w:pPr>
            <w:r>
              <w:t>matKhau</w:t>
            </w:r>
          </w:p>
        </w:tc>
        <w:tc>
          <w:tcPr>
            <w:tcW w:w="0" w:type="auto"/>
          </w:tcPr>
          <w:p w:rsidR="00CD459A" w:rsidRDefault="00CD459A" w14:paraId="0809DCA2" w14:textId="77777777">
            <w:pPr>
              <w:pStyle w:val="Compact"/>
            </w:pPr>
            <w:r>
              <w:t>String</w:t>
            </w:r>
          </w:p>
        </w:tc>
        <w:tc>
          <w:tcPr>
            <w:tcW w:w="0" w:type="auto"/>
          </w:tcPr>
          <w:p w:rsidR="00CD459A" w:rsidRDefault="00CD459A" w14:paraId="7D61D4B7" w14:textId="77777777">
            <w:pPr>
              <w:pStyle w:val="Compact"/>
            </w:pPr>
            <w:r>
              <w:t>Mật khẩu (đã mã hóa)</w:t>
            </w:r>
          </w:p>
        </w:tc>
      </w:tr>
      <w:tr w:rsidR="00FE74AF" w14:paraId="19BF3986" w14:textId="77777777">
        <w:tc>
          <w:tcPr>
            <w:tcW w:w="0" w:type="auto"/>
          </w:tcPr>
          <w:p w:rsidR="00CD459A" w:rsidRDefault="60F31A95" w14:paraId="50C73498" w14:textId="649C5EDD">
            <w:pPr>
              <w:pStyle w:val="Compact"/>
              <w:jc w:val="center"/>
            </w:pPr>
            <w:r>
              <w:t>4</w:t>
            </w:r>
          </w:p>
        </w:tc>
        <w:tc>
          <w:tcPr>
            <w:tcW w:w="0" w:type="auto"/>
          </w:tcPr>
          <w:p w:rsidR="00CD459A" w:rsidRDefault="00CD459A" w14:paraId="05399B77" w14:textId="77777777">
            <w:pPr>
              <w:pStyle w:val="Compact"/>
            </w:pPr>
            <w:r>
              <w:t>vaiTro</w:t>
            </w:r>
          </w:p>
        </w:tc>
        <w:tc>
          <w:tcPr>
            <w:tcW w:w="0" w:type="auto"/>
          </w:tcPr>
          <w:p w:rsidR="00CD459A" w:rsidRDefault="00CD459A" w14:paraId="0E0DDB75" w14:textId="77777777">
            <w:pPr>
              <w:pStyle w:val="Compact"/>
            </w:pPr>
            <w:r>
              <w:t>VaiTro</w:t>
            </w:r>
          </w:p>
        </w:tc>
        <w:tc>
          <w:tcPr>
            <w:tcW w:w="0" w:type="auto"/>
          </w:tcPr>
          <w:p w:rsidR="00CD459A" w:rsidRDefault="00CD459A" w14:paraId="44A8C5F6" w14:textId="77777777">
            <w:pPr>
              <w:pStyle w:val="Compact"/>
            </w:pPr>
            <w:r>
              <w:t>Vai trò người dùng</w:t>
            </w:r>
          </w:p>
        </w:tc>
      </w:tr>
      <w:tr w:rsidR="00FE74AF" w14:paraId="47338069" w14:textId="77777777">
        <w:tc>
          <w:tcPr>
            <w:tcW w:w="0" w:type="auto"/>
          </w:tcPr>
          <w:p w:rsidR="00CD459A" w:rsidRDefault="60F31A95" w14:paraId="580E8446" w14:textId="726ED244">
            <w:pPr>
              <w:pStyle w:val="Compact"/>
              <w:jc w:val="center"/>
            </w:pPr>
            <w:r>
              <w:t>5</w:t>
            </w:r>
          </w:p>
        </w:tc>
        <w:tc>
          <w:tcPr>
            <w:tcW w:w="0" w:type="auto"/>
          </w:tcPr>
          <w:p w:rsidR="00CD459A" w:rsidRDefault="00CD459A" w14:paraId="3FF54CEB" w14:textId="77777777">
            <w:pPr>
              <w:pStyle w:val="Compact"/>
            </w:pPr>
            <w:r>
              <w:t>trangThai</w:t>
            </w:r>
          </w:p>
        </w:tc>
        <w:tc>
          <w:tcPr>
            <w:tcW w:w="0" w:type="auto"/>
          </w:tcPr>
          <w:p w:rsidR="00CD459A" w:rsidRDefault="00CD459A" w14:paraId="4094A4E5" w14:textId="77777777">
            <w:pPr>
              <w:pStyle w:val="Compact"/>
            </w:pPr>
            <w:r>
              <w:t>TrangThaiTaiKhoan</w:t>
            </w:r>
          </w:p>
        </w:tc>
        <w:tc>
          <w:tcPr>
            <w:tcW w:w="0" w:type="auto"/>
          </w:tcPr>
          <w:p w:rsidR="00CD459A" w:rsidRDefault="00CD459A" w14:paraId="2186B0A5" w14:textId="77777777">
            <w:pPr>
              <w:pStyle w:val="Compact"/>
            </w:pPr>
            <w:r>
              <w:t>Trạng thái tài khoản</w:t>
            </w:r>
          </w:p>
        </w:tc>
      </w:tr>
    </w:tbl>
    <w:p w:rsidR="00CD459A" w:rsidP="00CD459A" w:rsidRDefault="00EB3AE8" w14:paraId="1DD20726" w14:textId="77777777">
      <w:r>
        <w:pict w14:anchorId="4F84B0C8">
          <v:rect id="_x0000_i1040" style="width:0;height:1.5pt" o:hr="t" o:hrstd="t" o:hralign="center"/>
        </w:pict>
      </w:r>
    </w:p>
    <w:p w:rsidR="00CD459A" w:rsidP="00CD459A" w:rsidRDefault="00CD459A" w14:paraId="1D690FD4" w14:textId="77777777">
      <w:pPr>
        <w:pStyle w:val="Heading3"/>
      </w:pPr>
      <w:bookmarkStart w:name="_Toc223525343" w:id="111"/>
      <w:bookmarkStart w:name="nhansu-nhân-sự" w:id="112"/>
      <w:bookmarkEnd w:id="110"/>
      <w:r>
        <w:t>5.1.12. NhanSu (Nhân sự)</w:t>
      </w:r>
      <w:bookmarkEnd w:id="111"/>
    </w:p>
    <w:tbl>
      <w:tblPr>
        <w:tblStyle w:val="Table"/>
        <w:tblW w:w="0" w:type="auto"/>
        <w:tblLook w:val="0020" w:firstRow="1" w:lastRow="0" w:firstColumn="0" w:lastColumn="0" w:noHBand="0" w:noVBand="0"/>
      </w:tblPr>
      <w:tblGrid>
        <w:gridCol w:w="708"/>
        <w:gridCol w:w="2599"/>
        <w:gridCol w:w="2672"/>
        <w:gridCol w:w="2798"/>
      </w:tblGrid>
      <w:tr w:rsidR="00FE74AF" w14:paraId="51162F2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6290F561" w14:textId="77777777">
            <w:pPr>
              <w:pStyle w:val="Compact"/>
              <w:jc w:val="center"/>
            </w:pPr>
            <w:r>
              <w:t>STT</w:t>
            </w:r>
          </w:p>
        </w:tc>
        <w:tc>
          <w:tcPr>
            <w:tcW w:w="0" w:type="auto"/>
          </w:tcPr>
          <w:p w:rsidR="00CD459A" w:rsidRDefault="00CD459A" w14:paraId="6E22815F" w14:textId="77777777">
            <w:pPr>
              <w:pStyle w:val="Compact"/>
            </w:pPr>
            <w:r>
              <w:t>Tên thuộc tính</w:t>
            </w:r>
          </w:p>
        </w:tc>
        <w:tc>
          <w:tcPr>
            <w:tcW w:w="0" w:type="auto"/>
          </w:tcPr>
          <w:p w:rsidR="00CD459A" w:rsidRDefault="00CD459A" w14:paraId="3CCA125F" w14:textId="77777777">
            <w:pPr>
              <w:pStyle w:val="Compact"/>
            </w:pPr>
            <w:r>
              <w:t>Kiểu dữ liệu</w:t>
            </w:r>
          </w:p>
        </w:tc>
        <w:tc>
          <w:tcPr>
            <w:tcW w:w="0" w:type="auto"/>
          </w:tcPr>
          <w:p w:rsidR="00CD459A" w:rsidRDefault="00CD459A" w14:paraId="2F2F9FE7" w14:textId="77777777">
            <w:pPr>
              <w:pStyle w:val="Compact"/>
            </w:pPr>
            <w:r>
              <w:t>Mô tả</w:t>
            </w:r>
          </w:p>
        </w:tc>
      </w:tr>
      <w:tr w:rsidR="00FE74AF" w14:paraId="1E08501C" w14:textId="77777777">
        <w:tc>
          <w:tcPr>
            <w:tcW w:w="0" w:type="auto"/>
          </w:tcPr>
          <w:p w:rsidR="00CD459A" w:rsidRDefault="00CD459A" w14:paraId="5B1B6A31" w14:textId="77777777">
            <w:pPr>
              <w:pStyle w:val="Compact"/>
              <w:jc w:val="center"/>
            </w:pPr>
            <w:r>
              <w:t>1</w:t>
            </w:r>
          </w:p>
        </w:tc>
        <w:tc>
          <w:tcPr>
            <w:tcW w:w="0" w:type="auto"/>
          </w:tcPr>
          <w:p w:rsidR="00CD459A" w:rsidRDefault="00CD459A" w14:paraId="45C5CC24" w14:textId="77777777">
            <w:pPr>
              <w:pStyle w:val="Compact"/>
            </w:pPr>
            <w:r>
              <w:t>maCanBo</w:t>
            </w:r>
          </w:p>
        </w:tc>
        <w:tc>
          <w:tcPr>
            <w:tcW w:w="0" w:type="auto"/>
          </w:tcPr>
          <w:p w:rsidR="00CD459A" w:rsidRDefault="00CD459A" w14:paraId="503561F6" w14:textId="77777777">
            <w:pPr>
              <w:pStyle w:val="Compact"/>
            </w:pPr>
            <w:r>
              <w:t>String</w:t>
            </w:r>
          </w:p>
        </w:tc>
        <w:tc>
          <w:tcPr>
            <w:tcW w:w="0" w:type="auto"/>
          </w:tcPr>
          <w:p w:rsidR="00CD459A" w:rsidRDefault="00CD459A" w14:paraId="2AFBEEE3" w14:textId="77777777">
            <w:pPr>
              <w:pStyle w:val="Compact"/>
            </w:pPr>
            <w:r>
              <w:t>Mã cán bộ</w:t>
            </w:r>
          </w:p>
        </w:tc>
      </w:tr>
      <w:tr w:rsidR="00FE74AF" w14:paraId="0DA0A675" w14:textId="77777777">
        <w:tc>
          <w:tcPr>
            <w:tcW w:w="0" w:type="auto"/>
          </w:tcPr>
          <w:p w:rsidR="00CD459A" w:rsidRDefault="00CD459A" w14:paraId="3FF60D40" w14:textId="77777777">
            <w:pPr>
              <w:pStyle w:val="Compact"/>
              <w:jc w:val="center"/>
            </w:pPr>
            <w:r>
              <w:t>2</w:t>
            </w:r>
          </w:p>
        </w:tc>
        <w:tc>
          <w:tcPr>
            <w:tcW w:w="0" w:type="auto"/>
          </w:tcPr>
          <w:p w:rsidR="00CD459A" w:rsidRDefault="00CD459A" w14:paraId="5D672A3D" w14:textId="77777777">
            <w:pPr>
              <w:pStyle w:val="Compact"/>
            </w:pPr>
            <w:r>
              <w:t>hoTen</w:t>
            </w:r>
          </w:p>
        </w:tc>
        <w:tc>
          <w:tcPr>
            <w:tcW w:w="0" w:type="auto"/>
          </w:tcPr>
          <w:p w:rsidR="00CD459A" w:rsidRDefault="00CD459A" w14:paraId="59CC45C4" w14:textId="77777777">
            <w:pPr>
              <w:pStyle w:val="Compact"/>
            </w:pPr>
            <w:r>
              <w:t>String</w:t>
            </w:r>
          </w:p>
        </w:tc>
        <w:tc>
          <w:tcPr>
            <w:tcW w:w="0" w:type="auto"/>
          </w:tcPr>
          <w:p w:rsidR="00CD459A" w:rsidRDefault="00CD459A" w14:paraId="0C9D67B8" w14:textId="77777777">
            <w:pPr>
              <w:pStyle w:val="Compact"/>
            </w:pPr>
            <w:r>
              <w:t>Họ và tên</w:t>
            </w:r>
          </w:p>
        </w:tc>
      </w:tr>
      <w:tr w:rsidR="00FE74AF" w14:paraId="5328707C" w14:textId="77777777">
        <w:tc>
          <w:tcPr>
            <w:tcW w:w="0" w:type="auto"/>
          </w:tcPr>
          <w:p w:rsidR="00CD459A" w:rsidRDefault="00CD459A" w14:paraId="671E9B36" w14:textId="77777777">
            <w:pPr>
              <w:pStyle w:val="Compact"/>
              <w:jc w:val="center"/>
            </w:pPr>
            <w:r>
              <w:t>3</w:t>
            </w:r>
          </w:p>
        </w:tc>
        <w:tc>
          <w:tcPr>
            <w:tcW w:w="0" w:type="auto"/>
          </w:tcPr>
          <w:p w:rsidR="00CD459A" w:rsidRDefault="00CD459A" w14:paraId="1C35561D" w14:textId="77777777">
            <w:pPr>
              <w:pStyle w:val="Compact"/>
            </w:pPr>
            <w:r>
              <w:t>ngaySinh</w:t>
            </w:r>
          </w:p>
        </w:tc>
        <w:tc>
          <w:tcPr>
            <w:tcW w:w="0" w:type="auto"/>
          </w:tcPr>
          <w:p w:rsidR="00CD459A" w:rsidRDefault="00CD459A" w14:paraId="453554CD" w14:textId="77777777">
            <w:pPr>
              <w:pStyle w:val="Compact"/>
            </w:pPr>
            <w:r>
              <w:t>Date</w:t>
            </w:r>
          </w:p>
        </w:tc>
        <w:tc>
          <w:tcPr>
            <w:tcW w:w="0" w:type="auto"/>
          </w:tcPr>
          <w:p w:rsidR="00CD459A" w:rsidRDefault="00CD459A" w14:paraId="2A031424" w14:textId="77777777">
            <w:pPr>
              <w:pStyle w:val="Compact"/>
            </w:pPr>
            <w:r>
              <w:t>Ngày sinh</w:t>
            </w:r>
          </w:p>
        </w:tc>
      </w:tr>
      <w:tr w:rsidR="00FE74AF" w14:paraId="2E777195" w14:textId="77777777">
        <w:tc>
          <w:tcPr>
            <w:tcW w:w="0" w:type="auto"/>
          </w:tcPr>
          <w:p w:rsidR="00CD459A" w:rsidRDefault="00CD459A" w14:paraId="517022DB" w14:textId="77777777">
            <w:pPr>
              <w:pStyle w:val="Compact"/>
              <w:jc w:val="center"/>
            </w:pPr>
            <w:r>
              <w:t>4</w:t>
            </w:r>
          </w:p>
        </w:tc>
        <w:tc>
          <w:tcPr>
            <w:tcW w:w="0" w:type="auto"/>
          </w:tcPr>
          <w:p w:rsidR="00CD459A" w:rsidRDefault="00CD459A" w14:paraId="55F61548" w14:textId="77777777">
            <w:pPr>
              <w:pStyle w:val="Compact"/>
            </w:pPr>
            <w:r>
              <w:t>gioiTinh</w:t>
            </w:r>
          </w:p>
        </w:tc>
        <w:tc>
          <w:tcPr>
            <w:tcW w:w="0" w:type="auto"/>
          </w:tcPr>
          <w:p w:rsidR="00CD459A" w:rsidRDefault="00CD459A" w14:paraId="5C9B504F" w14:textId="77777777">
            <w:pPr>
              <w:pStyle w:val="Compact"/>
            </w:pPr>
            <w:r>
              <w:t>String</w:t>
            </w:r>
          </w:p>
        </w:tc>
        <w:tc>
          <w:tcPr>
            <w:tcW w:w="0" w:type="auto"/>
          </w:tcPr>
          <w:p w:rsidR="00CD459A" w:rsidRDefault="00CD459A" w14:paraId="4D64C8C8" w14:textId="77777777">
            <w:pPr>
              <w:pStyle w:val="Compact"/>
            </w:pPr>
            <w:r>
              <w:t>Giới tính</w:t>
            </w:r>
          </w:p>
        </w:tc>
      </w:tr>
      <w:tr w:rsidR="00FE74AF" w14:paraId="79B686B6" w14:textId="77777777">
        <w:tc>
          <w:tcPr>
            <w:tcW w:w="0" w:type="auto"/>
          </w:tcPr>
          <w:p w:rsidR="00CD459A" w:rsidRDefault="00CD459A" w14:paraId="374D1B33" w14:textId="77777777">
            <w:pPr>
              <w:pStyle w:val="Compact"/>
              <w:jc w:val="center"/>
            </w:pPr>
            <w:r>
              <w:t>5</w:t>
            </w:r>
          </w:p>
        </w:tc>
        <w:tc>
          <w:tcPr>
            <w:tcW w:w="0" w:type="auto"/>
          </w:tcPr>
          <w:p w:rsidR="00CD459A" w:rsidRDefault="00CD459A" w14:paraId="2419449A" w14:textId="77777777">
            <w:pPr>
              <w:pStyle w:val="Compact"/>
            </w:pPr>
            <w:r>
              <w:t>soCCCD</w:t>
            </w:r>
          </w:p>
        </w:tc>
        <w:tc>
          <w:tcPr>
            <w:tcW w:w="0" w:type="auto"/>
          </w:tcPr>
          <w:p w:rsidR="00CD459A" w:rsidRDefault="00CD459A" w14:paraId="78698FF3" w14:textId="77777777">
            <w:pPr>
              <w:pStyle w:val="Compact"/>
            </w:pPr>
            <w:r>
              <w:t>String</w:t>
            </w:r>
          </w:p>
        </w:tc>
        <w:tc>
          <w:tcPr>
            <w:tcW w:w="0" w:type="auto"/>
          </w:tcPr>
          <w:p w:rsidR="00CD459A" w:rsidRDefault="00CD459A" w14:paraId="04C44C7A" w14:textId="77777777">
            <w:pPr>
              <w:pStyle w:val="Compact"/>
            </w:pPr>
            <w:r>
              <w:t>Số CCCD/CMND</w:t>
            </w:r>
          </w:p>
        </w:tc>
      </w:tr>
      <w:tr w:rsidR="00FE74AF" w14:paraId="270D569A" w14:textId="77777777">
        <w:tc>
          <w:tcPr>
            <w:tcW w:w="0" w:type="auto"/>
          </w:tcPr>
          <w:p w:rsidR="00CD459A" w:rsidRDefault="00CD459A" w14:paraId="6A5ADC44" w14:textId="77777777">
            <w:pPr>
              <w:pStyle w:val="Compact"/>
              <w:jc w:val="center"/>
            </w:pPr>
            <w:r>
              <w:t>6</w:t>
            </w:r>
          </w:p>
        </w:tc>
        <w:tc>
          <w:tcPr>
            <w:tcW w:w="0" w:type="auto"/>
          </w:tcPr>
          <w:p w:rsidR="00CD459A" w:rsidRDefault="00CD459A" w14:paraId="3AC10920" w14:textId="77777777">
            <w:pPr>
              <w:pStyle w:val="Compact"/>
            </w:pPr>
            <w:r>
              <w:t>queQuan</w:t>
            </w:r>
          </w:p>
        </w:tc>
        <w:tc>
          <w:tcPr>
            <w:tcW w:w="0" w:type="auto"/>
          </w:tcPr>
          <w:p w:rsidR="00CD459A" w:rsidRDefault="00CD459A" w14:paraId="1A87E419" w14:textId="77777777">
            <w:pPr>
              <w:pStyle w:val="Compact"/>
            </w:pPr>
            <w:r>
              <w:t>String</w:t>
            </w:r>
          </w:p>
        </w:tc>
        <w:tc>
          <w:tcPr>
            <w:tcW w:w="0" w:type="auto"/>
          </w:tcPr>
          <w:p w:rsidR="00CD459A" w:rsidRDefault="00CD459A" w14:paraId="6A4653E5" w14:textId="77777777">
            <w:pPr>
              <w:pStyle w:val="Compact"/>
            </w:pPr>
            <w:r>
              <w:t>Quê quán</w:t>
            </w:r>
          </w:p>
        </w:tc>
      </w:tr>
      <w:tr w:rsidR="00FE74AF" w14:paraId="56BF9793" w14:textId="77777777">
        <w:tc>
          <w:tcPr>
            <w:tcW w:w="0" w:type="auto"/>
          </w:tcPr>
          <w:p w:rsidR="00CD459A" w:rsidRDefault="00CD459A" w14:paraId="45C026B0" w14:textId="77777777">
            <w:pPr>
              <w:pStyle w:val="Compact"/>
              <w:jc w:val="center"/>
            </w:pPr>
            <w:r>
              <w:t>7</w:t>
            </w:r>
          </w:p>
        </w:tc>
        <w:tc>
          <w:tcPr>
            <w:tcW w:w="0" w:type="auto"/>
          </w:tcPr>
          <w:p w:rsidR="00CD459A" w:rsidRDefault="00CD459A" w14:paraId="7799187C" w14:textId="77777777">
            <w:pPr>
              <w:pStyle w:val="Compact"/>
            </w:pPr>
            <w:r>
              <w:t>diaChi</w:t>
            </w:r>
          </w:p>
        </w:tc>
        <w:tc>
          <w:tcPr>
            <w:tcW w:w="0" w:type="auto"/>
          </w:tcPr>
          <w:p w:rsidR="00CD459A" w:rsidRDefault="00CD459A" w14:paraId="474D3220" w14:textId="77777777">
            <w:pPr>
              <w:pStyle w:val="Compact"/>
            </w:pPr>
            <w:r>
              <w:t>String</w:t>
            </w:r>
          </w:p>
        </w:tc>
        <w:tc>
          <w:tcPr>
            <w:tcW w:w="0" w:type="auto"/>
          </w:tcPr>
          <w:p w:rsidR="00CD459A" w:rsidRDefault="00CD459A" w14:paraId="7788D0CF" w14:textId="77777777">
            <w:pPr>
              <w:pStyle w:val="Compact"/>
            </w:pPr>
            <w:r>
              <w:t>Địa chỉ</w:t>
            </w:r>
          </w:p>
        </w:tc>
      </w:tr>
      <w:tr w:rsidR="00FE74AF" w14:paraId="45087DA6" w14:textId="77777777">
        <w:tc>
          <w:tcPr>
            <w:tcW w:w="0" w:type="auto"/>
          </w:tcPr>
          <w:p w:rsidR="00CD459A" w:rsidRDefault="00CD459A" w14:paraId="0F26BE58" w14:textId="77777777">
            <w:pPr>
              <w:pStyle w:val="Compact"/>
              <w:jc w:val="center"/>
            </w:pPr>
            <w:r>
              <w:t>8</w:t>
            </w:r>
          </w:p>
        </w:tc>
        <w:tc>
          <w:tcPr>
            <w:tcW w:w="0" w:type="auto"/>
          </w:tcPr>
          <w:p w:rsidR="00CD459A" w:rsidRDefault="00CD459A" w14:paraId="5C60E493" w14:textId="77777777">
            <w:pPr>
              <w:pStyle w:val="Compact"/>
            </w:pPr>
            <w:r>
              <w:t>maSoThue</w:t>
            </w:r>
          </w:p>
        </w:tc>
        <w:tc>
          <w:tcPr>
            <w:tcW w:w="0" w:type="auto"/>
          </w:tcPr>
          <w:p w:rsidR="00CD459A" w:rsidRDefault="00CD459A" w14:paraId="0C2DB47F" w14:textId="77777777">
            <w:pPr>
              <w:pStyle w:val="Compact"/>
            </w:pPr>
            <w:r>
              <w:t>String</w:t>
            </w:r>
          </w:p>
        </w:tc>
        <w:tc>
          <w:tcPr>
            <w:tcW w:w="0" w:type="auto"/>
          </w:tcPr>
          <w:p w:rsidR="00CD459A" w:rsidRDefault="00CD459A" w14:paraId="50721E7D" w14:textId="77777777">
            <w:pPr>
              <w:pStyle w:val="Compact"/>
            </w:pPr>
            <w:r>
              <w:t>Mã số thuế</w:t>
            </w:r>
          </w:p>
        </w:tc>
      </w:tr>
      <w:tr w:rsidR="00FE74AF" w14:paraId="0147D628" w14:textId="77777777">
        <w:tc>
          <w:tcPr>
            <w:tcW w:w="0" w:type="auto"/>
          </w:tcPr>
          <w:p w:rsidR="00CD459A" w:rsidRDefault="00CD459A" w14:paraId="71C913C8" w14:textId="77777777">
            <w:pPr>
              <w:pStyle w:val="Compact"/>
              <w:jc w:val="center"/>
            </w:pPr>
            <w:r>
              <w:t>9</w:t>
            </w:r>
          </w:p>
        </w:tc>
        <w:tc>
          <w:tcPr>
            <w:tcW w:w="0" w:type="auto"/>
          </w:tcPr>
          <w:p w:rsidR="00CD459A" w:rsidRDefault="00CD459A" w14:paraId="4A08CEA0" w14:textId="77777777">
            <w:pPr>
              <w:pStyle w:val="Compact"/>
            </w:pPr>
            <w:r>
              <w:t>soBHXH</w:t>
            </w:r>
          </w:p>
        </w:tc>
        <w:tc>
          <w:tcPr>
            <w:tcW w:w="0" w:type="auto"/>
          </w:tcPr>
          <w:p w:rsidR="00CD459A" w:rsidRDefault="00CD459A" w14:paraId="4EEBAA6A" w14:textId="77777777">
            <w:pPr>
              <w:pStyle w:val="Compact"/>
            </w:pPr>
            <w:r>
              <w:t>String</w:t>
            </w:r>
          </w:p>
        </w:tc>
        <w:tc>
          <w:tcPr>
            <w:tcW w:w="0" w:type="auto"/>
          </w:tcPr>
          <w:p w:rsidR="00CD459A" w:rsidRDefault="00CD459A" w14:paraId="41F579A0" w14:textId="77777777">
            <w:pPr>
              <w:pStyle w:val="Compact"/>
            </w:pPr>
            <w:r>
              <w:t>Số Bảo hiểm xã hội</w:t>
            </w:r>
          </w:p>
        </w:tc>
      </w:tr>
      <w:tr w:rsidR="00FE74AF" w14:paraId="41ABAE7A" w14:textId="77777777">
        <w:tc>
          <w:tcPr>
            <w:tcW w:w="0" w:type="auto"/>
          </w:tcPr>
          <w:p w:rsidR="00CD459A" w:rsidRDefault="00CD459A" w14:paraId="3BEF66A4" w14:textId="77777777">
            <w:pPr>
              <w:pStyle w:val="Compact"/>
              <w:jc w:val="center"/>
            </w:pPr>
            <w:r>
              <w:t>10</w:t>
            </w:r>
          </w:p>
        </w:tc>
        <w:tc>
          <w:tcPr>
            <w:tcW w:w="0" w:type="auto"/>
          </w:tcPr>
          <w:p w:rsidR="00CD459A" w:rsidRDefault="00CD459A" w14:paraId="6A417E90" w14:textId="77777777">
            <w:pPr>
              <w:pStyle w:val="Compact"/>
            </w:pPr>
            <w:r>
              <w:t>soBHYT</w:t>
            </w:r>
          </w:p>
        </w:tc>
        <w:tc>
          <w:tcPr>
            <w:tcW w:w="0" w:type="auto"/>
          </w:tcPr>
          <w:p w:rsidR="00CD459A" w:rsidRDefault="00CD459A" w14:paraId="6DA14F93" w14:textId="77777777">
            <w:pPr>
              <w:pStyle w:val="Compact"/>
            </w:pPr>
            <w:r>
              <w:t>String</w:t>
            </w:r>
          </w:p>
        </w:tc>
        <w:tc>
          <w:tcPr>
            <w:tcW w:w="0" w:type="auto"/>
          </w:tcPr>
          <w:p w:rsidR="00CD459A" w:rsidRDefault="00CD459A" w14:paraId="60769E81" w14:textId="77777777">
            <w:pPr>
              <w:pStyle w:val="Compact"/>
            </w:pPr>
            <w:r>
              <w:t>Số Bảo hiểm y tế</w:t>
            </w:r>
          </w:p>
        </w:tc>
      </w:tr>
      <w:tr w:rsidR="00FE74AF" w14:paraId="2871215A" w14:textId="77777777">
        <w:tc>
          <w:tcPr>
            <w:tcW w:w="0" w:type="auto"/>
          </w:tcPr>
          <w:p w:rsidR="00CD459A" w:rsidRDefault="00CD459A" w14:paraId="72516292" w14:textId="77777777">
            <w:pPr>
              <w:pStyle w:val="Compact"/>
              <w:jc w:val="center"/>
            </w:pPr>
            <w:r>
              <w:t>11</w:t>
            </w:r>
          </w:p>
        </w:tc>
        <w:tc>
          <w:tcPr>
            <w:tcW w:w="0" w:type="auto"/>
          </w:tcPr>
          <w:p w:rsidR="00CD459A" w:rsidRDefault="00CD459A" w14:paraId="373F7C97" w14:textId="77777777">
            <w:pPr>
              <w:pStyle w:val="Compact"/>
            </w:pPr>
            <w:r>
              <w:t>email</w:t>
            </w:r>
          </w:p>
        </w:tc>
        <w:tc>
          <w:tcPr>
            <w:tcW w:w="0" w:type="auto"/>
          </w:tcPr>
          <w:p w:rsidR="00CD459A" w:rsidRDefault="00CD459A" w14:paraId="199B88F2" w14:textId="77777777">
            <w:pPr>
              <w:pStyle w:val="Compact"/>
            </w:pPr>
            <w:r>
              <w:t>String</w:t>
            </w:r>
          </w:p>
        </w:tc>
        <w:tc>
          <w:tcPr>
            <w:tcW w:w="0" w:type="auto"/>
          </w:tcPr>
          <w:p w:rsidR="00CD459A" w:rsidRDefault="00CD459A" w14:paraId="7EE16874" w14:textId="77777777">
            <w:pPr>
              <w:pStyle w:val="Compact"/>
            </w:pPr>
            <w:r>
              <w:t>Email</w:t>
            </w:r>
          </w:p>
        </w:tc>
      </w:tr>
      <w:tr w:rsidR="00FE74AF" w14:paraId="1FBA4312" w14:textId="77777777">
        <w:tc>
          <w:tcPr>
            <w:tcW w:w="0" w:type="auto"/>
          </w:tcPr>
          <w:p w:rsidR="00CD459A" w:rsidRDefault="00CD459A" w14:paraId="1719533D" w14:textId="77777777">
            <w:pPr>
              <w:pStyle w:val="Compact"/>
              <w:jc w:val="center"/>
            </w:pPr>
            <w:r>
              <w:t>12</w:t>
            </w:r>
          </w:p>
        </w:tc>
        <w:tc>
          <w:tcPr>
            <w:tcW w:w="0" w:type="auto"/>
          </w:tcPr>
          <w:p w:rsidR="00CD459A" w:rsidRDefault="00CD459A" w14:paraId="419B00F5" w14:textId="77777777">
            <w:pPr>
              <w:pStyle w:val="Compact"/>
            </w:pPr>
            <w:r>
              <w:t>soDienThoai</w:t>
            </w:r>
          </w:p>
        </w:tc>
        <w:tc>
          <w:tcPr>
            <w:tcW w:w="0" w:type="auto"/>
          </w:tcPr>
          <w:p w:rsidR="00CD459A" w:rsidRDefault="00CD459A" w14:paraId="7280A0E0" w14:textId="77777777">
            <w:pPr>
              <w:pStyle w:val="Compact"/>
            </w:pPr>
            <w:r>
              <w:t>String</w:t>
            </w:r>
          </w:p>
        </w:tc>
        <w:tc>
          <w:tcPr>
            <w:tcW w:w="0" w:type="auto"/>
          </w:tcPr>
          <w:p w:rsidR="00CD459A" w:rsidRDefault="00CD459A" w14:paraId="4BA8A477" w14:textId="77777777">
            <w:pPr>
              <w:pStyle w:val="Compact"/>
            </w:pPr>
            <w:r>
              <w:t>Số điện thoại</w:t>
            </w:r>
          </w:p>
        </w:tc>
      </w:tr>
      <w:tr w:rsidR="00FE74AF" w14:paraId="2E4944AC" w14:textId="77777777">
        <w:tc>
          <w:tcPr>
            <w:tcW w:w="0" w:type="auto"/>
          </w:tcPr>
          <w:p w:rsidR="00CD459A" w:rsidRDefault="00CD459A" w14:paraId="47ABDB36" w14:textId="77777777">
            <w:pPr>
              <w:pStyle w:val="Compact"/>
              <w:jc w:val="center"/>
            </w:pPr>
            <w:r>
              <w:t>13</w:t>
            </w:r>
          </w:p>
        </w:tc>
        <w:tc>
          <w:tcPr>
            <w:tcW w:w="0" w:type="auto"/>
          </w:tcPr>
          <w:p w:rsidR="00CD459A" w:rsidRDefault="00CD459A" w14:paraId="27058002" w14:textId="77777777">
            <w:pPr>
              <w:pStyle w:val="Compact"/>
            </w:pPr>
            <w:r>
              <w:t>anhChanDung</w:t>
            </w:r>
          </w:p>
        </w:tc>
        <w:tc>
          <w:tcPr>
            <w:tcW w:w="0" w:type="auto"/>
          </w:tcPr>
          <w:p w:rsidR="00CD459A" w:rsidRDefault="00CD459A" w14:paraId="190C9AF4" w14:textId="77777777">
            <w:pPr>
              <w:pStyle w:val="Compact"/>
            </w:pPr>
            <w:r>
              <w:t>File</w:t>
            </w:r>
          </w:p>
        </w:tc>
        <w:tc>
          <w:tcPr>
            <w:tcW w:w="0" w:type="auto"/>
          </w:tcPr>
          <w:p w:rsidR="00CD459A" w:rsidRDefault="00CD459A" w14:paraId="13A14E65" w14:textId="77777777">
            <w:pPr>
              <w:pStyle w:val="Compact"/>
            </w:pPr>
            <w:r>
              <w:t>Ảnh chân dung</w:t>
            </w:r>
          </w:p>
        </w:tc>
      </w:tr>
      <w:tr w:rsidR="00FE74AF" w14:paraId="5E62E338" w14:textId="77777777">
        <w:tc>
          <w:tcPr>
            <w:tcW w:w="0" w:type="auto"/>
          </w:tcPr>
          <w:p w:rsidR="00CD459A" w:rsidRDefault="00CD459A" w14:paraId="4BDC3501" w14:textId="77777777">
            <w:pPr>
              <w:pStyle w:val="Compact"/>
              <w:jc w:val="center"/>
            </w:pPr>
            <w:r>
              <w:t>14</w:t>
            </w:r>
          </w:p>
        </w:tc>
        <w:tc>
          <w:tcPr>
            <w:tcW w:w="0" w:type="auto"/>
          </w:tcPr>
          <w:p w:rsidR="00CD459A" w:rsidRDefault="00CD459A" w14:paraId="59EA3BE2" w14:textId="77777777">
            <w:pPr>
              <w:pStyle w:val="Compact"/>
            </w:pPr>
            <w:r>
              <w:t>trinhDoVanHoa</w:t>
            </w:r>
          </w:p>
        </w:tc>
        <w:tc>
          <w:tcPr>
            <w:tcW w:w="0" w:type="auto"/>
          </w:tcPr>
          <w:p w:rsidR="00CD459A" w:rsidRDefault="00CD459A" w14:paraId="0A0822C0" w14:textId="77777777">
            <w:pPr>
              <w:pStyle w:val="Compact"/>
            </w:pPr>
            <w:r>
              <w:t>String</w:t>
            </w:r>
          </w:p>
        </w:tc>
        <w:tc>
          <w:tcPr>
            <w:tcW w:w="0" w:type="auto"/>
          </w:tcPr>
          <w:p w:rsidR="00CD459A" w:rsidRDefault="00CD459A" w14:paraId="7529C476" w14:textId="77777777">
            <w:pPr>
              <w:pStyle w:val="Compact"/>
            </w:pPr>
            <w:r>
              <w:t>Trình độ văn hóa</w:t>
            </w:r>
          </w:p>
        </w:tc>
      </w:tr>
      <w:tr w:rsidR="00FE74AF" w14:paraId="5D52C1D9" w14:textId="77777777">
        <w:tc>
          <w:tcPr>
            <w:tcW w:w="0" w:type="auto"/>
          </w:tcPr>
          <w:p w:rsidR="00CD459A" w:rsidRDefault="00CD459A" w14:paraId="12B3BB08" w14:textId="77777777">
            <w:pPr>
              <w:pStyle w:val="Compact"/>
              <w:jc w:val="center"/>
            </w:pPr>
            <w:r>
              <w:t>15</w:t>
            </w:r>
          </w:p>
        </w:tc>
        <w:tc>
          <w:tcPr>
            <w:tcW w:w="0" w:type="auto"/>
          </w:tcPr>
          <w:p w:rsidR="00CD459A" w:rsidRDefault="00CD459A" w14:paraId="141AD3A9" w14:textId="77777777">
            <w:pPr>
              <w:pStyle w:val="Compact"/>
            </w:pPr>
            <w:r>
              <w:t>trinhDoDaoTao</w:t>
            </w:r>
          </w:p>
        </w:tc>
        <w:tc>
          <w:tcPr>
            <w:tcW w:w="0" w:type="auto"/>
          </w:tcPr>
          <w:p w:rsidR="00CD459A" w:rsidRDefault="00CD459A" w14:paraId="6436C53F" w14:textId="77777777">
            <w:pPr>
              <w:pStyle w:val="Compact"/>
            </w:pPr>
            <w:r>
              <w:t>String</w:t>
            </w:r>
          </w:p>
        </w:tc>
        <w:tc>
          <w:tcPr>
            <w:tcW w:w="0" w:type="auto"/>
          </w:tcPr>
          <w:p w:rsidR="00CD459A" w:rsidRDefault="00CD459A" w14:paraId="2439ED56" w14:textId="77777777">
            <w:pPr>
              <w:pStyle w:val="Compact"/>
            </w:pPr>
            <w:r>
              <w:t>Trình độ đào tạo</w:t>
            </w:r>
          </w:p>
        </w:tc>
      </w:tr>
      <w:tr w:rsidR="00FE74AF" w14:paraId="13AF01B6" w14:textId="77777777">
        <w:tc>
          <w:tcPr>
            <w:tcW w:w="0" w:type="auto"/>
          </w:tcPr>
          <w:p w:rsidR="00CD459A" w:rsidRDefault="00CD459A" w14:paraId="4AE39838" w14:textId="77777777">
            <w:pPr>
              <w:pStyle w:val="Compact"/>
              <w:jc w:val="center"/>
            </w:pPr>
            <w:r>
              <w:t>16</w:t>
            </w:r>
          </w:p>
        </w:tc>
        <w:tc>
          <w:tcPr>
            <w:tcW w:w="0" w:type="auto"/>
          </w:tcPr>
          <w:p w:rsidR="00CD459A" w:rsidRDefault="00CD459A" w14:paraId="185375E3" w14:textId="77777777">
            <w:pPr>
              <w:pStyle w:val="Compact"/>
            </w:pPr>
            <w:r>
              <w:t>chucDanhNgheNghiep</w:t>
            </w:r>
          </w:p>
        </w:tc>
        <w:tc>
          <w:tcPr>
            <w:tcW w:w="0" w:type="auto"/>
          </w:tcPr>
          <w:p w:rsidR="00CD459A" w:rsidRDefault="00CD459A" w14:paraId="54DE3B43" w14:textId="77777777">
            <w:pPr>
              <w:pStyle w:val="Compact"/>
            </w:pPr>
            <w:r>
              <w:t>String</w:t>
            </w:r>
          </w:p>
        </w:tc>
        <w:tc>
          <w:tcPr>
            <w:tcW w:w="0" w:type="auto"/>
          </w:tcPr>
          <w:p w:rsidR="00CD459A" w:rsidRDefault="00CD459A" w14:paraId="6C946336" w14:textId="77777777">
            <w:pPr>
              <w:pStyle w:val="Compact"/>
            </w:pPr>
            <w:r>
              <w:t>Chức danh nghề nghiệp</w:t>
            </w:r>
          </w:p>
        </w:tc>
      </w:tr>
      <w:tr w:rsidR="00FE74AF" w14:paraId="0C2328CC" w14:textId="77777777">
        <w:tc>
          <w:tcPr>
            <w:tcW w:w="0" w:type="auto"/>
          </w:tcPr>
          <w:p w:rsidR="00CD459A" w:rsidRDefault="00CD459A" w14:paraId="3BE15698" w14:textId="77777777">
            <w:pPr>
              <w:pStyle w:val="Compact"/>
              <w:jc w:val="center"/>
            </w:pPr>
            <w:r>
              <w:t>17</w:t>
            </w:r>
          </w:p>
        </w:tc>
        <w:tc>
          <w:tcPr>
            <w:tcW w:w="0" w:type="auto"/>
          </w:tcPr>
          <w:p w:rsidR="00CD459A" w:rsidRDefault="00CD459A" w14:paraId="4EC3D6E4" w14:textId="77777777">
            <w:pPr>
              <w:pStyle w:val="Compact"/>
            </w:pPr>
            <w:r>
              <w:t>chucDanhKhoaHoc</w:t>
            </w:r>
          </w:p>
        </w:tc>
        <w:tc>
          <w:tcPr>
            <w:tcW w:w="0" w:type="auto"/>
          </w:tcPr>
          <w:p w:rsidR="00CD459A" w:rsidRDefault="00CD459A" w14:paraId="4A17C238" w14:textId="77777777">
            <w:pPr>
              <w:pStyle w:val="Compact"/>
            </w:pPr>
            <w:r>
              <w:t>String</w:t>
            </w:r>
          </w:p>
        </w:tc>
        <w:tc>
          <w:tcPr>
            <w:tcW w:w="0" w:type="auto"/>
          </w:tcPr>
          <w:p w:rsidR="00CD459A" w:rsidRDefault="00CD459A" w14:paraId="0C82AC93" w14:textId="77777777">
            <w:pPr>
              <w:pStyle w:val="Compact"/>
            </w:pPr>
            <w:r>
              <w:t>Chức danh khoa học (Học hàm)</w:t>
            </w:r>
          </w:p>
        </w:tc>
      </w:tr>
      <w:tr w:rsidR="00FE74AF" w14:paraId="3917DCF8" w14:textId="77777777">
        <w:tc>
          <w:tcPr>
            <w:tcW w:w="0" w:type="auto"/>
          </w:tcPr>
          <w:p w:rsidR="00CD459A" w:rsidRDefault="00CD459A" w14:paraId="3BE0BFB9" w14:textId="77777777">
            <w:pPr>
              <w:pStyle w:val="Compact"/>
              <w:jc w:val="center"/>
            </w:pPr>
            <w:r>
              <w:t>18</w:t>
            </w:r>
          </w:p>
        </w:tc>
        <w:tc>
          <w:tcPr>
            <w:tcW w:w="0" w:type="auto"/>
          </w:tcPr>
          <w:p w:rsidR="00CD459A" w:rsidRDefault="00CD459A" w14:paraId="3827FD17" w14:textId="77777777">
            <w:pPr>
              <w:pStyle w:val="Compact"/>
            </w:pPr>
            <w:r>
              <w:t>laNguoiNuocNgoai</w:t>
            </w:r>
          </w:p>
        </w:tc>
        <w:tc>
          <w:tcPr>
            <w:tcW w:w="0" w:type="auto"/>
          </w:tcPr>
          <w:p w:rsidR="00CD459A" w:rsidRDefault="00CD459A" w14:paraId="71252FDF" w14:textId="77777777">
            <w:pPr>
              <w:pStyle w:val="Compact"/>
            </w:pPr>
            <w:r>
              <w:t>Boolean</w:t>
            </w:r>
          </w:p>
        </w:tc>
        <w:tc>
          <w:tcPr>
            <w:tcW w:w="0" w:type="auto"/>
          </w:tcPr>
          <w:p w:rsidR="00CD459A" w:rsidRDefault="00CD459A" w14:paraId="3AAA7A05" w14:textId="77777777">
            <w:pPr>
              <w:pStyle w:val="Compact"/>
            </w:pPr>
            <w:r>
              <w:t>Là người nước ngoài</w:t>
            </w:r>
          </w:p>
        </w:tc>
      </w:tr>
      <w:tr w:rsidR="00FE74AF" w14:paraId="2F7545E0" w14:textId="77777777">
        <w:tc>
          <w:tcPr>
            <w:tcW w:w="0" w:type="auto"/>
          </w:tcPr>
          <w:p w:rsidR="00CD459A" w:rsidRDefault="00CD459A" w14:paraId="6384F70D" w14:textId="77777777">
            <w:pPr>
              <w:pStyle w:val="Compact"/>
              <w:jc w:val="center"/>
            </w:pPr>
            <w:r>
              <w:t>19</w:t>
            </w:r>
          </w:p>
        </w:tc>
        <w:tc>
          <w:tcPr>
            <w:tcW w:w="0" w:type="auto"/>
          </w:tcPr>
          <w:p w:rsidR="00CD459A" w:rsidRDefault="00CD459A" w14:paraId="7F068935" w14:textId="77777777">
            <w:pPr>
              <w:pStyle w:val="Compact"/>
            </w:pPr>
            <w:r>
              <w:t>trangThaiLamViec</w:t>
            </w:r>
          </w:p>
        </w:tc>
        <w:tc>
          <w:tcPr>
            <w:tcW w:w="0" w:type="auto"/>
          </w:tcPr>
          <w:p w:rsidR="00CD459A" w:rsidRDefault="00CD459A" w14:paraId="38CAAE24" w14:textId="77777777">
            <w:pPr>
              <w:pStyle w:val="Compact"/>
            </w:pPr>
            <w:r>
              <w:t>TrangThaiLamViec</w:t>
            </w:r>
          </w:p>
        </w:tc>
        <w:tc>
          <w:tcPr>
            <w:tcW w:w="0" w:type="auto"/>
          </w:tcPr>
          <w:p w:rsidR="00CD459A" w:rsidRDefault="00CD459A" w14:paraId="52876688" w14:textId="77777777">
            <w:pPr>
              <w:pStyle w:val="Compact"/>
            </w:pPr>
            <w:r>
              <w:t>Trạng thái làm việc</w:t>
            </w:r>
          </w:p>
        </w:tc>
      </w:tr>
      <w:tr w:rsidR="00FE74AF" w14:paraId="7C934589" w14:textId="77777777">
        <w:tc>
          <w:tcPr>
            <w:tcW w:w="0" w:type="auto"/>
          </w:tcPr>
          <w:p w:rsidR="00CD459A" w:rsidRDefault="00CD459A" w14:paraId="41066D61" w14:textId="77777777">
            <w:pPr>
              <w:pStyle w:val="Compact"/>
              <w:jc w:val="center"/>
            </w:pPr>
            <w:r>
              <w:t>20</w:t>
            </w:r>
          </w:p>
        </w:tc>
        <w:tc>
          <w:tcPr>
            <w:tcW w:w="0" w:type="auto"/>
          </w:tcPr>
          <w:p w:rsidR="00CD459A" w:rsidRDefault="00CD459A" w14:paraId="2E9EF543" w14:textId="77777777">
            <w:pPr>
              <w:pStyle w:val="Compact"/>
            </w:pPr>
            <w:r>
              <w:t>trangThaiHopDong</w:t>
            </w:r>
          </w:p>
        </w:tc>
        <w:tc>
          <w:tcPr>
            <w:tcW w:w="0" w:type="auto"/>
          </w:tcPr>
          <w:p w:rsidR="00CD459A" w:rsidRDefault="00CD459A" w14:paraId="2333C8B5" w14:textId="77777777">
            <w:pPr>
              <w:pStyle w:val="Compact"/>
            </w:pPr>
            <w:r>
              <w:t>TrangThaiHopDongNS</w:t>
            </w:r>
          </w:p>
        </w:tc>
        <w:tc>
          <w:tcPr>
            <w:tcW w:w="0" w:type="auto"/>
          </w:tcPr>
          <w:p w:rsidR="00CD459A" w:rsidRDefault="00CD459A" w14:paraId="14A79888" w14:textId="77777777">
            <w:pPr>
              <w:pStyle w:val="Compact"/>
            </w:pPr>
            <w:r>
              <w:t>Trạng thái hợp đồng</w:t>
            </w:r>
          </w:p>
        </w:tc>
      </w:tr>
    </w:tbl>
    <w:p w:rsidR="00CD459A" w:rsidP="00CD459A" w:rsidRDefault="00EB3AE8" w14:paraId="38DF9873" w14:textId="77777777">
      <w:r>
        <w:pict w14:anchorId="307ECF89">
          <v:rect id="_x0000_i1041" style="width:0;height:1.5pt" o:hr="t" o:hrstd="t" o:hralign="center"/>
        </w:pict>
      </w:r>
    </w:p>
    <w:p w:rsidR="00CD459A" w:rsidP="00CD459A" w:rsidRDefault="00CD459A" w14:paraId="74E83B08" w14:textId="77777777">
      <w:pPr>
        <w:pStyle w:val="Heading3"/>
      </w:pPr>
      <w:bookmarkStart w:name="_Toc223525344" w:id="113"/>
      <w:bookmarkStart w:name="Xd54aff29fc5ed9d63d0f07831df68959a91f05b" w:id="114"/>
      <w:bookmarkEnd w:id="112"/>
      <w:r>
        <w:t>5.1.13. ThongTinNguoiNuocNgoai (Thông tin người nước ngoài)</w:t>
      </w:r>
      <w:bookmarkEnd w:id="113"/>
    </w:p>
    <w:tbl>
      <w:tblPr>
        <w:tblStyle w:val="Table"/>
        <w:tblW w:w="0" w:type="auto"/>
        <w:tblLook w:val="0020" w:firstRow="1" w:lastRow="0" w:firstColumn="0" w:lastColumn="0" w:noHBand="0" w:noVBand="0"/>
      </w:tblPr>
      <w:tblGrid>
        <w:gridCol w:w="708"/>
        <w:gridCol w:w="2469"/>
        <w:gridCol w:w="1586"/>
        <w:gridCol w:w="2672"/>
      </w:tblGrid>
      <w:tr w:rsidR="00FE74AF" w14:paraId="7457A7E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0C2D9826" w14:textId="77777777">
            <w:pPr>
              <w:pStyle w:val="Compact"/>
              <w:jc w:val="center"/>
            </w:pPr>
            <w:r>
              <w:t>STT</w:t>
            </w:r>
          </w:p>
        </w:tc>
        <w:tc>
          <w:tcPr>
            <w:tcW w:w="0" w:type="auto"/>
          </w:tcPr>
          <w:p w:rsidR="00CD459A" w:rsidRDefault="00CD459A" w14:paraId="4C328F32" w14:textId="77777777">
            <w:pPr>
              <w:pStyle w:val="Compact"/>
            </w:pPr>
            <w:r>
              <w:t>Tên thuộc tính</w:t>
            </w:r>
          </w:p>
        </w:tc>
        <w:tc>
          <w:tcPr>
            <w:tcW w:w="0" w:type="auto"/>
          </w:tcPr>
          <w:p w:rsidR="00CD459A" w:rsidRDefault="00CD459A" w14:paraId="4AAC3D24" w14:textId="77777777">
            <w:pPr>
              <w:pStyle w:val="Compact"/>
            </w:pPr>
            <w:r>
              <w:t>Kiểu dữ liệu</w:t>
            </w:r>
          </w:p>
        </w:tc>
        <w:tc>
          <w:tcPr>
            <w:tcW w:w="0" w:type="auto"/>
          </w:tcPr>
          <w:p w:rsidR="00CD459A" w:rsidRDefault="00CD459A" w14:paraId="4CB26EF6" w14:textId="77777777">
            <w:pPr>
              <w:pStyle w:val="Compact"/>
            </w:pPr>
            <w:r>
              <w:t>Mô tả</w:t>
            </w:r>
          </w:p>
        </w:tc>
      </w:tr>
      <w:tr w:rsidR="00FE74AF" w14:paraId="13AFFCFF" w14:textId="77777777">
        <w:tc>
          <w:tcPr>
            <w:tcW w:w="0" w:type="auto"/>
          </w:tcPr>
          <w:p w:rsidR="00CD459A" w:rsidRDefault="00CD459A" w14:paraId="61D0851B" w14:textId="77777777">
            <w:pPr>
              <w:pStyle w:val="Compact"/>
              <w:jc w:val="center"/>
            </w:pPr>
            <w:r>
              <w:t>1</w:t>
            </w:r>
          </w:p>
        </w:tc>
        <w:tc>
          <w:tcPr>
            <w:tcW w:w="0" w:type="auto"/>
          </w:tcPr>
          <w:p w:rsidR="00CD459A" w:rsidRDefault="00CD459A" w14:paraId="178F4E54" w14:textId="77777777">
            <w:pPr>
              <w:pStyle w:val="Compact"/>
            </w:pPr>
            <w:r>
              <w:t>soVisa</w:t>
            </w:r>
          </w:p>
        </w:tc>
        <w:tc>
          <w:tcPr>
            <w:tcW w:w="0" w:type="auto"/>
          </w:tcPr>
          <w:p w:rsidR="00CD459A" w:rsidRDefault="00CD459A" w14:paraId="6FBCA71B" w14:textId="77777777">
            <w:pPr>
              <w:pStyle w:val="Compact"/>
            </w:pPr>
            <w:r>
              <w:t>String</w:t>
            </w:r>
          </w:p>
        </w:tc>
        <w:tc>
          <w:tcPr>
            <w:tcW w:w="0" w:type="auto"/>
          </w:tcPr>
          <w:p w:rsidR="00CD459A" w:rsidRDefault="00CD459A" w14:paraId="3363B8A9" w14:textId="77777777">
            <w:pPr>
              <w:pStyle w:val="Compact"/>
            </w:pPr>
            <w:r>
              <w:t>Số visa</w:t>
            </w:r>
          </w:p>
        </w:tc>
      </w:tr>
      <w:tr w:rsidR="00FE74AF" w14:paraId="0A05DDAA" w14:textId="77777777">
        <w:tc>
          <w:tcPr>
            <w:tcW w:w="0" w:type="auto"/>
          </w:tcPr>
          <w:p w:rsidR="00CD459A" w:rsidRDefault="00CD459A" w14:paraId="61896EB1" w14:textId="77777777">
            <w:pPr>
              <w:pStyle w:val="Compact"/>
              <w:jc w:val="center"/>
            </w:pPr>
            <w:r>
              <w:t>2</w:t>
            </w:r>
          </w:p>
        </w:tc>
        <w:tc>
          <w:tcPr>
            <w:tcW w:w="0" w:type="auto"/>
          </w:tcPr>
          <w:p w:rsidR="00CD459A" w:rsidRDefault="00CD459A" w14:paraId="70687502" w14:textId="77777777">
            <w:pPr>
              <w:pStyle w:val="Compact"/>
            </w:pPr>
            <w:r>
              <w:t>ngayHetHanVisa</w:t>
            </w:r>
          </w:p>
        </w:tc>
        <w:tc>
          <w:tcPr>
            <w:tcW w:w="0" w:type="auto"/>
          </w:tcPr>
          <w:p w:rsidR="00CD459A" w:rsidRDefault="00CD459A" w14:paraId="725DBF77" w14:textId="77777777">
            <w:pPr>
              <w:pStyle w:val="Compact"/>
            </w:pPr>
            <w:r>
              <w:t>Date</w:t>
            </w:r>
          </w:p>
        </w:tc>
        <w:tc>
          <w:tcPr>
            <w:tcW w:w="0" w:type="auto"/>
          </w:tcPr>
          <w:p w:rsidR="00CD459A" w:rsidRDefault="00CD459A" w14:paraId="11872E3F" w14:textId="77777777">
            <w:pPr>
              <w:pStyle w:val="Compact"/>
            </w:pPr>
            <w:r>
              <w:t>Ngày hết hạn visa</w:t>
            </w:r>
          </w:p>
        </w:tc>
      </w:tr>
      <w:tr w:rsidR="00FE74AF" w14:paraId="6AECE8FC" w14:textId="77777777">
        <w:tc>
          <w:tcPr>
            <w:tcW w:w="0" w:type="auto"/>
          </w:tcPr>
          <w:p w:rsidR="00CD459A" w:rsidRDefault="00CD459A" w14:paraId="1E156DC5" w14:textId="77777777">
            <w:pPr>
              <w:pStyle w:val="Compact"/>
              <w:jc w:val="center"/>
            </w:pPr>
            <w:r>
              <w:t>3</w:t>
            </w:r>
          </w:p>
        </w:tc>
        <w:tc>
          <w:tcPr>
            <w:tcW w:w="0" w:type="auto"/>
          </w:tcPr>
          <w:p w:rsidR="00CD459A" w:rsidRDefault="00CD459A" w14:paraId="3720DC15" w14:textId="77777777">
            <w:pPr>
              <w:pStyle w:val="Compact"/>
            </w:pPr>
            <w:r>
              <w:t>soHoChieu</w:t>
            </w:r>
          </w:p>
        </w:tc>
        <w:tc>
          <w:tcPr>
            <w:tcW w:w="0" w:type="auto"/>
          </w:tcPr>
          <w:p w:rsidR="00CD459A" w:rsidRDefault="00CD459A" w14:paraId="02A7F058" w14:textId="77777777">
            <w:pPr>
              <w:pStyle w:val="Compact"/>
            </w:pPr>
            <w:r>
              <w:t>String</w:t>
            </w:r>
          </w:p>
        </w:tc>
        <w:tc>
          <w:tcPr>
            <w:tcW w:w="0" w:type="auto"/>
          </w:tcPr>
          <w:p w:rsidR="00CD459A" w:rsidRDefault="00CD459A" w14:paraId="7FBC03DB" w14:textId="77777777">
            <w:pPr>
              <w:pStyle w:val="Compact"/>
            </w:pPr>
            <w:r>
              <w:t>Số hộ chiếu</w:t>
            </w:r>
          </w:p>
        </w:tc>
      </w:tr>
      <w:tr w:rsidR="00FE74AF" w14:paraId="632ADC1A" w14:textId="77777777">
        <w:tc>
          <w:tcPr>
            <w:tcW w:w="0" w:type="auto"/>
          </w:tcPr>
          <w:p w:rsidR="00CD459A" w:rsidRDefault="00CD459A" w14:paraId="1DB30934" w14:textId="77777777">
            <w:pPr>
              <w:pStyle w:val="Compact"/>
              <w:jc w:val="center"/>
            </w:pPr>
            <w:r>
              <w:t>4</w:t>
            </w:r>
          </w:p>
        </w:tc>
        <w:tc>
          <w:tcPr>
            <w:tcW w:w="0" w:type="auto"/>
          </w:tcPr>
          <w:p w:rsidR="00CD459A" w:rsidRDefault="00CD459A" w14:paraId="7874DAE4" w14:textId="77777777">
            <w:pPr>
              <w:pStyle w:val="Compact"/>
            </w:pPr>
            <w:r>
              <w:t>ngayHetHanHoChieu</w:t>
            </w:r>
          </w:p>
        </w:tc>
        <w:tc>
          <w:tcPr>
            <w:tcW w:w="0" w:type="auto"/>
          </w:tcPr>
          <w:p w:rsidR="00CD459A" w:rsidRDefault="00CD459A" w14:paraId="35FE5637" w14:textId="77777777">
            <w:pPr>
              <w:pStyle w:val="Compact"/>
            </w:pPr>
            <w:r>
              <w:t>Date</w:t>
            </w:r>
          </w:p>
        </w:tc>
        <w:tc>
          <w:tcPr>
            <w:tcW w:w="0" w:type="auto"/>
          </w:tcPr>
          <w:p w:rsidR="00CD459A" w:rsidRDefault="00CD459A" w14:paraId="793E3958" w14:textId="77777777">
            <w:pPr>
              <w:pStyle w:val="Compact"/>
            </w:pPr>
            <w:r>
              <w:t>Ngày hết hạn hộ chiếu</w:t>
            </w:r>
          </w:p>
        </w:tc>
      </w:tr>
      <w:tr w:rsidR="00FE74AF" w14:paraId="4DBF5194" w14:textId="77777777">
        <w:tc>
          <w:tcPr>
            <w:tcW w:w="0" w:type="auto"/>
          </w:tcPr>
          <w:p w:rsidR="00CD459A" w:rsidRDefault="00CD459A" w14:paraId="7E4ACA73" w14:textId="77777777">
            <w:pPr>
              <w:pStyle w:val="Compact"/>
              <w:jc w:val="center"/>
            </w:pPr>
            <w:r>
              <w:t>5</w:t>
            </w:r>
          </w:p>
        </w:tc>
        <w:tc>
          <w:tcPr>
            <w:tcW w:w="0" w:type="auto"/>
          </w:tcPr>
          <w:p w:rsidR="00CD459A" w:rsidRDefault="00CD459A" w14:paraId="1645AB65" w14:textId="77777777">
            <w:pPr>
              <w:pStyle w:val="Compact"/>
            </w:pPr>
            <w:r>
              <w:t>soGiayPhepLaoDong</w:t>
            </w:r>
          </w:p>
        </w:tc>
        <w:tc>
          <w:tcPr>
            <w:tcW w:w="0" w:type="auto"/>
          </w:tcPr>
          <w:p w:rsidR="00CD459A" w:rsidRDefault="00CD459A" w14:paraId="09CD00DC" w14:textId="77777777">
            <w:pPr>
              <w:pStyle w:val="Compact"/>
            </w:pPr>
            <w:r>
              <w:t>String</w:t>
            </w:r>
          </w:p>
        </w:tc>
        <w:tc>
          <w:tcPr>
            <w:tcW w:w="0" w:type="auto"/>
          </w:tcPr>
          <w:p w:rsidR="00CD459A" w:rsidRDefault="00CD459A" w14:paraId="18A6B01F" w14:textId="77777777">
            <w:pPr>
              <w:pStyle w:val="Compact"/>
            </w:pPr>
            <w:r>
              <w:t>Số giấy phép lao động</w:t>
            </w:r>
          </w:p>
        </w:tc>
      </w:tr>
      <w:tr w:rsidR="00FE74AF" w14:paraId="1D75EEF1" w14:textId="77777777">
        <w:tc>
          <w:tcPr>
            <w:tcW w:w="0" w:type="auto"/>
          </w:tcPr>
          <w:p w:rsidR="00CD459A" w:rsidRDefault="00CD459A" w14:paraId="3FA97D12" w14:textId="77777777">
            <w:pPr>
              <w:pStyle w:val="Compact"/>
              <w:jc w:val="center"/>
            </w:pPr>
            <w:r>
              <w:t>6</w:t>
            </w:r>
          </w:p>
        </w:tc>
        <w:tc>
          <w:tcPr>
            <w:tcW w:w="0" w:type="auto"/>
          </w:tcPr>
          <w:p w:rsidR="00CD459A" w:rsidRDefault="00CD459A" w14:paraId="6430015D" w14:textId="77777777">
            <w:pPr>
              <w:pStyle w:val="Compact"/>
            </w:pPr>
            <w:r>
              <w:t>ngayHetHanGPLD</w:t>
            </w:r>
          </w:p>
        </w:tc>
        <w:tc>
          <w:tcPr>
            <w:tcW w:w="0" w:type="auto"/>
          </w:tcPr>
          <w:p w:rsidR="00CD459A" w:rsidRDefault="00CD459A" w14:paraId="20B14738" w14:textId="77777777">
            <w:pPr>
              <w:pStyle w:val="Compact"/>
            </w:pPr>
            <w:r>
              <w:t>Date</w:t>
            </w:r>
          </w:p>
        </w:tc>
        <w:tc>
          <w:tcPr>
            <w:tcW w:w="0" w:type="auto"/>
          </w:tcPr>
          <w:p w:rsidR="00CD459A" w:rsidRDefault="00CD459A" w14:paraId="4C06018A" w14:textId="77777777">
            <w:pPr>
              <w:pStyle w:val="Compact"/>
            </w:pPr>
            <w:r>
              <w:t>Ngày hết hạn GPLD</w:t>
            </w:r>
          </w:p>
        </w:tc>
      </w:tr>
      <w:tr w:rsidR="00FE74AF" w14:paraId="2F096DF4" w14:textId="77777777">
        <w:tc>
          <w:tcPr>
            <w:tcW w:w="0" w:type="auto"/>
          </w:tcPr>
          <w:p w:rsidR="00CD459A" w:rsidRDefault="00CD459A" w14:paraId="505C44EE" w14:textId="77777777">
            <w:pPr>
              <w:pStyle w:val="Compact"/>
              <w:jc w:val="center"/>
            </w:pPr>
            <w:r>
              <w:t>7</w:t>
            </w:r>
          </w:p>
        </w:tc>
        <w:tc>
          <w:tcPr>
            <w:tcW w:w="0" w:type="auto"/>
          </w:tcPr>
          <w:p w:rsidR="00CD459A" w:rsidRDefault="00CD459A" w14:paraId="7ECD2CD5" w14:textId="77777777">
            <w:pPr>
              <w:pStyle w:val="Compact"/>
            </w:pPr>
            <w:r>
              <w:t>fileGPLD</w:t>
            </w:r>
          </w:p>
        </w:tc>
        <w:tc>
          <w:tcPr>
            <w:tcW w:w="0" w:type="auto"/>
          </w:tcPr>
          <w:p w:rsidR="00CD459A" w:rsidRDefault="00CD459A" w14:paraId="203DE76F" w14:textId="77777777">
            <w:pPr>
              <w:pStyle w:val="Compact"/>
            </w:pPr>
            <w:r>
              <w:t>File</w:t>
            </w:r>
          </w:p>
        </w:tc>
        <w:tc>
          <w:tcPr>
            <w:tcW w:w="0" w:type="auto"/>
          </w:tcPr>
          <w:p w:rsidR="00CD459A" w:rsidRDefault="00CD459A" w14:paraId="01E45123" w14:textId="77777777">
            <w:pPr>
              <w:pStyle w:val="Compact"/>
            </w:pPr>
            <w:r>
              <w:t>File giấy phép lao động</w:t>
            </w:r>
          </w:p>
        </w:tc>
      </w:tr>
    </w:tbl>
    <w:p w:rsidR="00CD459A" w:rsidP="00CD459A" w:rsidRDefault="00EB3AE8" w14:paraId="17CBF300" w14:textId="77777777">
      <w:r>
        <w:pict w14:anchorId="0BEC7D4F">
          <v:rect id="_x0000_i1042" style="width:0;height:1.5pt" o:hr="t" o:hrstd="t" o:hralign="center"/>
        </w:pict>
      </w:r>
    </w:p>
    <w:p w:rsidR="00CD459A" w:rsidP="00CD459A" w:rsidRDefault="00CD459A" w14:paraId="06360AD0" w14:textId="77777777">
      <w:pPr>
        <w:pStyle w:val="Heading3"/>
      </w:pPr>
      <w:bookmarkStart w:name="_Toc223525345" w:id="115"/>
      <w:bookmarkStart w:name="thongtingiadinh-thông-tin-gia-đình" w:id="116"/>
      <w:bookmarkEnd w:id="114"/>
      <w:r>
        <w:t>5.1.14. ThongTinGiaDinh (Thông tin gia đình)</w:t>
      </w:r>
      <w:bookmarkEnd w:id="115"/>
    </w:p>
    <w:tbl>
      <w:tblPr>
        <w:tblStyle w:val="Table"/>
        <w:tblW w:w="0" w:type="auto"/>
        <w:tblLook w:val="0020" w:firstRow="1" w:lastRow="0" w:firstColumn="0" w:lastColumn="0" w:noHBand="0" w:noVBand="0"/>
      </w:tblPr>
      <w:tblGrid>
        <w:gridCol w:w="708"/>
        <w:gridCol w:w="1964"/>
        <w:gridCol w:w="1586"/>
        <w:gridCol w:w="2015"/>
      </w:tblGrid>
      <w:tr w:rsidR="00FE74AF" w14:paraId="2147698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62498FCC" w14:textId="77777777">
            <w:pPr>
              <w:pStyle w:val="Compact"/>
              <w:jc w:val="center"/>
            </w:pPr>
            <w:r>
              <w:t>STT</w:t>
            </w:r>
          </w:p>
        </w:tc>
        <w:tc>
          <w:tcPr>
            <w:tcW w:w="0" w:type="auto"/>
          </w:tcPr>
          <w:p w:rsidR="00CD459A" w:rsidRDefault="00CD459A" w14:paraId="3B1E74D4" w14:textId="77777777">
            <w:pPr>
              <w:pStyle w:val="Compact"/>
            </w:pPr>
            <w:r>
              <w:t>Tên thuộc tính</w:t>
            </w:r>
          </w:p>
        </w:tc>
        <w:tc>
          <w:tcPr>
            <w:tcW w:w="0" w:type="auto"/>
          </w:tcPr>
          <w:p w:rsidR="00CD459A" w:rsidRDefault="00CD459A" w14:paraId="1A74BC30" w14:textId="77777777">
            <w:pPr>
              <w:pStyle w:val="Compact"/>
            </w:pPr>
            <w:r>
              <w:t>Kiểu dữ liệu</w:t>
            </w:r>
          </w:p>
        </w:tc>
        <w:tc>
          <w:tcPr>
            <w:tcW w:w="0" w:type="auto"/>
          </w:tcPr>
          <w:p w:rsidR="00CD459A" w:rsidRDefault="00CD459A" w14:paraId="0B6448BE" w14:textId="77777777">
            <w:pPr>
              <w:pStyle w:val="Compact"/>
            </w:pPr>
            <w:r>
              <w:t>Mô tả</w:t>
            </w:r>
          </w:p>
        </w:tc>
      </w:tr>
      <w:tr w:rsidR="00FE74AF" w14:paraId="75B2A036" w14:textId="77777777">
        <w:tc>
          <w:tcPr>
            <w:tcW w:w="0" w:type="auto"/>
          </w:tcPr>
          <w:p w:rsidR="00CD459A" w:rsidRDefault="00CD459A" w14:paraId="4BA93FD5" w14:textId="77777777">
            <w:pPr>
              <w:pStyle w:val="Compact"/>
              <w:jc w:val="center"/>
            </w:pPr>
            <w:r>
              <w:t>1</w:t>
            </w:r>
          </w:p>
        </w:tc>
        <w:tc>
          <w:tcPr>
            <w:tcW w:w="0" w:type="auto"/>
          </w:tcPr>
          <w:p w:rsidR="00CD459A" w:rsidRDefault="00CD459A" w14:paraId="3702A0A7" w14:textId="77777777">
            <w:pPr>
              <w:pStyle w:val="Compact"/>
            </w:pPr>
            <w:r>
              <w:t>moiQuanHe</w:t>
            </w:r>
          </w:p>
        </w:tc>
        <w:tc>
          <w:tcPr>
            <w:tcW w:w="0" w:type="auto"/>
          </w:tcPr>
          <w:p w:rsidR="00CD459A" w:rsidRDefault="00CD459A" w14:paraId="7AD9EB13" w14:textId="77777777">
            <w:pPr>
              <w:pStyle w:val="Compact"/>
            </w:pPr>
            <w:r>
              <w:t>String</w:t>
            </w:r>
          </w:p>
        </w:tc>
        <w:tc>
          <w:tcPr>
            <w:tcW w:w="0" w:type="auto"/>
          </w:tcPr>
          <w:p w:rsidR="00CD459A" w:rsidRDefault="00CD459A" w14:paraId="151C31E3" w14:textId="77777777">
            <w:pPr>
              <w:pStyle w:val="Compact"/>
            </w:pPr>
            <w:r>
              <w:t>Mối quan hệ</w:t>
            </w:r>
          </w:p>
        </w:tc>
      </w:tr>
      <w:tr w:rsidR="00FE74AF" w14:paraId="720FC677" w14:textId="77777777">
        <w:tc>
          <w:tcPr>
            <w:tcW w:w="0" w:type="auto"/>
          </w:tcPr>
          <w:p w:rsidR="00CD459A" w:rsidRDefault="00CD459A" w14:paraId="60B93425" w14:textId="77777777">
            <w:pPr>
              <w:pStyle w:val="Compact"/>
              <w:jc w:val="center"/>
            </w:pPr>
            <w:r>
              <w:t>2</w:t>
            </w:r>
          </w:p>
        </w:tc>
        <w:tc>
          <w:tcPr>
            <w:tcW w:w="0" w:type="auto"/>
          </w:tcPr>
          <w:p w:rsidR="00CD459A" w:rsidRDefault="00CD459A" w14:paraId="3C126B73" w14:textId="77777777">
            <w:pPr>
              <w:pStyle w:val="Compact"/>
            </w:pPr>
            <w:r>
              <w:t>hoTen</w:t>
            </w:r>
          </w:p>
        </w:tc>
        <w:tc>
          <w:tcPr>
            <w:tcW w:w="0" w:type="auto"/>
          </w:tcPr>
          <w:p w:rsidR="00CD459A" w:rsidRDefault="00CD459A" w14:paraId="29B0E5DB" w14:textId="77777777">
            <w:pPr>
              <w:pStyle w:val="Compact"/>
            </w:pPr>
            <w:r>
              <w:t>String</w:t>
            </w:r>
          </w:p>
        </w:tc>
        <w:tc>
          <w:tcPr>
            <w:tcW w:w="0" w:type="auto"/>
          </w:tcPr>
          <w:p w:rsidR="00CD459A" w:rsidRDefault="00CD459A" w14:paraId="026EDC8D" w14:textId="77777777">
            <w:pPr>
              <w:pStyle w:val="Compact"/>
            </w:pPr>
            <w:r>
              <w:t>Họ và tên</w:t>
            </w:r>
          </w:p>
        </w:tc>
      </w:tr>
      <w:tr w:rsidR="00FE74AF" w14:paraId="2F651CC4" w14:textId="77777777">
        <w:tc>
          <w:tcPr>
            <w:tcW w:w="0" w:type="auto"/>
          </w:tcPr>
          <w:p w:rsidR="00CD459A" w:rsidRDefault="00CD459A" w14:paraId="623DBABE" w14:textId="77777777">
            <w:pPr>
              <w:pStyle w:val="Compact"/>
              <w:jc w:val="center"/>
            </w:pPr>
            <w:r>
              <w:t>3</w:t>
            </w:r>
          </w:p>
        </w:tc>
        <w:tc>
          <w:tcPr>
            <w:tcW w:w="0" w:type="auto"/>
          </w:tcPr>
          <w:p w:rsidR="00CD459A" w:rsidRDefault="00CD459A" w14:paraId="7531F0FF" w14:textId="77777777">
            <w:pPr>
              <w:pStyle w:val="Compact"/>
            </w:pPr>
            <w:r>
              <w:t>thongTinChiTiet</w:t>
            </w:r>
          </w:p>
        </w:tc>
        <w:tc>
          <w:tcPr>
            <w:tcW w:w="0" w:type="auto"/>
          </w:tcPr>
          <w:p w:rsidR="00CD459A" w:rsidRDefault="00CD459A" w14:paraId="17F76F02" w14:textId="77777777">
            <w:pPr>
              <w:pStyle w:val="Compact"/>
            </w:pPr>
            <w:r>
              <w:t>String</w:t>
            </w:r>
          </w:p>
        </w:tc>
        <w:tc>
          <w:tcPr>
            <w:tcW w:w="0" w:type="auto"/>
          </w:tcPr>
          <w:p w:rsidR="00CD459A" w:rsidRDefault="00CD459A" w14:paraId="0A6A69AF" w14:textId="77777777">
            <w:pPr>
              <w:pStyle w:val="Compact"/>
            </w:pPr>
            <w:r>
              <w:t>Thông tin chi tiết</w:t>
            </w:r>
          </w:p>
        </w:tc>
      </w:tr>
    </w:tbl>
    <w:p w:rsidR="00CD459A" w:rsidP="00CD459A" w:rsidRDefault="00EB3AE8" w14:paraId="550D5BE6" w14:textId="77777777">
      <w:r>
        <w:pict w14:anchorId="0A8FFE91">
          <v:rect id="_x0000_i1043" style="width:0;height:1.5pt" o:hr="t" o:hrstd="t" o:hralign="center"/>
        </w:pict>
      </w:r>
    </w:p>
    <w:p w:rsidR="00CD459A" w:rsidP="00CD459A" w:rsidRDefault="00CD459A" w14:paraId="7C8B7871" w14:textId="77777777">
      <w:pPr>
        <w:pStyle w:val="Heading3"/>
      </w:pPr>
      <w:bookmarkStart w:name="_Toc223525346" w:id="117"/>
      <w:bookmarkStart w:name="thongtinnganhang-thông-tin-ngân-hàng" w:id="118"/>
      <w:bookmarkEnd w:id="116"/>
      <w:r>
        <w:t>5.1.15. ThongTinNganHang (Thông tin ngân hàng)</w:t>
      </w:r>
      <w:bookmarkEnd w:id="117"/>
    </w:p>
    <w:tbl>
      <w:tblPr>
        <w:tblStyle w:val="Table"/>
        <w:tblW w:w="0" w:type="auto"/>
        <w:tblLook w:val="0020" w:firstRow="1" w:lastRow="0" w:firstColumn="0" w:lastColumn="0" w:noHBand="0" w:noVBand="0"/>
      </w:tblPr>
      <w:tblGrid>
        <w:gridCol w:w="708"/>
        <w:gridCol w:w="1849"/>
        <w:gridCol w:w="1586"/>
        <w:gridCol w:w="1762"/>
      </w:tblGrid>
      <w:tr w:rsidR="00FE74AF" w14:paraId="7A5A93C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0D988ADA" w14:textId="77777777">
            <w:pPr>
              <w:pStyle w:val="Compact"/>
              <w:jc w:val="center"/>
            </w:pPr>
            <w:r>
              <w:t>STT</w:t>
            </w:r>
          </w:p>
        </w:tc>
        <w:tc>
          <w:tcPr>
            <w:tcW w:w="0" w:type="auto"/>
          </w:tcPr>
          <w:p w:rsidR="00CD459A" w:rsidRDefault="00CD459A" w14:paraId="30139427" w14:textId="77777777">
            <w:pPr>
              <w:pStyle w:val="Compact"/>
            </w:pPr>
            <w:r>
              <w:t>Tên thuộc tính</w:t>
            </w:r>
          </w:p>
        </w:tc>
        <w:tc>
          <w:tcPr>
            <w:tcW w:w="0" w:type="auto"/>
          </w:tcPr>
          <w:p w:rsidR="00CD459A" w:rsidRDefault="00CD459A" w14:paraId="7A277687" w14:textId="77777777">
            <w:pPr>
              <w:pStyle w:val="Compact"/>
            </w:pPr>
            <w:r>
              <w:t>Kiểu dữ liệu</w:t>
            </w:r>
          </w:p>
        </w:tc>
        <w:tc>
          <w:tcPr>
            <w:tcW w:w="0" w:type="auto"/>
          </w:tcPr>
          <w:p w:rsidR="00CD459A" w:rsidRDefault="00CD459A" w14:paraId="56FB1B7E" w14:textId="77777777">
            <w:pPr>
              <w:pStyle w:val="Compact"/>
            </w:pPr>
            <w:r>
              <w:t>Mô tả</w:t>
            </w:r>
          </w:p>
        </w:tc>
      </w:tr>
      <w:tr w:rsidR="00FE74AF" w14:paraId="23B1E0D5" w14:textId="77777777">
        <w:tc>
          <w:tcPr>
            <w:tcW w:w="0" w:type="auto"/>
          </w:tcPr>
          <w:p w:rsidR="00CD459A" w:rsidRDefault="00CD459A" w14:paraId="7FE32AED" w14:textId="77777777">
            <w:pPr>
              <w:pStyle w:val="Compact"/>
              <w:jc w:val="center"/>
            </w:pPr>
            <w:r>
              <w:t>1</w:t>
            </w:r>
          </w:p>
        </w:tc>
        <w:tc>
          <w:tcPr>
            <w:tcW w:w="0" w:type="auto"/>
          </w:tcPr>
          <w:p w:rsidR="00CD459A" w:rsidRDefault="00CD459A" w14:paraId="48F2C1CE" w14:textId="77777777">
            <w:pPr>
              <w:pStyle w:val="Compact"/>
            </w:pPr>
            <w:r>
              <w:t>tenNganHang</w:t>
            </w:r>
          </w:p>
        </w:tc>
        <w:tc>
          <w:tcPr>
            <w:tcW w:w="0" w:type="auto"/>
          </w:tcPr>
          <w:p w:rsidR="00CD459A" w:rsidRDefault="00CD459A" w14:paraId="2401D17B" w14:textId="77777777">
            <w:pPr>
              <w:pStyle w:val="Compact"/>
            </w:pPr>
            <w:r>
              <w:t>String</w:t>
            </w:r>
          </w:p>
        </w:tc>
        <w:tc>
          <w:tcPr>
            <w:tcW w:w="0" w:type="auto"/>
          </w:tcPr>
          <w:p w:rsidR="00CD459A" w:rsidRDefault="00CD459A" w14:paraId="74CE26C2" w14:textId="77777777">
            <w:pPr>
              <w:pStyle w:val="Compact"/>
            </w:pPr>
            <w:r>
              <w:t>Tên ngân hàng</w:t>
            </w:r>
          </w:p>
        </w:tc>
      </w:tr>
      <w:tr w:rsidR="00FE74AF" w14:paraId="05BA1B47" w14:textId="77777777">
        <w:tc>
          <w:tcPr>
            <w:tcW w:w="0" w:type="auto"/>
          </w:tcPr>
          <w:p w:rsidR="00CD459A" w:rsidRDefault="00CD459A" w14:paraId="7A0B04B2" w14:textId="77777777">
            <w:pPr>
              <w:pStyle w:val="Compact"/>
              <w:jc w:val="center"/>
            </w:pPr>
            <w:r>
              <w:t>2</w:t>
            </w:r>
          </w:p>
        </w:tc>
        <w:tc>
          <w:tcPr>
            <w:tcW w:w="0" w:type="auto"/>
          </w:tcPr>
          <w:p w:rsidR="00CD459A" w:rsidRDefault="00CD459A" w14:paraId="13C01F25" w14:textId="77777777">
            <w:pPr>
              <w:pStyle w:val="Compact"/>
            </w:pPr>
            <w:r>
              <w:t>soTaiKhoan</w:t>
            </w:r>
          </w:p>
        </w:tc>
        <w:tc>
          <w:tcPr>
            <w:tcW w:w="0" w:type="auto"/>
          </w:tcPr>
          <w:p w:rsidR="00CD459A" w:rsidRDefault="00CD459A" w14:paraId="4C77994B" w14:textId="77777777">
            <w:pPr>
              <w:pStyle w:val="Compact"/>
            </w:pPr>
            <w:r>
              <w:t>String</w:t>
            </w:r>
          </w:p>
        </w:tc>
        <w:tc>
          <w:tcPr>
            <w:tcW w:w="0" w:type="auto"/>
          </w:tcPr>
          <w:p w:rsidR="00CD459A" w:rsidRDefault="00CD459A" w14:paraId="2340BDB2" w14:textId="77777777">
            <w:pPr>
              <w:pStyle w:val="Compact"/>
            </w:pPr>
            <w:r>
              <w:t>Số tài khoản</w:t>
            </w:r>
          </w:p>
        </w:tc>
      </w:tr>
    </w:tbl>
    <w:p w:rsidR="00CD459A" w:rsidP="00CD459A" w:rsidRDefault="00EB3AE8" w14:paraId="4FB51C74" w14:textId="77777777">
      <w:r>
        <w:pict w14:anchorId="5125C35C">
          <v:rect id="_x0000_i1044" style="width:0;height:1.5pt" o:hr="t" o:hrstd="t" o:hralign="center"/>
        </w:pict>
      </w:r>
    </w:p>
    <w:p w:rsidR="00CD459A" w:rsidP="00CD459A" w:rsidRDefault="00CD459A" w14:paraId="721167AD" w14:textId="77777777">
      <w:pPr>
        <w:pStyle w:val="Heading3"/>
      </w:pPr>
      <w:bookmarkStart w:name="_Toc223525347" w:id="119"/>
      <w:bookmarkStart w:name="quatrinhcongtac-quá-trình-công-tác" w:id="120"/>
      <w:bookmarkEnd w:id="118"/>
      <w:r>
        <w:t>5.1.16. QuaTrinhCongTac (Quá trình công tác)</w:t>
      </w:r>
      <w:bookmarkEnd w:id="119"/>
    </w:p>
    <w:tbl>
      <w:tblPr>
        <w:tblStyle w:val="Table"/>
        <w:tblW w:w="0" w:type="auto"/>
        <w:tblLook w:val="0020" w:firstRow="1" w:lastRow="0" w:firstColumn="0" w:lastColumn="0" w:noHBand="0" w:noVBand="0"/>
      </w:tblPr>
      <w:tblGrid>
        <w:gridCol w:w="708"/>
        <w:gridCol w:w="2079"/>
        <w:gridCol w:w="1586"/>
        <w:gridCol w:w="2166"/>
      </w:tblGrid>
      <w:tr w:rsidR="00FE74AF" w14:paraId="0C6F2CA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20C35A60" w14:textId="77777777">
            <w:pPr>
              <w:pStyle w:val="Compact"/>
              <w:jc w:val="center"/>
            </w:pPr>
            <w:r>
              <w:t>STT</w:t>
            </w:r>
          </w:p>
        </w:tc>
        <w:tc>
          <w:tcPr>
            <w:tcW w:w="0" w:type="auto"/>
          </w:tcPr>
          <w:p w:rsidR="00CD459A" w:rsidRDefault="00CD459A" w14:paraId="016ED88A" w14:textId="77777777">
            <w:pPr>
              <w:pStyle w:val="Compact"/>
            </w:pPr>
            <w:r>
              <w:t>Tên thuộc tính</w:t>
            </w:r>
          </w:p>
        </w:tc>
        <w:tc>
          <w:tcPr>
            <w:tcW w:w="0" w:type="auto"/>
          </w:tcPr>
          <w:p w:rsidR="00CD459A" w:rsidRDefault="00CD459A" w14:paraId="1475DA70" w14:textId="77777777">
            <w:pPr>
              <w:pStyle w:val="Compact"/>
            </w:pPr>
            <w:r>
              <w:t>Kiểu dữ liệu</w:t>
            </w:r>
          </w:p>
        </w:tc>
        <w:tc>
          <w:tcPr>
            <w:tcW w:w="0" w:type="auto"/>
          </w:tcPr>
          <w:p w:rsidR="00CD459A" w:rsidRDefault="00CD459A" w14:paraId="0849A5ED" w14:textId="77777777">
            <w:pPr>
              <w:pStyle w:val="Compact"/>
            </w:pPr>
            <w:r>
              <w:t>Mô tả</w:t>
            </w:r>
          </w:p>
        </w:tc>
      </w:tr>
      <w:tr w:rsidR="00FE74AF" w14:paraId="52C1276E" w14:textId="77777777">
        <w:tc>
          <w:tcPr>
            <w:tcW w:w="0" w:type="auto"/>
          </w:tcPr>
          <w:p w:rsidR="00CD459A" w:rsidRDefault="00CD459A" w14:paraId="20110A07" w14:textId="77777777">
            <w:pPr>
              <w:pStyle w:val="Compact"/>
              <w:jc w:val="center"/>
            </w:pPr>
            <w:r>
              <w:t>1</w:t>
            </w:r>
          </w:p>
        </w:tc>
        <w:tc>
          <w:tcPr>
            <w:tcW w:w="0" w:type="auto"/>
          </w:tcPr>
          <w:p w:rsidR="00CD459A" w:rsidRDefault="00CD459A" w14:paraId="48BA7A55" w14:textId="77777777">
            <w:pPr>
              <w:pStyle w:val="Compact"/>
            </w:pPr>
            <w:r>
              <w:t>noiCongTac</w:t>
            </w:r>
          </w:p>
        </w:tc>
        <w:tc>
          <w:tcPr>
            <w:tcW w:w="0" w:type="auto"/>
          </w:tcPr>
          <w:p w:rsidR="00CD459A" w:rsidRDefault="00CD459A" w14:paraId="34F3F186" w14:textId="77777777">
            <w:pPr>
              <w:pStyle w:val="Compact"/>
            </w:pPr>
            <w:r>
              <w:t>String</w:t>
            </w:r>
          </w:p>
        </w:tc>
        <w:tc>
          <w:tcPr>
            <w:tcW w:w="0" w:type="auto"/>
          </w:tcPr>
          <w:p w:rsidR="00CD459A" w:rsidRDefault="00CD459A" w14:paraId="0D856D5C" w14:textId="77777777">
            <w:pPr>
              <w:pStyle w:val="Compact"/>
            </w:pPr>
            <w:r>
              <w:t>Nơi công tác</w:t>
            </w:r>
          </w:p>
        </w:tc>
      </w:tr>
      <w:tr w:rsidR="00FE74AF" w14:paraId="3C050AC9" w14:textId="77777777">
        <w:tc>
          <w:tcPr>
            <w:tcW w:w="0" w:type="auto"/>
          </w:tcPr>
          <w:p w:rsidR="00CD459A" w:rsidRDefault="00CD459A" w14:paraId="57128BF7" w14:textId="77777777">
            <w:pPr>
              <w:pStyle w:val="Compact"/>
              <w:jc w:val="center"/>
            </w:pPr>
            <w:r>
              <w:t>2</w:t>
            </w:r>
          </w:p>
        </w:tc>
        <w:tc>
          <w:tcPr>
            <w:tcW w:w="0" w:type="auto"/>
          </w:tcPr>
          <w:p w:rsidR="00CD459A" w:rsidRDefault="00CD459A" w14:paraId="7D9056DF" w14:textId="77777777">
            <w:pPr>
              <w:pStyle w:val="Compact"/>
            </w:pPr>
            <w:r>
              <w:t>thoiGianCongTac</w:t>
            </w:r>
          </w:p>
        </w:tc>
        <w:tc>
          <w:tcPr>
            <w:tcW w:w="0" w:type="auto"/>
          </w:tcPr>
          <w:p w:rsidR="00CD459A" w:rsidRDefault="00CD459A" w14:paraId="2561A88B" w14:textId="77777777">
            <w:pPr>
              <w:pStyle w:val="Compact"/>
            </w:pPr>
            <w:r>
              <w:t>String</w:t>
            </w:r>
          </w:p>
        </w:tc>
        <w:tc>
          <w:tcPr>
            <w:tcW w:w="0" w:type="auto"/>
          </w:tcPr>
          <w:p w:rsidR="00CD459A" w:rsidRDefault="00CD459A" w14:paraId="2E8B95F8" w14:textId="77777777">
            <w:pPr>
              <w:pStyle w:val="Compact"/>
            </w:pPr>
            <w:r>
              <w:t>Thời gian công tác</w:t>
            </w:r>
          </w:p>
        </w:tc>
      </w:tr>
    </w:tbl>
    <w:p w:rsidR="00CD459A" w:rsidP="00CD459A" w:rsidRDefault="00EB3AE8" w14:paraId="287B83A2" w14:textId="77777777">
      <w:r>
        <w:pict w14:anchorId="30C49397">
          <v:rect id="_x0000_i1045" style="width:0;height:1.5pt" o:hr="t" o:hrstd="t" o:hralign="center"/>
        </w:pict>
      </w:r>
    </w:p>
    <w:p w:rsidR="00CD459A" w:rsidP="00CD459A" w:rsidRDefault="00CD459A" w14:paraId="2575A3B0" w14:textId="77777777">
      <w:pPr>
        <w:pStyle w:val="Heading3"/>
      </w:pPr>
      <w:bookmarkStart w:name="_Toc223525348" w:id="121"/>
      <w:bookmarkStart w:name="thongtindangdoan-thông-tin-đảng-đoàn" w:id="122"/>
      <w:bookmarkEnd w:id="120"/>
      <w:r>
        <w:t>5.1.17. ThongTinDangDoan (Thông tin Đảng / Đoàn)</w:t>
      </w:r>
      <w:bookmarkEnd w:id="121"/>
    </w:p>
    <w:tbl>
      <w:tblPr>
        <w:tblStyle w:val="Table"/>
        <w:tblW w:w="0" w:type="auto"/>
        <w:tblLook w:val="0020" w:firstRow="1" w:lastRow="0" w:firstColumn="0" w:lastColumn="0" w:noHBand="0" w:noVBand="0"/>
      </w:tblPr>
      <w:tblGrid>
        <w:gridCol w:w="708"/>
        <w:gridCol w:w="1964"/>
        <w:gridCol w:w="1586"/>
        <w:gridCol w:w="2015"/>
      </w:tblGrid>
      <w:tr w:rsidR="00FE74AF" w14:paraId="46E337D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2D155581" w14:textId="77777777">
            <w:pPr>
              <w:pStyle w:val="Compact"/>
              <w:jc w:val="center"/>
            </w:pPr>
            <w:r>
              <w:t>STT</w:t>
            </w:r>
          </w:p>
        </w:tc>
        <w:tc>
          <w:tcPr>
            <w:tcW w:w="0" w:type="auto"/>
          </w:tcPr>
          <w:p w:rsidR="00CD459A" w:rsidRDefault="00CD459A" w14:paraId="267E030B" w14:textId="77777777">
            <w:pPr>
              <w:pStyle w:val="Compact"/>
            </w:pPr>
            <w:r>
              <w:t>Tên thuộc tính</w:t>
            </w:r>
          </w:p>
        </w:tc>
        <w:tc>
          <w:tcPr>
            <w:tcW w:w="0" w:type="auto"/>
          </w:tcPr>
          <w:p w:rsidR="00CD459A" w:rsidRDefault="00CD459A" w14:paraId="4B4773EB" w14:textId="77777777">
            <w:pPr>
              <w:pStyle w:val="Compact"/>
            </w:pPr>
            <w:r>
              <w:t>Kiểu dữ liệu</w:t>
            </w:r>
          </w:p>
        </w:tc>
        <w:tc>
          <w:tcPr>
            <w:tcW w:w="0" w:type="auto"/>
          </w:tcPr>
          <w:p w:rsidR="00CD459A" w:rsidRDefault="00CD459A" w14:paraId="0F36DDAF" w14:textId="77777777">
            <w:pPr>
              <w:pStyle w:val="Compact"/>
            </w:pPr>
            <w:r>
              <w:t>Mô tả</w:t>
            </w:r>
          </w:p>
        </w:tc>
      </w:tr>
      <w:tr w:rsidR="00FE74AF" w14:paraId="2CD2D0CC" w14:textId="77777777">
        <w:tc>
          <w:tcPr>
            <w:tcW w:w="0" w:type="auto"/>
          </w:tcPr>
          <w:p w:rsidR="00CD459A" w:rsidRDefault="00CD459A" w14:paraId="15E25F4B" w14:textId="77777777">
            <w:pPr>
              <w:pStyle w:val="Compact"/>
              <w:jc w:val="center"/>
            </w:pPr>
            <w:r>
              <w:t>1</w:t>
            </w:r>
          </w:p>
        </w:tc>
        <w:tc>
          <w:tcPr>
            <w:tcW w:w="0" w:type="auto"/>
          </w:tcPr>
          <w:p w:rsidR="00CD459A" w:rsidRDefault="00CD459A" w14:paraId="286E8375" w14:textId="77777777">
            <w:pPr>
              <w:pStyle w:val="Compact"/>
            </w:pPr>
            <w:r>
              <w:t>ngayVaoDoan</w:t>
            </w:r>
          </w:p>
        </w:tc>
        <w:tc>
          <w:tcPr>
            <w:tcW w:w="0" w:type="auto"/>
          </w:tcPr>
          <w:p w:rsidR="00CD459A" w:rsidRDefault="00CD459A" w14:paraId="32B5F6B9" w14:textId="77777777">
            <w:pPr>
              <w:pStyle w:val="Compact"/>
            </w:pPr>
            <w:r>
              <w:t>Date</w:t>
            </w:r>
          </w:p>
        </w:tc>
        <w:tc>
          <w:tcPr>
            <w:tcW w:w="0" w:type="auto"/>
          </w:tcPr>
          <w:p w:rsidR="00CD459A" w:rsidRDefault="00CD459A" w14:paraId="09C6DB2C" w14:textId="77777777">
            <w:pPr>
              <w:pStyle w:val="Compact"/>
            </w:pPr>
            <w:r>
              <w:t>Ngày vào Đoàn</w:t>
            </w:r>
          </w:p>
        </w:tc>
      </w:tr>
      <w:tr w:rsidR="00FE74AF" w14:paraId="2BAE0530" w14:textId="77777777">
        <w:tc>
          <w:tcPr>
            <w:tcW w:w="0" w:type="auto"/>
          </w:tcPr>
          <w:p w:rsidR="00CD459A" w:rsidRDefault="00CD459A" w14:paraId="2EA0E339" w14:textId="77777777">
            <w:pPr>
              <w:pStyle w:val="Compact"/>
              <w:jc w:val="center"/>
            </w:pPr>
            <w:r>
              <w:t>2</w:t>
            </w:r>
          </w:p>
        </w:tc>
        <w:tc>
          <w:tcPr>
            <w:tcW w:w="0" w:type="auto"/>
          </w:tcPr>
          <w:p w:rsidR="00CD459A" w:rsidRDefault="00CD459A" w14:paraId="6D39D5A0" w14:textId="77777777">
            <w:pPr>
              <w:pStyle w:val="Compact"/>
            </w:pPr>
            <w:r>
              <w:t>ngayVaoDang</w:t>
            </w:r>
          </w:p>
        </w:tc>
        <w:tc>
          <w:tcPr>
            <w:tcW w:w="0" w:type="auto"/>
          </w:tcPr>
          <w:p w:rsidR="00CD459A" w:rsidRDefault="00CD459A" w14:paraId="5EC545BF" w14:textId="77777777">
            <w:pPr>
              <w:pStyle w:val="Compact"/>
            </w:pPr>
            <w:r>
              <w:t>Date</w:t>
            </w:r>
          </w:p>
        </w:tc>
        <w:tc>
          <w:tcPr>
            <w:tcW w:w="0" w:type="auto"/>
          </w:tcPr>
          <w:p w:rsidR="00CD459A" w:rsidRDefault="00CD459A" w14:paraId="51119C82" w14:textId="77777777">
            <w:pPr>
              <w:pStyle w:val="Compact"/>
            </w:pPr>
            <w:r>
              <w:t>Ngày vào Đảng</w:t>
            </w:r>
          </w:p>
        </w:tc>
      </w:tr>
      <w:tr w:rsidR="00FE74AF" w14:paraId="2EC1CD99" w14:textId="77777777">
        <w:tc>
          <w:tcPr>
            <w:tcW w:w="0" w:type="auto"/>
          </w:tcPr>
          <w:p w:rsidR="00CD459A" w:rsidRDefault="00CD459A" w14:paraId="4E09D3BC" w14:textId="77777777">
            <w:pPr>
              <w:pStyle w:val="Compact"/>
              <w:jc w:val="center"/>
            </w:pPr>
            <w:r>
              <w:t>3</w:t>
            </w:r>
          </w:p>
        </w:tc>
        <w:tc>
          <w:tcPr>
            <w:tcW w:w="0" w:type="auto"/>
          </w:tcPr>
          <w:p w:rsidR="00CD459A" w:rsidRDefault="00CD459A" w14:paraId="6A0CB035" w14:textId="77777777">
            <w:pPr>
              <w:pStyle w:val="Compact"/>
            </w:pPr>
            <w:r>
              <w:t>thongTinChiTiet</w:t>
            </w:r>
          </w:p>
        </w:tc>
        <w:tc>
          <w:tcPr>
            <w:tcW w:w="0" w:type="auto"/>
          </w:tcPr>
          <w:p w:rsidR="00CD459A" w:rsidRDefault="00CD459A" w14:paraId="03D0C417" w14:textId="77777777">
            <w:pPr>
              <w:pStyle w:val="Compact"/>
            </w:pPr>
            <w:r>
              <w:t>String</w:t>
            </w:r>
          </w:p>
        </w:tc>
        <w:tc>
          <w:tcPr>
            <w:tcW w:w="0" w:type="auto"/>
          </w:tcPr>
          <w:p w:rsidR="00CD459A" w:rsidRDefault="00CD459A" w14:paraId="7AFF49DE" w14:textId="77777777">
            <w:pPr>
              <w:pStyle w:val="Compact"/>
            </w:pPr>
            <w:r>
              <w:t>Thông tin chi tiết</w:t>
            </w:r>
          </w:p>
        </w:tc>
      </w:tr>
    </w:tbl>
    <w:p w:rsidR="00CD459A" w:rsidP="00CD459A" w:rsidRDefault="00EB3AE8" w14:paraId="5BF93B79" w14:textId="77777777">
      <w:r>
        <w:pict w14:anchorId="005EC24E">
          <v:rect id="_x0000_i1046" style="width:0;height:1.5pt" o:hr="t" o:hrstd="t" o:hralign="center"/>
        </w:pict>
      </w:r>
    </w:p>
    <w:p w:rsidR="00CD459A" w:rsidP="00CD459A" w:rsidRDefault="00CD459A" w14:paraId="036B8972" w14:textId="77777777">
      <w:pPr>
        <w:pStyle w:val="Heading3"/>
      </w:pPr>
      <w:bookmarkStart w:name="_Toc223525349" w:id="123"/>
      <w:bookmarkStart w:name="bangcap-bằng-cấp" w:id="124"/>
      <w:bookmarkEnd w:id="122"/>
      <w:r>
        <w:t>5.1.18. BangCap (Bằng cấp)</w:t>
      </w:r>
      <w:bookmarkEnd w:id="123"/>
    </w:p>
    <w:tbl>
      <w:tblPr>
        <w:tblStyle w:val="Table"/>
        <w:tblW w:w="0" w:type="auto"/>
        <w:tblLook w:val="0020" w:firstRow="1" w:lastRow="0" w:firstColumn="0" w:lastColumn="0" w:noHBand="0" w:noVBand="0"/>
      </w:tblPr>
      <w:tblGrid>
        <w:gridCol w:w="708"/>
        <w:gridCol w:w="1849"/>
        <w:gridCol w:w="1586"/>
        <w:gridCol w:w="2332"/>
      </w:tblGrid>
      <w:tr w:rsidR="00FE74AF" w14:paraId="7844889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4F8490E3" w14:textId="77777777">
            <w:pPr>
              <w:pStyle w:val="Compact"/>
              <w:jc w:val="center"/>
            </w:pPr>
            <w:r>
              <w:t>STT</w:t>
            </w:r>
          </w:p>
        </w:tc>
        <w:tc>
          <w:tcPr>
            <w:tcW w:w="0" w:type="auto"/>
          </w:tcPr>
          <w:p w:rsidR="00CD459A" w:rsidRDefault="00CD459A" w14:paraId="2BB73054" w14:textId="77777777">
            <w:pPr>
              <w:pStyle w:val="Compact"/>
            </w:pPr>
            <w:r>
              <w:t>Tên thuộc tính</w:t>
            </w:r>
          </w:p>
        </w:tc>
        <w:tc>
          <w:tcPr>
            <w:tcW w:w="0" w:type="auto"/>
          </w:tcPr>
          <w:p w:rsidR="00CD459A" w:rsidRDefault="00CD459A" w14:paraId="2DC5D484" w14:textId="77777777">
            <w:pPr>
              <w:pStyle w:val="Compact"/>
            </w:pPr>
            <w:r>
              <w:t>Kiểu dữ liệu</w:t>
            </w:r>
          </w:p>
        </w:tc>
        <w:tc>
          <w:tcPr>
            <w:tcW w:w="0" w:type="auto"/>
          </w:tcPr>
          <w:p w:rsidR="00CD459A" w:rsidRDefault="00CD459A" w14:paraId="1976A92B" w14:textId="77777777">
            <w:pPr>
              <w:pStyle w:val="Compact"/>
            </w:pPr>
            <w:r>
              <w:t>Mô tả</w:t>
            </w:r>
          </w:p>
        </w:tc>
      </w:tr>
      <w:tr w:rsidR="00FE74AF" w14:paraId="0D19FA78" w14:textId="77777777">
        <w:tc>
          <w:tcPr>
            <w:tcW w:w="0" w:type="auto"/>
          </w:tcPr>
          <w:p w:rsidR="00CD459A" w:rsidRDefault="00CD459A" w14:paraId="78393556" w14:textId="77777777">
            <w:pPr>
              <w:pStyle w:val="Compact"/>
              <w:jc w:val="center"/>
            </w:pPr>
            <w:r>
              <w:t>1</w:t>
            </w:r>
          </w:p>
        </w:tc>
        <w:tc>
          <w:tcPr>
            <w:tcW w:w="0" w:type="auto"/>
          </w:tcPr>
          <w:p w:rsidR="00CD459A" w:rsidRDefault="00CD459A" w14:paraId="45C029D7" w14:textId="77777777">
            <w:pPr>
              <w:pStyle w:val="Compact"/>
            </w:pPr>
            <w:r>
              <w:t>tenBang</w:t>
            </w:r>
          </w:p>
        </w:tc>
        <w:tc>
          <w:tcPr>
            <w:tcW w:w="0" w:type="auto"/>
          </w:tcPr>
          <w:p w:rsidR="00CD459A" w:rsidRDefault="00CD459A" w14:paraId="7811F1D9" w14:textId="77777777">
            <w:pPr>
              <w:pStyle w:val="Compact"/>
            </w:pPr>
            <w:r>
              <w:t>String</w:t>
            </w:r>
          </w:p>
        </w:tc>
        <w:tc>
          <w:tcPr>
            <w:tcW w:w="0" w:type="auto"/>
          </w:tcPr>
          <w:p w:rsidR="00CD459A" w:rsidRDefault="00CD459A" w14:paraId="6377FC61" w14:textId="77777777">
            <w:pPr>
              <w:pStyle w:val="Compact"/>
            </w:pPr>
            <w:r>
              <w:t>Tên bằng cấp</w:t>
            </w:r>
          </w:p>
        </w:tc>
      </w:tr>
      <w:tr w:rsidR="00FE74AF" w14:paraId="1A40CB4E" w14:textId="77777777">
        <w:tc>
          <w:tcPr>
            <w:tcW w:w="0" w:type="auto"/>
          </w:tcPr>
          <w:p w:rsidR="00CD459A" w:rsidRDefault="00CD459A" w14:paraId="38AA9048" w14:textId="77777777">
            <w:pPr>
              <w:pStyle w:val="Compact"/>
              <w:jc w:val="center"/>
            </w:pPr>
            <w:r>
              <w:t>2</w:t>
            </w:r>
          </w:p>
        </w:tc>
        <w:tc>
          <w:tcPr>
            <w:tcW w:w="0" w:type="auto"/>
          </w:tcPr>
          <w:p w:rsidR="00CD459A" w:rsidRDefault="00CD459A" w14:paraId="026DE6F6" w14:textId="77777777">
            <w:pPr>
              <w:pStyle w:val="Compact"/>
            </w:pPr>
            <w:r>
              <w:t>truong</w:t>
            </w:r>
          </w:p>
        </w:tc>
        <w:tc>
          <w:tcPr>
            <w:tcW w:w="0" w:type="auto"/>
          </w:tcPr>
          <w:p w:rsidR="00CD459A" w:rsidRDefault="00CD459A" w14:paraId="4D4225D0" w14:textId="77777777">
            <w:pPr>
              <w:pStyle w:val="Compact"/>
            </w:pPr>
            <w:r>
              <w:t>String</w:t>
            </w:r>
          </w:p>
        </w:tc>
        <w:tc>
          <w:tcPr>
            <w:tcW w:w="0" w:type="auto"/>
          </w:tcPr>
          <w:p w:rsidR="00CD459A" w:rsidRDefault="00CD459A" w14:paraId="7DB16A1D" w14:textId="77777777">
            <w:pPr>
              <w:pStyle w:val="Compact"/>
            </w:pPr>
            <w:r>
              <w:t>Trường</w:t>
            </w:r>
          </w:p>
        </w:tc>
      </w:tr>
      <w:tr w:rsidR="00FE74AF" w14:paraId="39D92291" w14:textId="77777777">
        <w:tc>
          <w:tcPr>
            <w:tcW w:w="0" w:type="auto"/>
          </w:tcPr>
          <w:p w:rsidR="00CD459A" w:rsidRDefault="00CD459A" w14:paraId="42C4310C" w14:textId="77777777">
            <w:pPr>
              <w:pStyle w:val="Compact"/>
              <w:jc w:val="center"/>
            </w:pPr>
            <w:r>
              <w:t>3</w:t>
            </w:r>
          </w:p>
        </w:tc>
        <w:tc>
          <w:tcPr>
            <w:tcW w:w="0" w:type="auto"/>
          </w:tcPr>
          <w:p w:rsidR="00CD459A" w:rsidRDefault="00CD459A" w14:paraId="7B9A7EA9" w14:textId="77777777">
            <w:pPr>
              <w:pStyle w:val="Compact"/>
            </w:pPr>
            <w:r>
              <w:t>nganh</w:t>
            </w:r>
          </w:p>
        </w:tc>
        <w:tc>
          <w:tcPr>
            <w:tcW w:w="0" w:type="auto"/>
          </w:tcPr>
          <w:p w:rsidR="00CD459A" w:rsidRDefault="00CD459A" w14:paraId="70FA0969" w14:textId="77777777">
            <w:pPr>
              <w:pStyle w:val="Compact"/>
            </w:pPr>
            <w:r>
              <w:t>String</w:t>
            </w:r>
          </w:p>
        </w:tc>
        <w:tc>
          <w:tcPr>
            <w:tcW w:w="0" w:type="auto"/>
          </w:tcPr>
          <w:p w:rsidR="00CD459A" w:rsidRDefault="00CD459A" w14:paraId="4347F043" w14:textId="77777777">
            <w:pPr>
              <w:pStyle w:val="Compact"/>
            </w:pPr>
            <w:r>
              <w:t>Ngành</w:t>
            </w:r>
          </w:p>
        </w:tc>
      </w:tr>
      <w:tr w:rsidR="00FE74AF" w14:paraId="081B99A2" w14:textId="77777777">
        <w:tc>
          <w:tcPr>
            <w:tcW w:w="0" w:type="auto"/>
          </w:tcPr>
          <w:p w:rsidR="00CD459A" w:rsidRDefault="00CD459A" w14:paraId="5A0FE18D" w14:textId="77777777">
            <w:pPr>
              <w:pStyle w:val="Compact"/>
              <w:jc w:val="center"/>
            </w:pPr>
            <w:r>
              <w:t>4</w:t>
            </w:r>
          </w:p>
        </w:tc>
        <w:tc>
          <w:tcPr>
            <w:tcW w:w="0" w:type="auto"/>
          </w:tcPr>
          <w:p w:rsidR="00CD459A" w:rsidRDefault="00CD459A" w14:paraId="2E4CC600" w14:textId="77777777">
            <w:pPr>
              <w:pStyle w:val="Compact"/>
            </w:pPr>
            <w:r>
              <w:t>namTotNghiep</w:t>
            </w:r>
          </w:p>
        </w:tc>
        <w:tc>
          <w:tcPr>
            <w:tcW w:w="0" w:type="auto"/>
          </w:tcPr>
          <w:p w:rsidR="00CD459A" w:rsidRDefault="00CD459A" w14:paraId="5254B76E" w14:textId="77777777">
            <w:pPr>
              <w:pStyle w:val="Compact"/>
            </w:pPr>
            <w:r>
              <w:t>Int</w:t>
            </w:r>
          </w:p>
        </w:tc>
        <w:tc>
          <w:tcPr>
            <w:tcW w:w="0" w:type="auto"/>
          </w:tcPr>
          <w:p w:rsidR="00CD459A" w:rsidRDefault="00CD459A" w14:paraId="170DD11A" w14:textId="77777777">
            <w:pPr>
              <w:pStyle w:val="Compact"/>
            </w:pPr>
            <w:r>
              <w:t>Năm tốt nghiệp</w:t>
            </w:r>
          </w:p>
        </w:tc>
      </w:tr>
      <w:tr w:rsidR="00FE74AF" w14:paraId="68A6FCE1" w14:textId="77777777">
        <w:tc>
          <w:tcPr>
            <w:tcW w:w="0" w:type="auto"/>
          </w:tcPr>
          <w:p w:rsidR="00CD459A" w:rsidRDefault="00CD459A" w14:paraId="25E17E65" w14:textId="77777777">
            <w:pPr>
              <w:pStyle w:val="Compact"/>
              <w:jc w:val="center"/>
            </w:pPr>
            <w:r>
              <w:t>5</w:t>
            </w:r>
          </w:p>
        </w:tc>
        <w:tc>
          <w:tcPr>
            <w:tcW w:w="0" w:type="auto"/>
          </w:tcPr>
          <w:p w:rsidR="00CD459A" w:rsidRDefault="00CD459A" w14:paraId="56BAB86A" w14:textId="77777777">
            <w:pPr>
              <w:pStyle w:val="Compact"/>
            </w:pPr>
            <w:r>
              <w:t>xepLoai</w:t>
            </w:r>
          </w:p>
        </w:tc>
        <w:tc>
          <w:tcPr>
            <w:tcW w:w="0" w:type="auto"/>
          </w:tcPr>
          <w:p w:rsidR="00CD459A" w:rsidRDefault="00CD459A" w14:paraId="54419E89" w14:textId="77777777">
            <w:pPr>
              <w:pStyle w:val="Compact"/>
            </w:pPr>
            <w:r>
              <w:t>String</w:t>
            </w:r>
          </w:p>
        </w:tc>
        <w:tc>
          <w:tcPr>
            <w:tcW w:w="0" w:type="auto"/>
          </w:tcPr>
          <w:p w:rsidR="00CD459A" w:rsidRDefault="00CD459A" w14:paraId="746BDA6A" w14:textId="77777777">
            <w:pPr>
              <w:pStyle w:val="Compact"/>
            </w:pPr>
            <w:r>
              <w:t>Xếp loại</w:t>
            </w:r>
          </w:p>
        </w:tc>
      </w:tr>
      <w:tr w:rsidR="00FE74AF" w14:paraId="548D849E" w14:textId="77777777">
        <w:tc>
          <w:tcPr>
            <w:tcW w:w="0" w:type="auto"/>
          </w:tcPr>
          <w:p w:rsidR="00CD459A" w:rsidRDefault="00CD459A" w14:paraId="694044FD" w14:textId="77777777">
            <w:pPr>
              <w:pStyle w:val="Compact"/>
              <w:jc w:val="center"/>
            </w:pPr>
            <w:r>
              <w:t>6</w:t>
            </w:r>
          </w:p>
        </w:tc>
        <w:tc>
          <w:tcPr>
            <w:tcW w:w="0" w:type="auto"/>
          </w:tcPr>
          <w:p w:rsidR="00CD459A" w:rsidRDefault="00CD459A" w14:paraId="61A38469" w14:textId="77777777">
            <w:pPr>
              <w:pStyle w:val="Compact"/>
            </w:pPr>
            <w:r>
              <w:t>filePDF</w:t>
            </w:r>
          </w:p>
        </w:tc>
        <w:tc>
          <w:tcPr>
            <w:tcW w:w="0" w:type="auto"/>
          </w:tcPr>
          <w:p w:rsidR="00CD459A" w:rsidRDefault="00CD459A" w14:paraId="591B9C91" w14:textId="77777777">
            <w:pPr>
              <w:pStyle w:val="Compact"/>
            </w:pPr>
            <w:r>
              <w:t>File</w:t>
            </w:r>
          </w:p>
        </w:tc>
        <w:tc>
          <w:tcPr>
            <w:tcW w:w="0" w:type="auto"/>
          </w:tcPr>
          <w:p w:rsidR="00CD459A" w:rsidRDefault="00CD459A" w14:paraId="13523A26" w14:textId="77777777">
            <w:pPr>
              <w:pStyle w:val="Compact"/>
            </w:pPr>
            <w:r>
              <w:t>File bằng cấp (PDF)</w:t>
            </w:r>
          </w:p>
        </w:tc>
      </w:tr>
    </w:tbl>
    <w:p w:rsidR="00CD459A" w:rsidP="00CD459A" w:rsidRDefault="00EB3AE8" w14:paraId="54257FCF" w14:textId="77777777">
      <w:r>
        <w:pict w14:anchorId="4E50D186">
          <v:rect id="_x0000_i1047" style="width:0;height:1.5pt" o:hr="t" o:hrstd="t" o:hralign="center"/>
        </w:pict>
      </w:r>
    </w:p>
    <w:p w:rsidR="00CD459A" w:rsidP="00CD459A" w:rsidRDefault="00CD459A" w14:paraId="3DA4FCF2" w14:textId="77777777">
      <w:pPr>
        <w:pStyle w:val="Heading3"/>
      </w:pPr>
      <w:bookmarkStart w:name="_Toc223525350" w:id="125"/>
      <w:bookmarkStart w:name="chungchi-chứng-chỉ" w:id="126"/>
      <w:bookmarkEnd w:id="124"/>
      <w:r>
        <w:t>5.1.19. ChungChi (Chứng chỉ)</w:t>
      </w:r>
      <w:bookmarkEnd w:id="125"/>
    </w:p>
    <w:tbl>
      <w:tblPr>
        <w:tblStyle w:val="Table"/>
        <w:tblW w:w="0" w:type="auto"/>
        <w:tblLook w:val="0020" w:firstRow="1" w:lastRow="0" w:firstColumn="0" w:lastColumn="0" w:noHBand="0" w:noVBand="0"/>
      </w:tblPr>
      <w:tblGrid>
        <w:gridCol w:w="708"/>
        <w:gridCol w:w="1849"/>
        <w:gridCol w:w="1586"/>
        <w:gridCol w:w="2430"/>
      </w:tblGrid>
      <w:tr w:rsidR="00FE74AF" w14:paraId="3C89B46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7D889418" w14:textId="77777777">
            <w:pPr>
              <w:pStyle w:val="Compact"/>
              <w:jc w:val="center"/>
            </w:pPr>
            <w:r>
              <w:t>STT</w:t>
            </w:r>
          </w:p>
        </w:tc>
        <w:tc>
          <w:tcPr>
            <w:tcW w:w="0" w:type="auto"/>
          </w:tcPr>
          <w:p w:rsidR="00CD459A" w:rsidRDefault="00CD459A" w14:paraId="7BA66828" w14:textId="77777777">
            <w:pPr>
              <w:pStyle w:val="Compact"/>
            </w:pPr>
            <w:r>
              <w:t>Tên thuộc tính</w:t>
            </w:r>
          </w:p>
        </w:tc>
        <w:tc>
          <w:tcPr>
            <w:tcW w:w="0" w:type="auto"/>
          </w:tcPr>
          <w:p w:rsidR="00CD459A" w:rsidRDefault="00CD459A" w14:paraId="39F6C815" w14:textId="77777777">
            <w:pPr>
              <w:pStyle w:val="Compact"/>
            </w:pPr>
            <w:r>
              <w:t>Kiểu dữ liệu</w:t>
            </w:r>
          </w:p>
        </w:tc>
        <w:tc>
          <w:tcPr>
            <w:tcW w:w="0" w:type="auto"/>
          </w:tcPr>
          <w:p w:rsidR="00CD459A" w:rsidRDefault="00CD459A" w14:paraId="4B66A9B7" w14:textId="77777777">
            <w:pPr>
              <w:pStyle w:val="Compact"/>
            </w:pPr>
            <w:r>
              <w:t>Mô tả</w:t>
            </w:r>
          </w:p>
        </w:tc>
      </w:tr>
      <w:tr w:rsidR="00FE74AF" w14:paraId="7EB16798" w14:textId="77777777">
        <w:tc>
          <w:tcPr>
            <w:tcW w:w="0" w:type="auto"/>
          </w:tcPr>
          <w:p w:rsidR="00CD459A" w:rsidRDefault="00CD459A" w14:paraId="09DA0AD1" w14:textId="77777777">
            <w:pPr>
              <w:pStyle w:val="Compact"/>
              <w:jc w:val="center"/>
            </w:pPr>
            <w:r>
              <w:t>1</w:t>
            </w:r>
          </w:p>
        </w:tc>
        <w:tc>
          <w:tcPr>
            <w:tcW w:w="0" w:type="auto"/>
          </w:tcPr>
          <w:p w:rsidR="00CD459A" w:rsidRDefault="00CD459A" w14:paraId="0CDDA708" w14:textId="77777777">
            <w:pPr>
              <w:pStyle w:val="Compact"/>
            </w:pPr>
            <w:r>
              <w:t>tenChungChi</w:t>
            </w:r>
          </w:p>
        </w:tc>
        <w:tc>
          <w:tcPr>
            <w:tcW w:w="0" w:type="auto"/>
          </w:tcPr>
          <w:p w:rsidR="00CD459A" w:rsidRDefault="00CD459A" w14:paraId="2E5D8CBD" w14:textId="77777777">
            <w:pPr>
              <w:pStyle w:val="Compact"/>
            </w:pPr>
            <w:r>
              <w:t>String</w:t>
            </w:r>
          </w:p>
        </w:tc>
        <w:tc>
          <w:tcPr>
            <w:tcW w:w="0" w:type="auto"/>
          </w:tcPr>
          <w:p w:rsidR="00CD459A" w:rsidRDefault="00CD459A" w14:paraId="55ECF64A" w14:textId="77777777">
            <w:pPr>
              <w:pStyle w:val="Compact"/>
            </w:pPr>
            <w:r>
              <w:t>Tên chứng chỉ</w:t>
            </w:r>
          </w:p>
        </w:tc>
      </w:tr>
      <w:tr w:rsidR="00FE74AF" w14:paraId="318D8183" w14:textId="77777777">
        <w:tc>
          <w:tcPr>
            <w:tcW w:w="0" w:type="auto"/>
          </w:tcPr>
          <w:p w:rsidR="00CD459A" w:rsidRDefault="00CD459A" w14:paraId="76E035F1" w14:textId="77777777">
            <w:pPr>
              <w:pStyle w:val="Compact"/>
              <w:jc w:val="center"/>
            </w:pPr>
            <w:r>
              <w:t>2</w:t>
            </w:r>
          </w:p>
        </w:tc>
        <w:tc>
          <w:tcPr>
            <w:tcW w:w="0" w:type="auto"/>
          </w:tcPr>
          <w:p w:rsidR="00CD459A" w:rsidRDefault="00CD459A" w14:paraId="128244FB" w14:textId="77777777">
            <w:pPr>
              <w:pStyle w:val="Compact"/>
            </w:pPr>
            <w:r>
              <w:t>noiCap</w:t>
            </w:r>
          </w:p>
        </w:tc>
        <w:tc>
          <w:tcPr>
            <w:tcW w:w="0" w:type="auto"/>
          </w:tcPr>
          <w:p w:rsidR="00CD459A" w:rsidRDefault="00CD459A" w14:paraId="2A9D105A" w14:textId="77777777">
            <w:pPr>
              <w:pStyle w:val="Compact"/>
            </w:pPr>
            <w:r>
              <w:t>String</w:t>
            </w:r>
          </w:p>
        </w:tc>
        <w:tc>
          <w:tcPr>
            <w:tcW w:w="0" w:type="auto"/>
          </w:tcPr>
          <w:p w:rsidR="00CD459A" w:rsidRDefault="00CD459A" w14:paraId="668904E4" w14:textId="77777777">
            <w:pPr>
              <w:pStyle w:val="Compact"/>
            </w:pPr>
            <w:r>
              <w:t>Nơi cấp</w:t>
            </w:r>
          </w:p>
        </w:tc>
      </w:tr>
      <w:tr w:rsidR="00FE74AF" w14:paraId="704F1645" w14:textId="77777777">
        <w:tc>
          <w:tcPr>
            <w:tcW w:w="0" w:type="auto"/>
          </w:tcPr>
          <w:p w:rsidR="00CD459A" w:rsidRDefault="00CD459A" w14:paraId="1CAE3A89" w14:textId="77777777">
            <w:pPr>
              <w:pStyle w:val="Compact"/>
              <w:jc w:val="center"/>
            </w:pPr>
            <w:r>
              <w:t>3</w:t>
            </w:r>
          </w:p>
        </w:tc>
        <w:tc>
          <w:tcPr>
            <w:tcW w:w="0" w:type="auto"/>
          </w:tcPr>
          <w:p w:rsidR="00CD459A" w:rsidRDefault="00CD459A" w14:paraId="6308593B" w14:textId="77777777">
            <w:pPr>
              <w:pStyle w:val="Compact"/>
            </w:pPr>
            <w:r>
              <w:t>ngayCap</w:t>
            </w:r>
          </w:p>
        </w:tc>
        <w:tc>
          <w:tcPr>
            <w:tcW w:w="0" w:type="auto"/>
          </w:tcPr>
          <w:p w:rsidR="00CD459A" w:rsidRDefault="00CD459A" w14:paraId="525426DE" w14:textId="77777777">
            <w:pPr>
              <w:pStyle w:val="Compact"/>
            </w:pPr>
            <w:r>
              <w:t>Date</w:t>
            </w:r>
          </w:p>
        </w:tc>
        <w:tc>
          <w:tcPr>
            <w:tcW w:w="0" w:type="auto"/>
          </w:tcPr>
          <w:p w:rsidR="00CD459A" w:rsidRDefault="00CD459A" w14:paraId="0163E4D9" w14:textId="77777777">
            <w:pPr>
              <w:pStyle w:val="Compact"/>
            </w:pPr>
            <w:r>
              <w:t>Ngày cấp</w:t>
            </w:r>
          </w:p>
        </w:tc>
      </w:tr>
      <w:tr w:rsidR="00FE74AF" w14:paraId="6C9BB020" w14:textId="77777777">
        <w:tc>
          <w:tcPr>
            <w:tcW w:w="0" w:type="auto"/>
          </w:tcPr>
          <w:p w:rsidR="00CD459A" w:rsidRDefault="00CD459A" w14:paraId="2516532D" w14:textId="77777777">
            <w:pPr>
              <w:pStyle w:val="Compact"/>
              <w:jc w:val="center"/>
            </w:pPr>
            <w:r>
              <w:t>4</w:t>
            </w:r>
          </w:p>
        </w:tc>
        <w:tc>
          <w:tcPr>
            <w:tcW w:w="0" w:type="auto"/>
          </w:tcPr>
          <w:p w:rsidR="00CD459A" w:rsidRDefault="00CD459A" w14:paraId="648198F9" w14:textId="77777777">
            <w:pPr>
              <w:pStyle w:val="Compact"/>
            </w:pPr>
            <w:r>
              <w:t>ngayHetHan</w:t>
            </w:r>
          </w:p>
        </w:tc>
        <w:tc>
          <w:tcPr>
            <w:tcW w:w="0" w:type="auto"/>
          </w:tcPr>
          <w:p w:rsidR="00CD459A" w:rsidRDefault="00CD459A" w14:paraId="5AD66810" w14:textId="77777777">
            <w:pPr>
              <w:pStyle w:val="Compact"/>
            </w:pPr>
            <w:r>
              <w:t>Date</w:t>
            </w:r>
          </w:p>
        </w:tc>
        <w:tc>
          <w:tcPr>
            <w:tcW w:w="0" w:type="auto"/>
          </w:tcPr>
          <w:p w:rsidR="00CD459A" w:rsidRDefault="00CD459A" w14:paraId="6E632552" w14:textId="77777777">
            <w:pPr>
              <w:pStyle w:val="Compact"/>
            </w:pPr>
            <w:r>
              <w:t>Ngày hết hạn</w:t>
            </w:r>
          </w:p>
        </w:tc>
      </w:tr>
      <w:tr w:rsidR="00FE74AF" w14:paraId="6C20B3A8" w14:textId="77777777">
        <w:tc>
          <w:tcPr>
            <w:tcW w:w="0" w:type="auto"/>
          </w:tcPr>
          <w:p w:rsidR="00CD459A" w:rsidRDefault="00CD459A" w14:paraId="2BC0A6D9" w14:textId="77777777">
            <w:pPr>
              <w:pStyle w:val="Compact"/>
              <w:jc w:val="center"/>
            </w:pPr>
            <w:r>
              <w:t>5</w:t>
            </w:r>
          </w:p>
        </w:tc>
        <w:tc>
          <w:tcPr>
            <w:tcW w:w="0" w:type="auto"/>
          </w:tcPr>
          <w:p w:rsidR="00CD459A" w:rsidRDefault="00CD459A" w14:paraId="18CDA9FA" w14:textId="77777777">
            <w:pPr>
              <w:pStyle w:val="Compact"/>
            </w:pPr>
            <w:r>
              <w:t>filePDF</w:t>
            </w:r>
          </w:p>
        </w:tc>
        <w:tc>
          <w:tcPr>
            <w:tcW w:w="0" w:type="auto"/>
          </w:tcPr>
          <w:p w:rsidR="00CD459A" w:rsidRDefault="00CD459A" w14:paraId="24FE98D0" w14:textId="77777777">
            <w:pPr>
              <w:pStyle w:val="Compact"/>
            </w:pPr>
            <w:r>
              <w:t>File</w:t>
            </w:r>
          </w:p>
        </w:tc>
        <w:tc>
          <w:tcPr>
            <w:tcW w:w="0" w:type="auto"/>
          </w:tcPr>
          <w:p w:rsidR="00CD459A" w:rsidRDefault="00CD459A" w14:paraId="563937DB" w14:textId="77777777">
            <w:pPr>
              <w:pStyle w:val="Compact"/>
            </w:pPr>
            <w:r>
              <w:t>File chứng chỉ (PDF)</w:t>
            </w:r>
          </w:p>
        </w:tc>
      </w:tr>
    </w:tbl>
    <w:p w:rsidR="00CD459A" w:rsidP="00CD459A" w:rsidRDefault="00EB3AE8" w14:paraId="3D9931D6" w14:textId="77777777">
      <w:r>
        <w:pict w14:anchorId="0D82DB73">
          <v:rect id="_x0000_i1048" style="width:0;height:1.5pt" o:hr="t" o:hrstd="t" o:hralign="center"/>
        </w:pict>
      </w:r>
    </w:p>
    <w:p w:rsidR="00CD459A" w:rsidP="00CD459A" w:rsidRDefault="00CD459A" w14:paraId="3919B7AF" w14:textId="77777777">
      <w:pPr>
        <w:pStyle w:val="Heading3"/>
      </w:pPr>
      <w:bookmarkStart w:name="_Toc223525351" w:id="127"/>
      <w:bookmarkStart w:name="donvitochuc-đơn-vị-tổ-chức" w:id="128"/>
      <w:bookmarkEnd w:id="126"/>
      <w:r>
        <w:t>5.1.20. DonViToChuc (Đơn vị tổ chức)</w:t>
      </w:r>
      <w:bookmarkEnd w:id="127"/>
    </w:p>
    <w:tbl>
      <w:tblPr>
        <w:tblStyle w:val="Table"/>
        <w:tblW w:w="0" w:type="auto"/>
        <w:tblLook w:val="0020" w:firstRow="1" w:lastRow="0" w:firstColumn="0" w:lastColumn="0" w:noHBand="0" w:noVBand="0"/>
      </w:tblPr>
      <w:tblGrid>
        <w:gridCol w:w="708"/>
        <w:gridCol w:w="2008"/>
        <w:gridCol w:w="2022"/>
        <w:gridCol w:w="2130"/>
      </w:tblGrid>
      <w:tr w:rsidR="00FE74AF" w14:paraId="0334201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2AA87F5B" w14:textId="77777777">
            <w:pPr>
              <w:pStyle w:val="Compact"/>
              <w:jc w:val="center"/>
            </w:pPr>
            <w:r>
              <w:t>STT</w:t>
            </w:r>
          </w:p>
        </w:tc>
        <w:tc>
          <w:tcPr>
            <w:tcW w:w="0" w:type="auto"/>
          </w:tcPr>
          <w:p w:rsidR="00CD459A" w:rsidRDefault="00CD459A" w14:paraId="1D2A842D" w14:textId="77777777">
            <w:pPr>
              <w:pStyle w:val="Compact"/>
            </w:pPr>
            <w:r>
              <w:t>Tên thuộc tính</w:t>
            </w:r>
          </w:p>
        </w:tc>
        <w:tc>
          <w:tcPr>
            <w:tcW w:w="0" w:type="auto"/>
          </w:tcPr>
          <w:p w:rsidR="00CD459A" w:rsidRDefault="00CD459A" w14:paraId="031D7C15" w14:textId="77777777">
            <w:pPr>
              <w:pStyle w:val="Compact"/>
            </w:pPr>
            <w:r>
              <w:t>Kiểu dữ liệu</w:t>
            </w:r>
          </w:p>
        </w:tc>
        <w:tc>
          <w:tcPr>
            <w:tcW w:w="0" w:type="auto"/>
          </w:tcPr>
          <w:p w:rsidR="00CD459A" w:rsidRDefault="00CD459A" w14:paraId="1D2DDAEB" w14:textId="77777777">
            <w:pPr>
              <w:pStyle w:val="Compact"/>
            </w:pPr>
            <w:r>
              <w:t>Mô tả</w:t>
            </w:r>
          </w:p>
        </w:tc>
      </w:tr>
      <w:tr w:rsidR="00FE74AF" w14:paraId="21E39500" w14:textId="77777777">
        <w:tc>
          <w:tcPr>
            <w:tcW w:w="0" w:type="auto"/>
          </w:tcPr>
          <w:p w:rsidR="00CD459A" w:rsidRDefault="00CD459A" w14:paraId="01BF33F3" w14:textId="77777777">
            <w:pPr>
              <w:pStyle w:val="Compact"/>
              <w:jc w:val="center"/>
            </w:pPr>
            <w:r>
              <w:t>1</w:t>
            </w:r>
          </w:p>
        </w:tc>
        <w:tc>
          <w:tcPr>
            <w:tcW w:w="0" w:type="auto"/>
          </w:tcPr>
          <w:p w:rsidR="00CD459A" w:rsidRDefault="00CD459A" w14:paraId="1F38A9DA" w14:textId="77777777">
            <w:pPr>
              <w:pStyle w:val="Compact"/>
            </w:pPr>
            <w:r>
              <w:t>maDonVi</w:t>
            </w:r>
          </w:p>
        </w:tc>
        <w:tc>
          <w:tcPr>
            <w:tcW w:w="0" w:type="auto"/>
          </w:tcPr>
          <w:p w:rsidR="00CD459A" w:rsidRDefault="00CD459A" w14:paraId="5BD8DFFD" w14:textId="77777777">
            <w:pPr>
              <w:pStyle w:val="Compact"/>
            </w:pPr>
            <w:r>
              <w:t>String</w:t>
            </w:r>
          </w:p>
        </w:tc>
        <w:tc>
          <w:tcPr>
            <w:tcW w:w="0" w:type="auto"/>
          </w:tcPr>
          <w:p w:rsidR="00CD459A" w:rsidRDefault="00CD459A" w14:paraId="2A15D044" w14:textId="77777777">
            <w:pPr>
              <w:pStyle w:val="Compact"/>
            </w:pPr>
            <w:r>
              <w:t>Mã đơn vị</w:t>
            </w:r>
          </w:p>
        </w:tc>
      </w:tr>
      <w:tr w:rsidR="00FE74AF" w14:paraId="4A7AC49C" w14:textId="77777777">
        <w:tc>
          <w:tcPr>
            <w:tcW w:w="0" w:type="auto"/>
          </w:tcPr>
          <w:p w:rsidR="00CD459A" w:rsidRDefault="00CD459A" w14:paraId="32D7E1BD" w14:textId="77777777">
            <w:pPr>
              <w:pStyle w:val="Compact"/>
              <w:jc w:val="center"/>
            </w:pPr>
            <w:r>
              <w:t>2</w:t>
            </w:r>
          </w:p>
        </w:tc>
        <w:tc>
          <w:tcPr>
            <w:tcW w:w="0" w:type="auto"/>
          </w:tcPr>
          <w:p w:rsidR="00CD459A" w:rsidRDefault="00CD459A" w14:paraId="1EFBE71B" w14:textId="77777777">
            <w:pPr>
              <w:pStyle w:val="Compact"/>
            </w:pPr>
            <w:r>
              <w:t>tenDonVi</w:t>
            </w:r>
          </w:p>
        </w:tc>
        <w:tc>
          <w:tcPr>
            <w:tcW w:w="0" w:type="auto"/>
          </w:tcPr>
          <w:p w:rsidR="00CD459A" w:rsidRDefault="00CD459A" w14:paraId="40DDA94F" w14:textId="77777777">
            <w:pPr>
              <w:pStyle w:val="Compact"/>
            </w:pPr>
            <w:r>
              <w:t>String</w:t>
            </w:r>
          </w:p>
        </w:tc>
        <w:tc>
          <w:tcPr>
            <w:tcW w:w="0" w:type="auto"/>
          </w:tcPr>
          <w:p w:rsidR="00CD459A" w:rsidRDefault="00CD459A" w14:paraId="12B525E0" w14:textId="77777777">
            <w:pPr>
              <w:pStyle w:val="Compact"/>
            </w:pPr>
            <w:r>
              <w:t>Tên đơn vị</w:t>
            </w:r>
          </w:p>
        </w:tc>
      </w:tr>
      <w:tr w:rsidR="00FE74AF" w14:paraId="195FE465" w14:textId="77777777">
        <w:tc>
          <w:tcPr>
            <w:tcW w:w="0" w:type="auto"/>
          </w:tcPr>
          <w:p w:rsidR="00CD459A" w:rsidRDefault="00CD459A" w14:paraId="62D58463" w14:textId="77777777">
            <w:pPr>
              <w:pStyle w:val="Compact"/>
              <w:jc w:val="center"/>
            </w:pPr>
            <w:r>
              <w:t>3</w:t>
            </w:r>
          </w:p>
        </w:tc>
        <w:tc>
          <w:tcPr>
            <w:tcW w:w="0" w:type="auto"/>
          </w:tcPr>
          <w:p w:rsidR="00CD459A" w:rsidRDefault="00CD459A" w14:paraId="3444C380" w14:textId="77777777">
            <w:pPr>
              <w:pStyle w:val="Compact"/>
            </w:pPr>
            <w:r>
              <w:t>loaiDonVi</w:t>
            </w:r>
          </w:p>
        </w:tc>
        <w:tc>
          <w:tcPr>
            <w:tcW w:w="0" w:type="auto"/>
          </w:tcPr>
          <w:p w:rsidR="00CD459A" w:rsidRDefault="00CD459A" w14:paraId="4D0CD0CD" w14:textId="77777777">
            <w:pPr>
              <w:pStyle w:val="Compact"/>
            </w:pPr>
            <w:r>
              <w:t>LoaiDonVi</w:t>
            </w:r>
          </w:p>
        </w:tc>
        <w:tc>
          <w:tcPr>
            <w:tcW w:w="0" w:type="auto"/>
          </w:tcPr>
          <w:p w:rsidR="00CD459A" w:rsidRDefault="00CD459A" w14:paraId="7FB3375D" w14:textId="77777777">
            <w:pPr>
              <w:pStyle w:val="Compact"/>
            </w:pPr>
            <w:r>
              <w:t>Loại đơn vị</w:t>
            </w:r>
          </w:p>
        </w:tc>
      </w:tr>
      <w:tr w:rsidR="00FE74AF" w14:paraId="642D04B3" w14:textId="77777777">
        <w:tc>
          <w:tcPr>
            <w:tcW w:w="0" w:type="auto"/>
          </w:tcPr>
          <w:p w:rsidR="00CD459A" w:rsidRDefault="00CD459A" w14:paraId="0EC9C90A" w14:textId="77777777">
            <w:pPr>
              <w:pStyle w:val="Compact"/>
              <w:jc w:val="center"/>
            </w:pPr>
            <w:r>
              <w:t>4</w:t>
            </w:r>
          </w:p>
        </w:tc>
        <w:tc>
          <w:tcPr>
            <w:tcW w:w="0" w:type="auto"/>
          </w:tcPr>
          <w:p w:rsidR="00CD459A" w:rsidRDefault="00CD459A" w14:paraId="6E325002" w14:textId="77777777">
            <w:pPr>
              <w:pStyle w:val="Compact"/>
            </w:pPr>
            <w:r>
              <w:t>ngayThanhLap</w:t>
            </w:r>
          </w:p>
        </w:tc>
        <w:tc>
          <w:tcPr>
            <w:tcW w:w="0" w:type="auto"/>
          </w:tcPr>
          <w:p w:rsidR="00CD459A" w:rsidRDefault="00CD459A" w14:paraId="1B345297" w14:textId="77777777">
            <w:pPr>
              <w:pStyle w:val="Compact"/>
            </w:pPr>
            <w:r>
              <w:t>Date</w:t>
            </w:r>
          </w:p>
        </w:tc>
        <w:tc>
          <w:tcPr>
            <w:tcW w:w="0" w:type="auto"/>
          </w:tcPr>
          <w:p w:rsidR="00CD459A" w:rsidRDefault="00CD459A" w14:paraId="41513A0E" w14:textId="77777777">
            <w:pPr>
              <w:pStyle w:val="Compact"/>
            </w:pPr>
            <w:r>
              <w:t>Ngày thành lập</w:t>
            </w:r>
          </w:p>
        </w:tc>
      </w:tr>
      <w:tr w:rsidR="00FE74AF" w14:paraId="578AC7B2" w14:textId="77777777">
        <w:tc>
          <w:tcPr>
            <w:tcW w:w="0" w:type="auto"/>
          </w:tcPr>
          <w:p w:rsidR="00CD459A" w:rsidRDefault="00CD459A" w14:paraId="2E1A2A29" w14:textId="77777777">
            <w:pPr>
              <w:pStyle w:val="Compact"/>
              <w:jc w:val="center"/>
            </w:pPr>
            <w:r>
              <w:t>5</w:t>
            </w:r>
          </w:p>
        </w:tc>
        <w:tc>
          <w:tcPr>
            <w:tcW w:w="0" w:type="auto"/>
          </w:tcPr>
          <w:p w:rsidR="00CD459A" w:rsidRDefault="00CD459A" w14:paraId="3CD02649" w14:textId="77777777">
            <w:pPr>
              <w:pStyle w:val="Compact"/>
            </w:pPr>
            <w:r>
              <w:t>diaChi</w:t>
            </w:r>
          </w:p>
        </w:tc>
        <w:tc>
          <w:tcPr>
            <w:tcW w:w="0" w:type="auto"/>
          </w:tcPr>
          <w:p w:rsidR="00CD459A" w:rsidRDefault="00CD459A" w14:paraId="18598BA0" w14:textId="77777777">
            <w:pPr>
              <w:pStyle w:val="Compact"/>
            </w:pPr>
            <w:r>
              <w:t>String</w:t>
            </w:r>
          </w:p>
        </w:tc>
        <w:tc>
          <w:tcPr>
            <w:tcW w:w="0" w:type="auto"/>
          </w:tcPr>
          <w:p w:rsidR="00CD459A" w:rsidRDefault="00CD459A" w14:paraId="3E4E2914" w14:textId="77777777">
            <w:pPr>
              <w:pStyle w:val="Compact"/>
            </w:pPr>
            <w:r>
              <w:t>Địa chỉ</w:t>
            </w:r>
          </w:p>
        </w:tc>
      </w:tr>
      <w:tr w:rsidR="00FE74AF" w14:paraId="14577AD6" w14:textId="77777777">
        <w:tc>
          <w:tcPr>
            <w:tcW w:w="0" w:type="auto"/>
          </w:tcPr>
          <w:p w:rsidR="00CD459A" w:rsidRDefault="00CD459A" w14:paraId="021BD2EE" w14:textId="77777777">
            <w:pPr>
              <w:pStyle w:val="Compact"/>
              <w:jc w:val="center"/>
            </w:pPr>
            <w:r>
              <w:t>6</w:t>
            </w:r>
          </w:p>
        </w:tc>
        <w:tc>
          <w:tcPr>
            <w:tcW w:w="0" w:type="auto"/>
          </w:tcPr>
          <w:p w:rsidR="00CD459A" w:rsidRDefault="00CD459A" w14:paraId="0077B115" w14:textId="77777777">
            <w:pPr>
              <w:pStyle w:val="Compact"/>
            </w:pPr>
            <w:r>
              <w:t>diaChiVanPhong</w:t>
            </w:r>
          </w:p>
        </w:tc>
        <w:tc>
          <w:tcPr>
            <w:tcW w:w="0" w:type="auto"/>
          </w:tcPr>
          <w:p w:rsidR="00CD459A" w:rsidRDefault="00CD459A" w14:paraId="0AD12416" w14:textId="77777777">
            <w:pPr>
              <w:pStyle w:val="Compact"/>
            </w:pPr>
            <w:r>
              <w:t>String</w:t>
            </w:r>
          </w:p>
        </w:tc>
        <w:tc>
          <w:tcPr>
            <w:tcW w:w="0" w:type="auto"/>
          </w:tcPr>
          <w:p w:rsidR="00CD459A" w:rsidRDefault="00CD459A" w14:paraId="146225F9" w14:textId="77777777">
            <w:pPr>
              <w:pStyle w:val="Compact"/>
            </w:pPr>
            <w:r>
              <w:t>Địa chỉ văn phòng</w:t>
            </w:r>
          </w:p>
        </w:tc>
      </w:tr>
      <w:tr w:rsidR="00FE74AF" w14:paraId="24F1D384" w14:textId="77777777">
        <w:tc>
          <w:tcPr>
            <w:tcW w:w="0" w:type="auto"/>
          </w:tcPr>
          <w:p w:rsidR="00CD459A" w:rsidRDefault="00CD459A" w14:paraId="7B10244F" w14:textId="77777777">
            <w:pPr>
              <w:pStyle w:val="Compact"/>
              <w:jc w:val="center"/>
            </w:pPr>
            <w:r>
              <w:t>7</w:t>
            </w:r>
          </w:p>
        </w:tc>
        <w:tc>
          <w:tcPr>
            <w:tcW w:w="0" w:type="auto"/>
          </w:tcPr>
          <w:p w:rsidR="00CD459A" w:rsidRDefault="00CD459A" w14:paraId="354DE26B" w14:textId="77777777">
            <w:pPr>
              <w:pStyle w:val="Compact"/>
            </w:pPr>
            <w:r>
              <w:t>email</w:t>
            </w:r>
          </w:p>
        </w:tc>
        <w:tc>
          <w:tcPr>
            <w:tcW w:w="0" w:type="auto"/>
          </w:tcPr>
          <w:p w:rsidR="00CD459A" w:rsidRDefault="00CD459A" w14:paraId="07F3E855" w14:textId="77777777">
            <w:pPr>
              <w:pStyle w:val="Compact"/>
            </w:pPr>
            <w:r>
              <w:t>String</w:t>
            </w:r>
          </w:p>
        </w:tc>
        <w:tc>
          <w:tcPr>
            <w:tcW w:w="0" w:type="auto"/>
          </w:tcPr>
          <w:p w:rsidR="00CD459A" w:rsidRDefault="00CD459A" w14:paraId="3324C6F7" w14:textId="77777777">
            <w:pPr>
              <w:pStyle w:val="Compact"/>
            </w:pPr>
            <w:r>
              <w:t>Email</w:t>
            </w:r>
          </w:p>
        </w:tc>
      </w:tr>
      <w:tr w:rsidR="00FE74AF" w14:paraId="7A8EC14A" w14:textId="77777777">
        <w:tc>
          <w:tcPr>
            <w:tcW w:w="0" w:type="auto"/>
          </w:tcPr>
          <w:p w:rsidR="00CD459A" w:rsidRDefault="00CD459A" w14:paraId="6C4C2400" w14:textId="77777777">
            <w:pPr>
              <w:pStyle w:val="Compact"/>
              <w:jc w:val="center"/>
            </w:pPr>
            <w:r>
              <w:t>8</w:t>
            </w:r>
          </w:p>
        </w:tc>
        <w:tc>
          <w:tcPr>
            <w:tcW w:w="0" w:type="auto"/>
          </w:tcPr>
          <w:p w:rsidR="00CD459A" w:rsidRDefault="00CD459A" w14:paraId="400E04EB" w14:textId="77777777">
            <w:pPr>
              <w:pStyle w:val="Compact"/>
            </w:pPr>
            <w:r>
              <w:t>soDienThoai</w:t>
            </w:r>
          </w:p>
        </w:tc>
        <w:tc>
          <w:tcPr>
            <w:tcW w:w="0" w:type="auto"/>
          </w:tcPr>
          <w:p w:rsidR="00CD459A" w:rsidRDefault="00CD459A" w14:paraId="74DF7B04" w14:textId="77777777">
            <w:pPr>
              <w:pStyle w:val="Compact"/>
            </w:pPr>
            <w:r>
              <w:t>String</w:t>
            </w:r>
          </w:p>
        </w:tc>
        <w:tc>
          <w:tcPr>
            <w:tcW w:w="0" w:type="auto"/>
          </w:tcPr>
          <w:p w:rsidR="00CD459A" w:rsidRDefault="00CD459A" w14:paraId="3C7F4BE1" w14:textId="77777777">
            <w:pPr>
              <w:pStyle w:val="Compact"/>
            </w:pPr>
            <w:r>
              <w:t>Số điện thoại</w:t>
            </w:r>
          </w:p>
        </w:tc>
      </w:tr>
      <w:tr w:rsidR="00FE74AF" w14:paraId="62730D83" w14:textId="77777777">
        <w:tc>
          <w:tcPr>
            <w:tcW w:w="0" w:type="auto"/>
          </w:tcPr>
          <w:p w:rsidR="00CD459A" w:rsidRDefault="00CD459A" w14:paraId="519A29D2" w14:textId="77777777">
            <w:pPr>
              <w:pStyle w:val="Compact"/>
              <w:jc w:val="center"/>
            </w:pPr>
            <w:r>
              <w:t>9</w:t>
            </w:r>
          </w:p>
        </w:tc>
        <w:tc>
          <w:tcPr>
            <w:tcW w:w="0" w:type="auto"/>
          </w:tcPr>
          <w:p w:rsidR="00CD459A" w:rsidRDefault="00CD459A" w14:paraId="22433389" w14:textId="77777777">
            <w:pPr>
              <w:pStyle w:val="Compact"/>
            </w:pPr>
            <w:r>
              <w:t>website</w:t>
            </w:r>
          </w:p>
        </w:tc>
        <w:tc>
          <w:tcPr>
            <w:tcW w:w="0" w:type="auto"/>
          </w:tcPr>
          <w:p w:rsidR="00CD459A" w:rsidRDefault="00CD459A" w14:paraId="071CC4DF" w14:textId="77777777">
            <w:pPr>
              <w:pStyle w:val="Compact"/>
            </w:pPr>
            <w:r>
              <w:t>String</w:t>
            </w:r>
          </w:p>
        </w:tc>
        <w:tc>
          <w:tcPr>
            <w:tcW w:w="0" w:type="auto"/>
          </w:tcPr>
          <w:p w:rsidR="00CD459A" w:rsidRDefault="00CD459A" w14:paraId="75B95807" w14:textId="77777777">
            <w:pPr>
              <w:pStyle w:val="Compact"/>
            </w:pPr>
            <w:r>
              <w:t>Website</w:t>
            </w:r>
          </w:p>
        </w:tc>
      </w:tr>
      <w:tr w:rsidR="00FE74AF" w14:paraId="256F05D1" w14:textId="77777777">
        <w:tc>
          <w:tcPr>
            <w:tcW w:w="0" w:type="auto"/>
          </w:tcPr>
          <w:p w:rsidR="00CD459A" w:rsidRDefault="00CD459A" w14:paraId="72DA35ED" w14:textId="77777777">
            <w:pPr>
              <w:pStyle w:val="Compact"/>
              <w:jc w:val="center"/>
            </w:pPr>
            <w:r>
              <w:t>10</w:t>
            </w:r>
          </w:p>
        </w:tc>
        <w:tc>
          <w:tcPr>
            <w:tcW w:w="0" w:type="auto"/>
          </w:tcPr>
          <w:p w:rsidR="00CD459A" w:rsidRDefault="00CD459A" w14:paraId="3853AF0C" w14:textId="77777777">
            <w:pPr>
              <w:pStyle w:val="Compact"/>
            </w:pPr>
            <w:r>
              <w:t>laDonViNut</w:t>
            </w:r>
          </w:p>
        </w:tc>
        <w:tc>
          <w:tcPr>
            <w:tcW w:w="0" w:type="auto"/>
          </w:tcPr>
          <w:p w:rsidR="00CD459A" w:rsidRDefault="00CD459A" w14:paraId="7D6F3333" w14:textId="77777777">
            <w:pPr>
              <w:pStyle w:val="Compact"/>
            </w:pPr>
            <w:r>
              <w:t>Boolean</w:t>
            </w:r>
          </w:p>
        </w:tc>
        <w:tc>
          <w:tcPr>
            <w:tcW w:w="0" w:type="auto"/>
          </w:tcPr>
          <w:p w:rsidR="00CD459A" w:rsidRDefault="00CD459A" w14:paraId="2E0C358C" w14:textId="77777777">
            <w:pPr>
              <w:pStyle w:val="Compact"/>
            </w:pPr>
            <w:r>
              <w:t>Là đơn vị nút (lá)</w:t>
            </w:r>
          </w:p>
        </w:tc>
      </w:tr>
      <w:tr w:rsidR="00FE74AF" w14:paraId="571D178E" w14:textId="77777777">
        <w:tc>
          <w:tcPr>
            <w:tcW w:w="0" w:type="auto"/>
          </w:tcPr>
          <w:p w:rsidR="00CD459A" w:rsidRDefault="00CD459A" w14:paraId="2F3EE11E" w14:textId="77777777">
            <w:pPr>
              <w:pStyle w:val="Compact"/>
              <w:jc w:val="center"/>
            </w:pPr>
            <w:r>
              <w:t>11</w:t>
            </w:r>
          </w:p>
        </w:tc>
        <w:tc>
          <w:tcPr>
            <w:tcW w:w="0" w:type="auto"/>
          </w:tcPr>
          <w:p w:rsidR="00CD459A" w:rsidRDefault="00CD459A" w14:paraId="1A4F0C99" w14:textId="77777777">
            <w:pPr>
              <w:pStyle w:val="Compact"/>
            </w:pPr>
            <w:r>
              <w:t>trangThai</w:t>
            </w:r>
          </w:p>
        </w:tc>
        <w:tc>
          <w:tcPr>
            <w:tcW w:w="0" w:type="auto"/>
          </w:tcPr>
          <w:p w:rsidR="00CD459A" w:rsidRDefault="00CD459A" w14:paraId="65A3151C" w14:textId="77777777">
            <w:pPr>
              <w:pStyle w:val="Compact"/>
            </w:pPr>
            <w:r>
              <w:t>TrangThaiDonVi</w:t>
            </w:r>
          </w:p>
        </w:tc>
        <w:tc>
          <w:tcPr>
            <w:tcW w:w="0" w:type="auto"/>
          </w:tcPr>
          <w:p w:rsidR="00CD459A" w:rsidRDefault="00CD459A" w14:paraId="3C6DB09C" w14:textId="77777777">
            <w:pPr>
              <w:pStyle w:val="Compact"/>
            </w:pPr>
            <w:r>
              <w:t>Trạng thái đơn vị</w:t>
            </w:r>
          </w:p>
        </w:tc>
      </w:tr>
    </w:tbl>
    <w:p w:rsidR="00CD459A" w:rsidP="00CD459A" w:rsidRDefault="00EB3AE8" w14:paraId="121D75FC" w14:textId="77777777">
      <w:r>
        <w:pict w14:anchorId="70297D80">
          <v:rect id="_x0000_i1049" style="width:0;height:1.5pt" o:hr="t" o:hrstd="t" o:hralign="center"/>
        </w:pict>
      </w:r>
    </w:p>
    <w:p w:rsidR="00CD459A" w:rsidP="00CD459A" w:rsidRDefault="00CD459A" w14:paraId="0F43FE65" w14:textId="77777777">
      <w:pPr>
        <w:pStyle w:val="Heading3"/>
      </w:pPr>
      <w:bookmarkStart w:name="_Toc223525352" w:id="129"/>
      <w:bookmarkStart w:name="quyetdinhdonvi-quyết-định-đơn-vị" w:id="130"/>
      <w:bookmarkEnd w:id="128"/>
      <w:r>
        <w:t>5.1.21. QuyetDinhDonVi (Quyết định đơn vị)</w:t>
      </w:r>
      <w:bookmarkEnd w:id="129"/>
    </w:p>
    <w:tbl>
      <w:tblPr>
        <w:tblStyle w:val="Table"/>
        <w:tblW w:w="0" w:type="auto"/>
        <w:tblLook w:val="0020" w:firstRow="1" w:lastRow="0" w:firstColumn="0" w:lastColumn="0" w:noHBand="0" w:noVBand="0"/>
      </w:tblPr>
      <w:tblGrid>
        <w:gridCol w:w="708"/>
        <w:gridCol w:w="1877"/>
        <w:gridCol w:w="1586"/>
        <w:gridCol w:w="3614"/>
      </w:tblGrid>
      <w:tr w:rsidR="00FE74AF" w14:paraId="0D75319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3E8324DC" w14:textId="77777777">
            <w:pPr>
              <w:pStyle w:val="Compact"/>
              <w:jc w:val="center"/>
            </w:pPr>
            <w:r>
              <w:t>STT</w:t>
            </w:r>
          </w:p>
        </w:tc>
        <w:tc>
          <w:tcPr>
            <w:tcW w:w="0" w:type="auto"/>
          </w:tcPr>
          <w:p w:rsidR="00CD459A" w:rsidRDefault="00CD459A" w14:paraId="4829E04A" w14:textId="77777777">
            <w:pPr>
              <w:pStyle w:val="Compact"/>
            </w:pPr>
            <w:r>
              <w:t>Tên thuộc tính</w:t>
            </w:r>
          </w:p>
        </w:tc>
        <w:tc>
          <w:tcPr>
            <w:tcW w:w="0" w:type="auto"/>
          </w:tcPr>
          <w:p w:rsidR="00CD459A" w:rsidRDefault="00CD459A" w14:paraId="098E64F5" w14:textId="77777777">
            <w:pPr>
              <w:pStyle w:val="Compact"/>
            </w:pPr>
            <w:r>
              <w:t>Kiểu dữ liệu</w:t>
            </w:r>
          </w:p>
        </w:tc>
        <w:tc>
          <w:tcPr>
            <w:tcW w:w="0" w:type="auto"/>
          </w:tcPr>
          <w:p w:rsidR="00CD459A" w:rsidRDefault="00CD459A" w14:paraId="36C3B7F6" w14:textId="77777777">
            <w:pPr>
              <w:pStyle w:val="Compact"/>
            </w:pPr>
            <w:r>
              <w:t>Mô tả</w:t>
            </w:r>
          </w:p>
        </w:tc>
      </w:tr>
      <w:tr w:rsidR="00FE74AF" w14:paraId="358E44E5" w14:textId="77777777">
        <w:tc>
          <w:tcPr>
            <w:tcW w:w="0" w:type="auto"/>
          </w:tcPr>
          <w:p w:rsidR="00CD459A" w:rsidRDefault="00CD459A" w14:paraId="63FCEDF5" w14:textId="77777777">
            <w:pPr>
              <w:pStyle w:val="Compact"/>
              <w:jc w:val="center"/>
            </w:pPr>
            <w:r>
              <w:t>1</w:t>
            </w:r>
          </w:p>
        </w:tc>
        <w:tc>
          <w:tcPr>
            <w:tcW w:w="0" w:type="auto"/>
          </w:tcPr>
          <w:p w:rsidR="00CD459A" w:rsidRDefault="00CD459A" w14:paraId="7941CA5C" w14:textId="77777777">
            <w:pPr>
              <w:pStyle w:val="Compact"/>
            </w:pPr>
            <w:r>
              <w:t>ngayHieuLuc</w:t>
            </w:r>
          </w:p>
        </w:tc>
        <w:tc>
          <w:tcPr>
            <w:tcW w:w="0" w:type="auto"/>
          </w:tcPr>
          <w:p w:rsidR="00CD459A" w:rsidRDefault="00CD459A" w14:paraId="6BFD1D03" w14:textId="77777777">
            <w:pPr>
              <w:pStyle w:val="Compact"/>
            </w:pPr>
            <w:r>
              <w:t>Date</w:t>
            </w:r>
          </w:p>
        </w:tc>
        <w:tc>
          <w:tcPr>
            <w:tcW w:w="0" w:type="auto"/>
          </w:tcPr>
          <w:p w:rsidR="00CD459A" w:rsidRDefault="00CD459A" w14:paraId="684EE403" w14:textId="77777777">
            <w:pPr>
              <w:pStyle w:val="Compact"/>
            </w:pPr>
            <w:r>
              <w:t>Ngày hiệu lực</w:t>
            </w:r>
          </w:p>
        </w:tc>
      </w:tr>
      <w:tr w:rsidR="00FE74AF" w14:paraId="61A0AC6E" w14:textId="77777777">
        <w:tc>
          <w:tcPr>
            <w:tcW w:w="0" w:type="auto"/>
          </w:tcPr>
          <w:p w:rsidR="00CD459A" w:rsidRDefault="00CD459A" w14:paraId="2DF5DE0F" w14:textId="77777777">
            <w:pPr>
              <w:pStyle w:val="Compact"/>
              <w:jc w:val="center"/>
            </w:pPr>
            <w:r>
              <w:t>2</w:t>
            </w:r>
          </w:p>
        </w:tc>
        <w:tc>
          <w:tcPr>
            <w:tcW w:w="0" w:type="auto"/>
          </w:tcPr>
          <w:p w:rsidR="00CD459A" w:rsidRDefault="00CD459A" w14:paraId="4C54A942" w14:textId="77777777">
            <w:pPr>
              <w:pStyle w:val="Compact"/>
            </w:pPr>
            <w:r>
              <w:t>soQuyetDinh</w:t>
            </w:r>
          </w:p>
        </w:tc>
        <w:tc>
          <w:tcPr>
            <w:tcW w:w="0" w:type="auto"/>
          </w:tcPr>
          <w:p w:rsidR="00CD459A" w:rsidRDefault="00CD459A" w14:paraId="66EE3193" w14:textId="77777777">
            <w:pPr>
              <w:pStyle w:val="Compact"/>
            </w:pPr>
            <w:r>
              <w:t>String</w:t>
            </w:r>
          </w:p>
        </w:tc>
        <w:tc>
          <w:tcPr>
            <w:tcW w:w="0" w:type="auto"/>
          </w:tcPr>
          <w:p w:rsidR="00CD459A" w:rsidRDefault="00CD459A" w14:paraId="5AF0C41E" w14:textId="77777777">
            <w:pPr>
              <w:pStyle w:val="Compact"/>
            </w:pPr>
            <w:r>
              <w:t>Số quyết định</w:t>
            </w:r>
          </w:p>
        </w:tc>
      </w:tr>
      <w:tr w:rsidR="00FE74AF" w14:paraId="6CCA7958" w14:textId="77777777">
        <w:tc>
          <w:tcPr>
            <w:tcW w:w="0" w:type="auto"/>
          </w:tcPr>
          <w:p w:rsidR="00CD459A" w:rsidRDefault="00CD459A" w14:paraId="6C03E9A0" w14:textId="77777777">
            <w:pPr>
              <w:pStyle w:val="Compact"/>
              <w:jc w:val="center"/>
            </w:pPr>
            <w:r>
              <w:t>3</w:t>
            </w:r>
          </w:p>
        </w:tc>
        <w:tc>
          <w:tcPr>
            <w:tcW w:w="0" w:type="auto"/>
          </w:tcPr>
          <w:p w:rsidR="00CD459A" w:rsidRDefault="00CD459A" w14:paraId="6D268E04" w14:textId="77777777">
            <w:pPr>
              <w:pStyle w:val="Compact"/>
            </w:pPr>
            <w:r>
              <w:t>ngayQuyetDinh</w:t>
            </w:r>
          </w:p>
        </w:tc>
        <w:tc>
          <w:tcPr>
            <w:tcW w:w="0" w:type="auto"/>
          </w:tcPr>
          <w:p w:rsidR="00CD459A" w:rsidRDefault="00CD459A" w14:paraId="7B23290F" w14:textId="77777777">
            <w:pPr>
              <w:pStyle w:val="Compact"/>
            </w:pPr>
            <w:r>
              <w:t>Date</w:t>
            </w:r>
          </w:p>
        </w:tc>
        <w:tc>
          <w:tcPr>
            <w:tcW w:w="0" w:type="auto"/>
          </w:tcPr>
          <w:p w:rsidR="00CD459A" w:rsidRDefault="00CD459A" w14:paraId="0EEB1D29" w14:textId="77777777">
            <w:pPr>
              <w:pStyle w:val="Compact"/>
            </w:pPr>
            <w:r>
              <w:t>Ngày quyết định</w:t>
            </w:r>
          </w:p>
        </w:tc>
      </w:tr>
      <w:tr w:rsidR="00FE74AF" w14:paraId="0838206D" w14:textId="77777777">
        <w:tc>
          <w:tcPr>
            <w:tcW w:w="0" w:type="auto"/>
          </w:tcPr>
          <w:p w:rsidR="00CD459A" w:rsidRDefault="00CD459A" w14:paraId="2E9E21CD" w14:textId="77777777">
            <w:pPr>
              <w:pStyle w:val="Compact"/>
              <w:jc w:val="center"/>
            </w:pPr>
            <w:r>
              <w:t>4</w:t>
            </w:r>
          </w:p>
        </w:tc>
        <w:tc>
          <w:tcPr>
            <w:tcW w:w="0" w:type="auto"/>
          </w:tcPr>
          <w:p w:rsidR="00CD459A" w:rsidRDefault="00CD459A" w14:paraId="038380A1" w14:textId="77777777">
            <w:pPr>
              <w:pStyle w:val="Compact"/>
            </w:pPr>
            <w:r>
              <w:t>fileDinhKem</w:t>
            </w:r>
          </w:p>
        </w:tc>
        <w:tc>
          <w:tcPr>
            <w:tcW w:w="0" w:type="auto"/>
          </w:tcPr>
          <w:p w:rsidR="00CD459A" w:rsidRDefault="00CD459A" w14:paraId="66EA5B15" w14:textId="77777777">
            <w:pPr>
              <w:pStyle w:val="Compact"/>
            </w:pPr>
            <w:r>
              <w:t>File</w:t>
            </w:r>
          </w:p>
        </w:tc>
        <w:tc>
          <w:tcPr>
            <w:tcW w:w="0" w:type="auto"/>
          </w:tcPr>
          <w:p w:rsidR="00CD459A" w:rsidRDefault="00CD459A" w14:paraId="47B5101E" w14:textId="77777777">
            <w:pPr>
              <w:pStyle w:val="Compact"/>
            </w:pPr>
            <w:r>
              <w:t>File đính kèm</w:t>
            </w:r>
          </w:p>
        </w:tc>
      </w:tr>
      <w:tr w:rsidR="00FE74AF" w14:paraId="5CF04924" w14:textId="77777777">
        <w:tc>
          <w:tcPr>
            <w:tcW w:w="0" w:type="auto"/>
          </w:tcPr>
          <w:p w:rsidR="00CD459A" w:rsidRDefault="00CD459A" w14:paraId="6C409AAF" w14:textId="77777777">
            <w:pPr>
              <w:pStyle w:val="Compact"/>
              <w:jc w:val="center"/>
            </w:pPr>
            <w:r>
              <w:t>5</w:t>
            </w:r>
          </w:p>
        </w:tc>
        <w:tc>
          <w:tcPr>
            <w:tcW w:w="0" w:type="auto"/>
          </w:tcPr>
          <w:p w:rsidR="00CD459A" w:rsidRDefault="00CD459A" w14:paraId="057B2869" w14:textId="77777777">
            <w:pPr>
              <w:pStyle w:val="Compact"/>
            </w:pPr>
            <w:r>
              <w:t>lyDo</w:t>
            </w:r>
          </w:p>
        </w:tc>
        <w:tc>
          <w:tcPr>
            <w:tcW w:w="0" w:type="auto"/>
          </w:tcPr>
          <w:p w:rsidR="00CD459A" w:rsidRDefault="00CD459A" w14:paraId="60C9E8EF" w14:textId="77777777">
            <w:pPr>
              <w:pStyle w:val="Compact"/>
            </w:pPr>
            <w:r>
              <w:t>String</w:t>
            </w:r>
          </w:p>
        </w:tc>
        <w:tc>
          <w:tcPr>
            <w:tcW w:w="0" w:type="auto"/>
          </w:tcPr>
          <w:p w:rsidR="00CD459A" w:rsidRDefault="00CD459A" w14:paraId="3CF9F9C8" w14:textId="77777777">
            <w:pPr>
              <w:pStyle w:val="Compact"/>
            </w:pPr>
            <w:r>
              <w:t>Lý do</w:t>
            </w:r>
          </w:p>
        </w:tc>
      </w:tr>
      <w:tr w:rsidR="00FE74AF" w14:paraId="6C6B372D" w14:textId="77777777">
        <w:tc>
          <w:tcPr>
            <w:tcW w:w="0" w:type="auto"/>
          </w:tcPr>
          <w:p w:rsidR="00CD459A" w:rsidRDefault="00CD459A" w14:paraId="0932E1F8" w14:textId="77777777">
            <w:pPr>
              <w:pStyle w:val="Compact"/>
              <w:jc w:val="center"/>
            </w:pPr>
            <w:r>
              <w:t>6</w:t>
            </w:r>
          </w:p>
        </w:tc>
        <w:tc>
          <w:tcPr>
            <w:tcW w:w="0" w:type="auto"/>
          </w:tcPr>
          <w:p w:rsidR="00CD459A" w:rsidRDefault="00CD459A" w14:paraId="00138C30" w14:textId="77777777">
            <w:pPr>
              <w:pStyle w:val="Compact"/>
            </w:pPr>
            <w:r>
              <w:t>loaiSuKien</w:t>
            </w:r>
          </w:p>
        </w:tc>
        <w:tc>
          <w:tcPr>
            <w:tcW w:w="0" w:type="auto"/>
          </w:tcPr>
          <w:p w:rsidR="00CD459A" w:rsidRDefault="00CD459A" w14:paraId="08F5BD8C" w14:textId="77777777">
            <w:pPr>
              <w:pStyle w:val="Compact"/>
            </w:pPr>
            <w:r>
              <w:t>String</w:t>
            </w:r>
          </w:p>
        </w:tc>
        <w:tc>
          <w:tcPr>
            <w:tcW w:w="0" w:type="auto"/>
          </w:tcPr>
          <w:p w:rsidR="00CD459A" w:rsidRDefault="00CD459A" w14:paraId="56754880" w14:textId="77777777">
            <w:pPr>
              <w:pStyle w:val="Compact"/>
            </w:pPr>
            <w:r>
              <w:t>Loại sự kiện (Giải thể/Sáp nhập)</w:t>
            </w:r>
          </w:p>
        </w:tc>
      </w:tr>
    </w:tbl>
    <w:p w:rsidR="00CD459A" w:rsidP="00CD459A" w:rsidRDefault="00EB3AE8" w14:paraId="68309775" w14:textId="77777777">
      <w:r>
        <w:pict w14:anchorId="02C09695">
          <v:rect id="_x0000_i1050" style="width:0;height:1.5pt" o:hr="t" o:hrstd="t" o:hralign="center"/>
        </w:pict>
      </w:r>
    </w:p>
    <w:p w:rsidR="00CD459A" w:rsidP="00CD459A" w:rsidRDefault="00CD459A" w14:paraId="2B2F42BD" w14:textId="77777777">
      <w:pPr>
        <w:pStyle w:val="Heading3"/>
      </w:pPr>
      <w:bookmarkStart w:name="_Toc223525353" w:id="131"/>
      <w:bookmarkStart w:name="bonhiem-bổ-nhiệm" w:id="132"/>
      <w:bookmarkEnd w:id="130"/>
      <w:r>
        <w:t>5.1.22. BoNhiem (Bổ nhiệm)</w:t>
      </w:r>
      <w:bookmarkEnd w:id="131"/>
    </w:p>
    <w:tbl>
      <w:tblPr>
        <w:tblStyle w:val="Table"/>
        <w:tblW w:w="0" w:type="auto"/>
        <w:tblLook w:val="0020" w:firstRow="1" w:lastRow="0" w:firstColumn="0" w:lastColumn="0" w:noHBand="0" w:noVBand="0"/>
      </w:tblPr>
      <w:tblGrid>
        <w:gridCol w:w="708"/>
        <w:gridCol w:w="1849"/>
        <w:gridCol w:w="1586"/>
        <w:gridCol w:w="1603"/>
      </w:tblGrid>
      <w:tr w:rsidR="00FE74AF" w14:paraId="6FB730B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4F202154" w14:textId="77777777">
            <w:pPr>
              <w:pStyle w:val="Compact"/>
              <w:jc w:val="center"/>
            </w:pPr>
            <w:r>
              <w:t>STT</w:t>
            </w:r>
          </w:p>
        </w:tc>
        <w:tc>
          <w:tcPr>
            <w:tcW w:w="0" w:type="auto"/>
          </w:tcPr>
          <w:p w:rsidR="00CD459A" w:rsidRDefault="00CD459A" w14:paraId="1EAB7719" w14:textId="77777777">
            <w:pPr>
              <w:pStyle w:val="Compact"/>
            </w:pPr>
            <w:r>
              <w:t>Tên thuộc tính</w:t>
            </w:r>
          </w:p>
        </w:tc>
        <w:tc>
          <w:tcPr>
            <w:tcW w:w="0" w:type="auto"/>
          </w:tcPr>
          <w:p w:rsidR="00CD459A" w:rsidRDefault="00CD459A" w14:paraId="3304BCEB" w14:textId="77777777">
            <w:pPr>
              <w:pStyle w:val="Compact"/>
            </w:pPr>
            <w:r>
              <w:t>Kiểu dữ liệu</w:t>
            </w:r>
          </w:p>
        </w:tc>
        <w:tc>
          <w:tcPr>
            <w:tcW w:w="0" w:type="auto"/>
          </w:tcPr>
          <w:p w:rsidR="00CD459A" w:rsidRDefault="00CD459A" w14:paraId="57D05E1C" w14:textId="77777777">
            <w:pPr>
              <w:pStyle w:val="Compact"/>
            </w:pPr>
            <w:r>
              <w:t>Mô tả</w:t>
            </w:r>
          </w:p>
        </w:tc>
      </w:tr>
      <w:tr w:rsidR="00FE74AF" w14:paraId="483B5493" w14:textId="77777777">
        <w:tc>
          <w:tcPr>
            <w:tcW w:w="0" w:type="auto"/>
          </w:tcPr>
          <w:p w:rsidR="00CD459A" w:rsidRDefault="00CD459A" w14:paraId="61D590F5" w14:textId="77777777">
            <w:pPr>
              <w:pStyle w:val="Compact"/>
              <w:jc w:val="center"/>
            </w:pPr>
            <w:r>
              <w:t>1</w:t>
            </w:r>
          </w:p>
        </w:tc>
        <w:tc>
          <w:tcPr>
            <w:tcW w:w="0" w:type="auto"/>
          </w:tcPr>
          <w:p w:rsidR="00CD459A" w:rsidRDefault="00CD459A" w14:paraId="59270029" w14:textId="77777777">
            <w:pPr>
              <w:pStyle w:val="Compact"/>
            </w:pPr>
            <w:r>
              <w:t>chucVu</w:t>
            </w:r>
          </w:p>
        </w:tc>
        <w:tc>
          <w:tcPr>
            <w:tcW w:w="0" w:type="auto"/>
          </w:tcPr>
          <w:p w:rsidR="00CD459A" w:rsidRDefault="00CD459A" w14:paraId="483E1A15" w14:textId="77777777">
            <w:pPr>
              <w:pStyle w:val="Compact"/>
            </w:pPr>
            <w:r>
              <w:t>String</w:t>
            </w:r>
          </w:p>
        </w:tc>
        <w:tc>
          <w:tcPr>
            <w:tcW w:w="0" w:type="auto"/>
          </w:tcPr>
          <w:p w:rsidR="00CD459A" w:rsidRDefault="00CD459A" w14:paraId="117B74C5" w14:textId="77777777">
            <w:pPr>
              <w:pStyle w:val="Compact"/>
            </w:pPr>
            <w:r>
              <w:t>Chức vụ</w:t>
            </w:r>
          </w:p>
        </w:tc>
      </w:tr>
      <w:tr w:rsidR="00FE74AF" w14:paraId="67FBA3C2" w14:textId="77777777">
        <w:tc>
          <w:tcPr>
            <w:tcW w:w="0" w:type="auto"/>
          </w:tcPr>
          <w:p w:rsidR="00CD459A" w:rsidRDefault="00CD459A" w14:paraId="27286F49" w14:textId="77777777">
            <w:pPr>
              <w:pStyle w:val="Compact"/>
              <w:jc w:val="center"/>
            </w:pPr>
            <w:r>
              <w:t>2</w:t>
            </w:r>
          </w:p>
        </w:tc>
        <w:tc>
          <w:tcPr>
            <w:tcW w:w="0" w:type="auto"/>
          </w:tcPr>
          <w:p w:rsidR="00CD459A" w:rsidRDefault="00CD459A" w14:paraId="5541FBDD" w14:textId="77777777">
            <w:pPr>
              <w:pStyle w:val="Compact"/>
            </w:pPr>
            <w:r>
              <w:t>ngayBatDau</w:t>
            </w:r>
          </w:p>
        </w:tc>
        <w:tc>
          <w:tcPr>
            <w:tcW w:w="0" w:type="auto"/>
          </w:tcPr>
          <w:p w:rsidR="00CD459A" w:rsidRDefault="00CD459A" w14:paraId="5F683DE7" w14:textId="77777777">
            <w:pPr>
              <w:pStyle w:val="Compact"/>
            </w:pPr>
            <w:r>
              <w:t>Date</w:t>
            </w:r>
          </w:p>
        </w:tc>
        <w:tc>
          <w:tcPr>
            <w:tcW w:w="0" w:type="auto"/>
          </w:tcPr>
          <w:p w:rsidR="00CD459A" w:rsidRDefault="00CD459A" w14:paraId="3D1BA0FB" w14:textId="77777777">
            <w:pPr>
              <w:pStyle w:val="Compact"/>
            </w:pPr>
            <w:r>
              <w:t>Ngày bắt đầu</w:t>
            </w:r>
          </w:p>
        </w:tc>
      </w:tr>
    </w:tbl>
    <w:p w:rsidR="00CD459A" w:rsidP="00CD459A" w:rsidRDefault="00EB3AE8" w14:paraId="3BC63CDE" w14:textId="77777777">
      <w:r>
        <w:pict w14:anchorId="315D8801">
          <v:rect id="_x0000_i1051" style="width:0;height:1.5pt" o:hr="t" o:hrstd="t" o:hralign="center"/>
        </w:pict>
      </w:r>
    </w:p>
    <w:p w:rsidR="00CD459A" w:rsidP="00CD459A" w:rsidRDefault="00CD459A" w14:paraId="3F19DFFF" w14:textId="77777777">
      <w:pPr>
        <w:pStyle w:val="Heading3"/>
      </w:pPr>
      <w:bookmarkStart w:name="_Toc223525354" w:id="133"/>
      <w:bookmarkStart w:name="hesoluong-hệ-số-lương" w:id="134"/>
      <w:bookmarkEnd w:id="132"/>
      <w:r>
        <w:t>5.1.23. HeSoLuong (Hệ số lương)</w:t>
      </w:r>
      <w:bookmarkEnd w:id="133"/>
    </w:p>
    <w:tbl>
      <w:tblPr>
        <w:tblStyle w:val="Table"/>
        <w:tblW w:w="0" w:type="auto"/>
        <w:tblLook w:val="0020" w:firstRow="1" w:lastRow="0" w:firstColumn="0" w:lastColumn="0" w:noHBand="0" w:noVBand="0"/>
      </w:tblPr>
      <w:tblGrid>
        <w:gridCol w:w="708"/>
        <w:gridCol w:w="1892"/>
        <w:gridCol w:w="2354"/>
        <w:gridCol w:w="2375"/>
      </w:tblGrid>
      <w:tr w:rsidR="00FE74AF" w14:paraId="56973FD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5EB32130" w14:textId="77777777">
            <w:pPr>
              <w:pStyle w:val="Compact"/>
              <w:jc w:val="center"/>
            </w:pPr>
            <w:r>
              <w:t>STT</w:t>
            </w:r>
          </w:p>
        </w:tc>
        <w:tc>
          <w:tcPr>
            <w:tcW w:w="0" w:type="auto"/>
          </w:tcPr>
          <w:p w:rsidR="00CD459A" w:rsidRDefault="00CD459A" w14:paraId="190D0954" w14:textId="77777777">
            <w:pPr>
              <w:pStyle w:val="Compact"/>
            </w:pPr>
            <w:r>
              <w:t>Tên thuộc tính</w:t>
            </w:r>
          </w:p>
        </w:tc>
        <w:tc>
          <w:tcPr>
            <w:tcW w:w="0" w:type="auto"/>
          </w:tcPr>
          <w:p w:rsidR="00CD459A" w:rsidRDefault="00CD459A" w14:paraId="242B9BA8" w14:textId="77777777">
            <w:pPr>
              <w:pStyle w:val="Compact"/>
            </w:pPr>
            <w:r>
              <w:t>Kiểu dữ liệu</w:t>
            </w:r>
          </w:p>
        </w:tc>
        <w:tc>
          <w:tcPr>
            <w:tcW w:w="0" w:type="auto"/>
          </w:tcPr>
          <w:p w:rsidR="00CD459A" w:rsidRDefault="00CD459A" w14:paraId="37FF4217" w14:textId="77777777">
            <w:pPr>
              <w:pStyle w:val="Compact"/>
            </w:pPr>
            <w:r>
              <w:t>Mô tả</w:t>
            </w:r>
          </w:p>
        </w:tc>
      </w:tr>
      <w:tr w:rsidR="00FE74AF" w14:paraId="7CFC723E" w14:textId="77777777">
        <w:tc>
          <w:tcPr>
            <w:tcW w:w="0" w:type="auto"/>
          </w:tcPr>
          <w:p w:rsidR="00CD459A" w:rsidRDefault="00CD459A" w14:paraId="037868D5" w14:textId="77777777">
            <w:pPr>
              <w:pStyle w:val="Compact"/>
              <w:jc w:val="center"/>
            </w:pPr>
            <w:r>
              <w:t>1</w:t>
            </w:r>
          </w:p>
        </w:tc>
        <w:tc>
          <w:tcPr>
            <w:tcW w:w="0" w:type="auto"/>
          </w:tcPr>
          <w:p w:rsidR="00CD459A" w:rsidRDefault="00CD459A" w14:paraId="3D5A6B6D" w14:textId="77777777">
            <w:pPr>
              <w:pStyle w:val="Compact"/>
            </w:pPr>
            <w:r>
              <w:t>ngachVienChuc</w:t>
            </w:r>
          </w:p>
        </w:tc>
        <w:tc>
          <w:tcPr>
            <w:tcW w:w="0" w:type="auto"/>
          </w:tcPr>
          <w:p w:rsidR="00CD459A" w:rsidRDefault="00CD459A" w14:paraId="50D80957" w14:textId="77777777">
            <w:pPr>
              <w:pStyle w:val="Compact"/>
            </w:pPr>
            <w:r>
              <w:t>String</w:t>
            </w:r>
          </w:p>
        </w:tc>
        <w:tc>
          <w:tcPr>
            <w:tcW w:w="0" w:type="auto"/>
          </w:tcPr>
          <w:p w:rsidR="00CD459A" w:rsidRDefault="00CD459A" w14:paraId="0AEB3928" w14:textId="77777777">
            <w:pPr>
              <w:pStyle w:val="Compact"/>
            </w:pPr>
            <w:r>
              <w:t>Ngạch viên chức</w:t>
            </w:r>
          </w:p>
        </w:tc>
      </w:tr>
      <w:tr w:rsidR="00FE74AF" w14:paraId="4E3A67B6" w14:textId="77777777">
        <w:tc>
          <w:tcPr>
            <w:tcW w:w="0" w:type="auto"/>
          </w:tcPr>
          <w:p w:rsidR="00CD459A" w:rsidRDefault="00CD459A" w14:paraId="7BB7B5FF" w14:textId="77777777">
            <w:pPr>
              <w:pStyle w:val="Compact"/>
              <w:jc w:val="center"/>
            </w:pPr>
            <w:r>
              <w:t>2</w:t>
            </w:r>
          </w:p>
        </w:tc>
        <w:tc>
          <w:tcPr>
            <w:tcW w:w="0" w:type="auto"/>
          </w:tcPr>
          <w:p w:rsidR="00CD459A" w:rsidRDefault="00CD459A" w14:paraId="51CDF30B" w14:textId="77777777">
            <w:pPr>
              <w:pStyle w:val="Compact"/>
            </w:pPr>
            <w:r>
              <w:t>bacLuong</w:t>
            </w:r>
          </w:p>
        </w:tc>
        <w:tc>
          <w:tcPr>
            <w:tcW w:w="0" w:type="auto"/>
          </w:tcPr>
          <w:p w:rsidR="00CD459A" w:rsidRDefault="00CD459A" w14:paraId="64F1CD21" w14:textId="77777777">
            <w:pPr>
              <w:pStyle w:val="Compact"/>
            </w:pPr>
            <w:r>
              <w:t>String</w:t>
            </w:r>
          </w:p>
        </w:tc>
        <w:tc>
          <w:tcPr>
            <w:tcW w:w="0" w:type="auto"/>
          </w:tcPr>
          <w:p w:rsidR="00CD459A" w:rsidRDefault="00CD459A" w14:paraId="2B57468D" w14:textId="77777777">
            <w:pPr>
              <w:pStyle w:val="Compact"/>
            </w:pPr>
            <w:r>
              <w:t>Bậc lương</w:t>
            </w:r>
          </w:p>
        </w:tc>
      </w:tr>
      <w:tr w:rsidR="00FE74AF" w14:paraId="10464481" w14:textId="77777777">
        <w:tc>
          <w:tcPr>
            <w:tcW w:w="0" w:type="auto"/>
          </w:tcPr>
          <w:p w:rsidR="00CD459A" w:rsidRDefault="00CD459A" w14:paraId="31A99ED0" w14:textId="77777777">
            <w:pPr>
              <w:pStyle w:val="Compact"/>
              <w:jc w:val="center"/>
            </w:pPr>
            <w:r>
              <w:t>3</w:t>
            </w:r>
          </w:p>
        </w:tc>
        <w:tc>
          <w:tcPr>
            <w:tcW w:w="0" w:type="auto"/>
          </w:tcPr>
          <w:p w:rsidR="00CD459A" w:rsidRDefault="00CD459A" w14:paraId="533E6867" w14:textId="77777777">
            <w:pPr>
              <w:pStyle w:val="Compact"/>
            </w:pPr>
            <w:r>
              <w:t>heSoLuong</w:t>
            </w:r>
          </w:p>
        </w:tc>
        <w:tc>
          <w:tcPr>
            <w:tcW w:w="0" w:type="auto"/>
          </w:tcPr>
          <w:p w:rsidR="00CD459A" w:rsidRDefault="00CD459A" w14:paraId="1C382544" w14:textId="77777777">
            <w:pPr>
              <w:pStyle w:val="Compact"/>
            </w:pPr>
            <w:r>
              <w:t>Double</w:t>
            </w:r>
          </w:p>
        </w:tc>
        <w:tc>
          <w:tcPr>
            <w:tcW w:w="0" w:type="auto"/>
          </w:tcPr>
          <w:p w:rsidR="00CD459A" w:rsidRDefault="00CD459A" w14:paraId="30FA601F" w14:textId="77777777">
            <w:pPr>
              <w:pStyle w:val="Compact"/>
            </w:pPr>
            <w:r>
              <w:t>Hệ số lương</w:t>
            </w:r>
          </w:p>
        </w:tc>
      </w:tr>
      <w:tr w:rsidR="00FE74AF" w14:paraId="50C32412" w14:textId="77777777">
        <w:tc>
          <w:tcPr>
            <w:tcW w:w="0" w:type="auto"/>
          </w:tcPr>
          <w:p w:rsidR="00CD459A" w:rsidRDefault="00CD459A" w14:paraId="72BEC806" w14:textId="77777777">
            <w:pPr>
              <w:pStyle w:val="Compact"/>
              <w:jc w:val="center"/>
            </w:pPr>
            <w:r>
              <w:t>4</w:t>
            </w:r>
          </w:p>
        </w:tc>
        <w:tc>
          <w:tcPr>
            <w:tcW w:w="0" w:type="auto"/>
          </w:tcPr>
          <w:p w:rsidR="00CD459A" w:rsidRDefault="00CD459A" w14:paraId="1C0C931B" w14:textId="77777777">
            <w:pPr>
              <w:pStyle w:val="Compact"/>
            </w:pPr>
            <w:r>
              <w:t>trangThai</w:t>
            </w:r>
          </w:p>
        </w:tc>
        <w:tc>
          <w:tcPr>
            <w:tcW w:w="0" w:type="auto"/>
          </w:tcPr>
          <w:p w:rsidR="00CD459A" w:rsidRDefault="00CD459A" w14:paraId="29742F47" w14:textId="77777777">
            <w:pPr>
              <w:pStyle w:val="Compact"/>
            </w:pPr>
            <w:r>
              <w:t>TrangThaiDanhMuc</w:t>
            </w:r>
          </w:p>
        </w:tc>
        <w:tc>
          <w:tcPr>
            <w:tcW w:w="0" w:type="auto"/>
          </w:tcPr>
          <w:p w:rsidR="00CD459A" w:rsidRDefault="00CD459A" w14:paraId="694680AC" w14:textId="77777777">
            <w:pPr>
              <w:pStyle w:val="Compact"/>
            </w:pPr>
            <w:r>
              <w:t>Trạng thái danh mục</w:t>
            </w:r>
          </w:p>
        </w:tc>
      </w:tr>
    </w:tbl>
    <w:p w:rsidR="00CD459A" w:rsidP="00CD459A" w:rsidRDefault="00EB3AE8" w14:paraId="694B9B5B" w14:textId="77777777">
      <w:r>
        <w:pict w14:anchorId="6C3758D8">
          <v:rect id="_x0000_i1052" style="width:0;height:1.5pt" o:hr="t" o:hrstd="t" o:hralign="center"/>
        </w:pict>
      </w:r>
    </w:p>
    <w:p w:rsidR="00CD459A" w:rsidP="00CD459A" w:rsidRDefault="00CD459A" w14:paraId="1493E394" w14:textId="77777777">
      <w:pPr>
        <w:pStyle w:val="Heading3"/>
      </w:pPr>
      <w:bookmarkStart w:name="_Toc223525355" w:id="135"/>
      <w:bookmarkStart w:name="loaiphucap-loại-phụ-cấp" w:id="136"/>
      <w:bookmarkEnd w:id="134"/>
      <w:r>
        <w:t>5.1.24. LoaiPhuCap (Loại phụ cấp)</w:t>
      </w:r>
      <w:bookmarkEnd w:id="135"/>
    </w:p>
    <w:tbl>
      <w:tblPr>
        <w:tblStyle w:val="Table"/>
        <w:tblW w:w="0" w:type="auto"/>
        <w:tblLook w:val="0020" w:firstRow="1" w:lastRow="0" w:firstColumn="0" w:lastColumn="0" w:noHBand="0" w:noVBand="0"/>
      </w:tblPr>
      <w:tblGrid>
        <w:gridCol w:w="708"/>
        <w:gridCol w:w="1849"/>
        <w:gridCol w:w="2354"/>
        <w:gridCol w:w="2375"/>
      </w:tblGrid>
      <w:tr w:rsidR="00FE74AF" w14:paraId="4E7B375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088E5F5D" w14:textId="77777777">
            <w:pPr>
              <w:pStyle w:val="Compact"/>
              <w:jc w:val="center"/>
            </w:pPr>
            <w:r>
              <w:t>STT</w:t>
            </w:r>
          </w:p>
        </w:tc>
        <w:tc>
          <w:tcPr>
            <w:tcW w:w="0" w:type="auto"/>
          </w:tcPr>
          <w:p w:rsidR="00CD459A" w:rsidRDefault="00CD459A" w14:paraId="58ED27E8" w14:textId="77777777">
            <w:pPr>
              <w:pStyle w:val="Compact"/>
            </w:pPr>
            <w:r>
              <w:t>Tên thuộc tính</w:t>
            </w:r>
          </w:p>
        </w:tc>
        <w:tc>
          <w:tcPr>
            <w:tcW w:w="0" w:type="auto"/>
          </w:tcPr>
          <w:p w:rsidR="00CD459A" w:rsidRDefault="00CD459A" w14:paraId="1D20E72B" w14:textId="77777777">
            <w:pPr>
              <w:pStyle w:val="Compact"/>
            </w:pPr>
            <w:r>
              <w:t>Kiểu dữ liệu</w:t>
            </w:r>
          </w:p>
        </w:tc>
        <w:tc>
          <w:tcPr>
            <w:tcW w:w="0" w:type="auto"/>
          </w:tcPr>
          <w:p w:rsidR="00CD459A" w:rsidRDefault="00CD459A" w14:paraId="12512814" w14:textId="77777777">
            <w:pPr>
              <w:pStyle w:val="Compact"/>
            </w:pPr>
            <w:r>
              <w:t>Mô tả</w:t>
            </w:r>
          </w:p>
        </w:tc>
      </w:tr>
      <w:tr w:rsidR="00FE74AF" w14:paraId="75BF1C1C" w14:textId="77777777">
        <w:tc>
          <w:tcPr>
            <w:tcW w:w="0" w:type="auto"/>
          </w:tcPr>
          <w:p w:rsidR="00CD459A" w:rsidRDefault="00CD459A" w14:paraId="68080283" w14:textId="77777777">
            <w:pPr>
              <w:pStyle w:val="Compact"/>
              <w:jc w:val="center"/>
            </w:pPr>
            <w:r>
              <w:t>1</w:t>
            </w:r>
          </w:p>
        </w:tc>
        <w:tc>
          <w:tcPr>
            <w:tcW w:w="0" w:type="auto"/>
          </w:tcPr>
          <w:p w:rsidR="00CD459A" w:rsidRDefault="00CD459A" w14:paraId="165554FA" w14:textId="77777777">
            <w:pPr>
              <w:pStyle w:val="Compact"/>
            </w:pPr>
            <w:r>
              <w:t>tenLoaiPhuCap</w:t>
            </w:r>
          </w:p>
        </w:tc>
        <w:tc>
          <w:tcPr>
            <w:tcW w:w="0" w:type="auto"/>
          </w:tcPr>
          <w:p w:rsidR="00CD459A" w:rsidRDefault="00CD459A" w14:paraId="62A9B82F" w14:textId="77777777">
            <w:pPr>
              <w:pStyle w:val="Compact"/>
            </w:pPr>
            <w:r>
              <w:t>String</w:t>
            </w:r>
          </w:p>
        </w:tc>
        <w:tc>
          <w:tcPr>
            <w:tcW w:w="0" w:type="auto"/>
          </w:tcPr>
          <w:p w:rsidR="00CD459A" w:rsidRDefault="00CD459A" w14:paraId="240BDA36" w14:textId="77777777">
            <w:pPr>
              <w:pStyle w:val="Compact"/>
            </w:pPr>
            <w:r>
              <w:t>Tên loại phụ cấp</w:t>
            </w:r>
          </w:p>
        </w:tc>
      </w:tr>
      <w:tr w:rsidR="00FE74AF" w14:paraId="54BFD73B" w14:textId="77777777">
        <w:tc>
          <w:tcPr>
            <w:tcW w:w="0" w:type="auto"/>
          </w:tcPr>
          <w:p w:rsidR="00CD459A" w:rsidRDefault="00CD459A" w14:paraId="3FA65DDA" w14:textId="77777777">
            <w:pPr>
              <w:pStyle w:val="Compact"/>
              <w:jc w:val="center"/>
            </w:pPr>
            <w:r>
              <w:t>2</w:t>
            </w:r>
          </w:p>
        </w:tc>
        <w:tc>
          <w:tcPr>
            <w:tcW w:w="0" w:type="auto"/>
          </w:tcPr>
          <w:p w:rsidR="00CD459A" w:rsidRDefault="00CD459A" w14:paraId="6C6B3B73" w14:textId="77777777">
            <w:pPr>
              <w:pStyle w:val="Compact"/>
            </w:pPr>
            <w:r>
              <w:t>moTa</w:t>
            </w:r>
          </w:p>
        </w:tc>
        <w:tc>
          <w:tcPr>
            <w:tcW w:w="0" w:type="auto"/>
          </w:tcPr>
          <w:p w:rsidR="00CD459A" w:rsidRDefault="00CD459A" w14:paraId="68D4A103" w14:textId="77777777">
            <w:pPr>
              <w:pStyle w:val="Compact"/>
            </w:pPr>
            <w:r>
              <w:t>String</w:t>
            </w:r>
          </w:p>
        </w:tc>
        <w:tc>
          <w:tcPr>
            <w:tcW w:w="0" w:type="auto"/>
          </w:tcPr>
          <w:p w:rsidR="00CD459A" w:rsidRDefault="00CD459A" w14:paraId="4031E235" w14:textId="77777777">
            <w:pPr>
              <w:pStyle w:val="Compact"/>
            </w:pPr>
            <w:r>
              <w:t>Mô tả</w:t>
            </w:r>
          </w:p>
        </w:tc>
      </w:tr>
      <w:tr w:rsidR="00FE74AF" w14:paraId="3BAA52AF" w14:textId="77777777">
        <w:tc>
          <w:tcPr>
            <w:tcW w:w="0" w:type="auto"/>
          </w:tcPr>
          <w:p w:rsidR="00CD459A" w:rsidRDefault="00CD459A" w14:paraId="5EB0D350" w14:textId="77777777">
            <w:pPr>
              <w:pStyle w:val="Compact"/>
              <w:jc w:val="center"/>
            </w:pPr>
            <w:r>
              <w:t>3</w:t>
            </w:r>
          </w:p>
        </w:tc>
        <w:tc>
          <w:tcPr>
            <w:tcW w:w="0" w:type="auto"/>
          </w:tcPr>
          <w:p w:rsidR="00CD459A" w:rsidRDefault="00CD459A" w14:paraId="40A79EF2" w14:textId="77777777">
            <w:pPr>
              <w:pStyle w:val="Compact"/>
            </w:pPr>
            <w:r>
              <w:t>cachTinh</w:t>
            </w:r>
          </w:p>
        </w:tc>
        <w:tc>
          <w:tcPr>
            <w:tcW w:w="0" w:type="auto"/>
          </w:tcPr>
          <w:p w:rsidR="00CD459A" w:rsidRDefault="00CD459A" w14:paraId="79897F8E" w14:textId="77777777">
            <w:pPr>
              <w:pStyle w:val="Compact"/>
            </w:pPr>
            <w:r>
              <w:t>String</w:t>
            </w:r>
          </w:p>
        </w:tc>
        <w:tc>
          <w:tcPr>
            <w:tcW w:w="0" w:type="auto"/>
          </w:tcPr>
          <w:p w:rsidR="00CD459A" w:rsidRDefault="00CD459A" w14:paraId="2AEF5C07" w14:textId="77777777">
            <w:pPr>
              <w:pStyle w:val="Compact"/>
            </w:pPr>
            <w:r>
              <w:t>Cách tính phụ cấp</w:t>
            </w:r>
          </w:p>
        </w:tc>
      </w:tr>
      <w:tr w:rsidR="00FE74AF" w14:paraId="30BF3D5C" w14:textId="77777777">
        <w:tc>
          <w:tcPr>
            <w:tcW w:w="0" w:type="auto"/>
          </w:tcPr>
          <w:p w:rsidR="00CD459A" w:rsidRDefault="00CD459A" w14:paraId="1032CAC2" w14:textId="77777777">
            <w:pPr>
              <w:pStyle w:val="Compact"/>
              <w:jc w:val="center"/>
            </w:pPr>
            <w:r>
              <w:t>4</w:t>
            </w:r>
          </w:p>
        </w:tc>
        <w:tc>
          <w:tcPr>
            <w:tcW w:w="0" w:type="auto"/>
          </w:tcPr>
          <w:p w:rsidR="00CD459A" w:rsidRDefault="00CD459A" w14:paraId="07993D63" w14:textId="77777777">
            <w:pPr>
              <w:pStyle w:val="Compact"/>
            </w:pPr>
            <w:r>
              <w:t>trangThai</w:t>
            </w:r>
          </w:p>
        </w:tc>
        <w:tc>
          <w:tcPr>
            <w:tcW w:w="0" w:type="auto"/>
          </w:tcPr>
          <w:p w:rsidR="00CD459A" w:rsidRDefault="00CD459A" w14:paraId="1CD4A854" w14:textId="77777777">
            <w:pPr>
              <w:pStyle w:val="Compact"/>
            </w:pPr>
            <w:r>
              <w:t>TrangThaiDanhMuc</w:t>
            </w:r>
          </w:p>
        </w:tc>
        <w:tc>
          <w:tcPr>
            <w:tcW w:w="0" w:type="auto"/>
          </w:tcPr>
          <w:p w:rsidR="00CD459A" w:rsidRDefault="00CD459A" w14:paraId="254A5C2F" w14:textId="77777777">
            <w:pPr>
              <w:pStyle w:val="Compact"/>
            </w:pPr>
            <w:r>
              <w:t>Trạng thái danh mục</w:t>
            </w:r>
          </w:p>
        </w:tc>
      </w:tr>
    </w:tbl>
    <w:p w:rsidR="00CD459A" w:rsidP="00CD459A" w:rsidRDefault="00EB3AE8" w14:paraId="33A1B46F" w14:textId="77777777">
      <w:r>
        <w:pict w14:anchorId="22583614">
          <v:rect id="_x0000_i1053" style="width:0;height:1.5pt" o:hr="t" o:hrstd="t" o:hralign="center"/>
        </w:pict>
      </w:r>
    </w:p>
    <w:p w:rsidR="00CD459A" w:rsidP="00CD459A" w:rsidRDefault="00CD459A" w14:paraId="5D93E123" w14:textId="77777777">
      <w:pPr>
        <w:pStyle w:val="Heading3"/>
      </w:pPr>
      <w:bookmarkStart w:name="_Toc223525356" w:id="137"/>
      <w:bookmarkStart w:name="loaihopdong-loại-hợp-đồng" w:id="138"/>
      <w:bookmarkEnd w:id="136"/>
      <w:r>
        <w:t>5.1.25. LoaiHopDong (Loại hợp đồng)</w:t>
      </w:r>
      <w:bookmarkEnd w:id="137"/>
    </w:p>
    <w:tbl>
      <w:tblPr>
        <w:tblStyle w:val="Table"/>
        <w:tblW w:w="0" w:type="auto"/>
        <w:tblLook w:val="0020" w:firstRow="1" w:lastRow="0" w:firstColumn="0" w:lastColumn="0" w:noHBand="0" w:noVBand="0"/>
      </w:tblPr>
      <w:tblGrid>
        <w:gridCol w:w="708"/>
        <w:gridCol w:w="2368"/>
        <w:gridCol w:w="2354"/>
        <w:gridCol w:w="3242"/>
      </w:tblGrid>
      <w:tr w:rsidR="00FE74AF" w14:paraId="4B9EB9A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0D30DB40" w14:textId="77777777">
            <w:pPr>
              <w:pStyle w:val="Compact"/>
              <w:jc w:val="center"/>
            </w:pPr>
            <w:r>
              <w:t>STT</w:t>
            </w:r>
          </w:p>
        </w:tc>
        <w:tc>
          <w:tcPr>
            <w:tcW w:w="0" w:type="auto"/>
          </w:tcPr>
          <w:p w:rsidR="00CD459A" w:rsidRDefault="00CD459A" w14:paraId="2657F06E" w14:textId="77777777">
            <w:pPr>
              <w:pStyle w:val="Compact"/>
            </w:pPr>
            <w:r>
              <w:t>Tên thuộc tính</w:t>
            </w:r>
          </w:p>
        </w:tc>
        <w:tc>
          <w:tcPr>
            <w:tcW w:w="0" w:type="auto"/>
          </w:tcPr>
          <w:p w:rsidR="00CD459A" w:rsidRDefault="00CD459A" w14:paraId="16AF7F0F" w14:textId="77777777">
            <w:pPr>
              <w:pStyle w:val="Compact"/>
            </w:pPr>
            <w:r>
              <w:t>Kiểu dữ liệu</w:t>
            </w:r>
          </w:p>
        </w:tc>
        <w:tc>
          <w:tcPr>
            <w:tcW w:w="0" w:type="auto"/>
          </w:tcPr>
          <w:p w:rsidR="00CD459A" w:rsidRDefault="00CD459A" w14:paraId="65AA26C8" w14:textId="77777777">
            <w:pPr>
              <w:pStyle w:val="Compact"/>
            </w:pPr>
            <w:r>
              <w:t>Mô tả</w:t>
            </w:r>
          </w:p>
        </w:tc>
      </w:tr>
      <w:tr w:rsidR="00FE74AF" w14:paraId="389D9F25" w14:textId="77777777">
        <w:tc>
          <w:tcPr>
            <w:tcW w:w="0" w:type="auto"/>
          </w:tcPr>
          <w:p w:rsidR="00CD459A" w:rsidRDefault="00CD459A" w14:paraId="2345CE5B" w14:textId="77777777">
            <w:pPr>
              <w:pStyle w:val="Compact"/>
              <w:jc w:val="center"/>
            </w:pPr>
            <w:r>
              <w:t>1</w:t>
            </w:r>
          </w:p>
        </w:tc>
        <w:tc>
          <w:tcPr>
            <w:tcW w:w="0" w:type="auto"/>
          </w:tcPr>
          <w:p w:rsidR="00CD459A" w:rsidRDefault="00CD459A" w14:paraId="480A4EDA" w14:textId="77777777">
            <w:pPr>
              <w:pStyle w:val="Compact"/>
            </w:pPr>
            <w:r>
              <w:t>tenLoaiHopDong</w:t>
            </w:r>
          </w:p>
        </w:tc>
        <w:tc>
          <w:tcPr>
            <w:tcW w:w="0" w:type="auto"/>
          </w:tcPr>
          <w:p w:rsidR="00CD459A" w:rsidRDefault="00CD459A" w14:paraId="4E7FDA36" w14:textId="77777777">
            <w:pPr>
              <w:pStyle w:val="Compact"/>
            </w:pPr>
            <w:r>
              <w:t>String</w:t>
            </w:r>
          </w:p>
        </w:tc>
        <w:tc>
          <w:tcPr>
            <w:tcW w:w="0" w:type="auto"/>
          </w:tcPr>
          <w:p w:rsidR="00CD459A" w:rsidRDefault="00CD459A" w14:paraId="19E31B5E" w14:textId="77777777">
            <w:pPr>
              <w:pStyle w:val="Compact"/>
            </w:pPr>
            <w:r>
              <w:t>Tên loại hợp đồng</w:t>
            </w:r>
          </w:p>
        </w:tc>
      </w:tr>
      <w:tr w:rsidR="00FE74AF" w14:paraId="7AD87E23" w14:textId="77777777">
        <w:tc>
          <w:tcPr>
            <w:tcW w:w="0" w:type="auto"/>
          </w:tcPr>
          <w:p w:rsidR="00CD459A" w:rsidRDefault="00CD459A" w14:paraId="11EF188C" w14:textId="77777777">
            <w:pPr>
              <w:pStyle w:val="Compact"/>
              <w:jc w:val="center"/>
            </w:pPr>
            <w:r>
              <w:t>2</w:t>
            </w:r>
          </w:p>
        </w:tc>
        <w:tc>
          <w:tcPr>
            <w:tcW w:w="0" w:type="auto"/>
          </w:tcPr>
          <w:p w:rsidR="00CD459A" w:rsidRDefault="00CD459A" w14:paraId="1C8D7EFD" w14:textId="77777777">
            <w:pPr>
              <w:pStyle w:val="Compact"/>
            </w:pPr>
            <w:r>
              <w:t>soThangToiThieu</w:t>
            </w:r>
          </w:p>
        </w:tc>
        <w:tc>
          <w:tcPr>
            <w:tcW w:w="0" w:type="auto"/>
          </w:tcPr>
          <w:p w:rsidR="00CD459A" w:rsidRDefault="00CD459A" w14:paraId="7B4D785D" w14:textId="77777777">
            <w:pPr>
              <w:pStyle w:val="Compact"/>
            </w:pPr>
            <w:r>
              <w:t>Int</w:t>
            </w:r>
          </w:p>
        </w:tc>
        <w:tc>
          <w:tcPr>
            <w:tcW w:w="0" w:type="auto"/>
          </w:tcPr>
          <w:p w:rsidR="00CD459A" w:rsidRDefault="00CD459A" w14:paraId="660F7A6C" w14:textId="77777777">
            <w:pPr>
              <w:pStyle w:val="Compact"/>
            </w:pPr>
            <w:r>
              <w:t>Số tháng tối thiểu</w:t>
            </w:r>
          </w:p>
        </w:tc>
      </w:tr>
      <w:tr w:rsidR="00FE74AF" w14:paraId="1604E9F5" w14:textId="77777777">
        <w:tc>
          <w:tcPr>
            <w:tcW w:w="0" w:type="auto"/>
          </w:tcPr>
          <w:p w:rsidR="00CD459A" w:rsidRDefault="00CD459A" w14:paraId="5E6BFD0C" w14:textId="77777777">
            <w:pPr>
              <w:pStyle w:val="Compact"/>
              <w:jc w:val="center"/>
            </w:pPr>
            <w:r>
              <w:t>3</w:t>
            </w:r>
          </w:p>
        </w:tc>
        <w:tc>
          <w:tcPr>
            <w:tcW w:w="0" w:type="auto"/>
          </w:tcPr>
          <w:p w:rsidR="00CD459A" w:rsidRDefault="00CD459A" w14:paraId="6FD7AAC5" w14:textId="77777777">
            <w:pPr>
              <w:pStyle w:val="Compact"/>
            </w:pPr>
            <w:r>
              <w:t>soThangToiDa</w:t>
            </w:r>
          </w:p>
        </w:tc>
        <w:tc>
          <w:tcPr>
            <w:tcW w:w="0" w:type="auto"/>
          </w:tcPr>
          <w:p w:rsidR="00CD459A" w:rsidRDefault="00CD459A" w14:paraId="3FBF399C" w14:textId="77777777">
            <w:pPr>
              <w:pStyle w:val="Compact"/>
            </w:pPr>
            <w:r>
              <w:t>Int</w:t>
            </w:r>
          </w:p>
        </w:tc>
        <w:tc>
          <w:tcPr>
            <w:tcW w:w="0" w:type="auto"/>
          </w:tcPr>
          <w:p w:rsidR="00CD459A" w:rsidRDefault="00CD459A" w14:paraId="2611DAD5" w14:textId="77777777">
            <w:pPr>
              <w:pStyle w:val="Compact"/>
            </w:pPr>
            <w:r>
              <w:t>Số tháng tối đa</w:t>
            </w:r>
          </w:p>
        </w:tc>
      </w:tr>
      <w:tr w:rsidR="00FE74AF" w14:paraId="16DDB169" w14:textId="77777777">
        <w:tc>
          <w:tcPr>
            <w:tcW w:w="0" w:type="auto"/>
          </w:tcPr>
          <w:p w:rsidR="00CD459A" w:rsidRDefault="00CD459A" w14:paraId="559027E8" w14:textId="77777777">
            <w:pPr>
              <w:pStyle w:val="Compact"/>
              <w:jc w:val="center"/>
            </w:pPr>
            <w:r>
              <w:t>4</w:t>
            </w:r>
          </w:p>
        </w:tc>
        <w:tc>
          <w:tcPr>
            <w:tcW w:w="0" w:type="auto"/>
          </w:tcPr>
          <w:p w:rsidR="00CD459A" w:rsidRDefault="00CD459A" w14:paraId="1657C933" w14:textId="77777777">
            <w:pPr>
              <w:pStyle w:val="Compact"/>
            </w:pPr>
            <w:r>
              <w:t>soLanGiaHanToiDa</w:t>
            </w:r>
          </w:p>
        </w:tc>
        <w:tc>
          <w:tcPr>
            <w:tcW w:w="0" w:type="auto"/>
          </w:tcPr>
          <w:p w:rsidR="00CD459A" w:rsidRDefault="00CD459A" w14:paraId="40CE5BCE" w14:textId="77777777">
            <w:pPr>
              <w:pStyle w:val="Compact"/>
            </w:pPr>
            <w:r>
              <w:t>Int</w:t>
            </w:r>
          </w:p>
        </w:tc>
        <w:tc>
          <w:tcPr>
            <w:tcW w:w="0" w:type="auto"/>
          </w:tcPr>
          <w:p w:rsidR="00CD459A" w:rsidRDefault="00CD459A" w14:paraId="47A4C31B" w14:textId="77777777">
            <w:pPr>
              <w:pStyle w:val="Compact"/>
            </w:pPr>
            <w:r>
              <w:t>Số lần gia hạn tối đa</w:t>
            </w:r>
          </w:p>
        </w:tc>
      </w:tr>
      <w:tr w:rsidR="00FE74AF" w14:paraId="52164EB8" w14:textId="77777777">
        <w:tc>
          <w:tcPr>
            <w:tcW w:w="0" w:type="auto"/>
          </w:tcPr>
          <w:p w:rsidR="00CD459A" w:rsidRDefault="00CD459A" w14:paraId="51EBD160" w14:textId="77777777">
            <w:pPr>
              <w:pStyle w:val="Compact"/>
              <w:jc w:val="center"/>
            </w:pPr>
            <w:r>
              <w:t>5</w:t>
            </w:r>
          </w:p>
        </w:tc>
        <w:tc>
          <w:tcPr>
            <w:tcW w:w="0" w:type="auto"/>
          </w:tcPr>
          <w:p w:rsidR="00CD459A" w:rsidRDefault="00CD459A" w14:paraId="5ECC2D9C" w14:textId="77777777">
            <w:pPr>
              <w:pStyle w:val="Compact"/>
            </w:pPr>
            <w:r>
              <w:t>thoiGianChoGiaHan</w:t>
            </w:r>
          </w:p>
        </w:tc>
        <w:tc>
          <w:tcPr>
            <w:tcW w:w="0" w:type="auto"/>
          </w:tcPr>
          <w:p w:rsidR="00CD459A" w:rsidRDefault="00CD459A" w14:paraId="59FE9C6D" w14:textId="77777777">
            <w:pPr>
              <w:pStyle w:val="Compact"/>
            </w:pPr>
            <w:r>
              <w:t>Int</w:t>
            </w:r>
          </w:p>
        </w:tc>
        <w:tc>
          <w:tcPr>
            <w:tcW w:w="0" w:type="auto"/>
          </w:tcPr>
          <w:p w:rsidR="00CD459A" w:rsidRDefault="00CD459A" w14:paraId="17C3EAE0" w14:textId="77777777">
            <w:pPr>
              <w:pStyle w:val="Compact"/>
            </w:pPr>
            <w:r>
              <w:t>Thời gian chờ gia hạn (ngày)</w:t>
            </w:r>
          </w:p>
        </w:tc>
      </w:tr>
      <w:tr w:rsidR="00FE74AF" w14:paraId="6C211600" w14:textId="77777777">
        <w:tc>
          <w:tcPr>
            <w:tcW w:w="0" w:type="auto"/>
          </w:tcPr>
          <w:p w:rsidR="00CD459A" w:rsidRDefault="00CD459A" w14:paraId="3CD6BD4A" w14:textId="77777777">
            <w:pPr>
              <w:pStyle w:val="Compact"/>
              <w:jc w:val="center"/>
            </w:pPr>
            <w:r>
              <w:t>6</w:t>
            </w:r>
          </w:p>
        </w:tc>
        <w:tc>
          <w:tcPr>
            <w:tcW w:w="0" w:type="auto"/>
          </w:tcPr>
          <w:p w:rsidR="00CD459A" w:rsidRDefault="00CD459A" w14:paraId="15288E8F" w14:textId="77777777">
            <w:pPr>
              <w:pStyle w:val="Compact"/>
            </w:pPr>
            <w:r>
              <w:t>trangThai</w:t>
            </w:r>
          </w:p>
        </w:tc>
        <w:tc>
          <w:tcPr>
            <w:tcW w:w="0" w:type="auto"/>
          </w:tcPr>
          <w:p w:rsidR="00CD459A" w:rsidRDefault="00CD459A" w14:paraId="4FF1D326" w14:textId="77777777">
            <w:pPr>
              <w:pStyle w:val="Compact"/>
            </w:pPr>
            <w:r>
              <w:t>TrangThaiDanhMuc</w:t>
            </w:r>
          </w:p>
        </w:tc>
        <w:tc>
          <w:tcPr>
            <w:tcW w:w="0" w:type="auto"/>
          </w:tcPr>
          <w:p w:rsidR="00CD459A" w:rsidRDefault="00CD459A" w14:paraId="0B3E326C" w14:textId="77777777">
            <w:pPr>
              <w:pStyle w:val="Compact"/>
            </w:pPr>
            <w:r>
              <w:t>Trạng thái danh mục</w:t>
            </w:r>
          </w:p>
        </w:tc>
      </w:tr>
    </w:tbl>
    <w:p w:rsidR="00CD459A" w:rsidP="00CD459A" w:rsidRDefault="00EB3AE8" w14:paraId="4C55E3C1" w14:textId="77777777">
      <w:r>
        <w:pict w14:anchorId="2D1F6E6A">
          <v:rect id="_x0000_i1054" style="width:0;height:1.5pt" o:hr="t" o:hrstd="t" o:hralign="center"/>
        </w:pict>
      </w:r>
    </w:p>
    <w:p w:rsidR="00CD459A" w:rsidP="00CD459A" w:rsidRDefault="00CD459A" w14:paraId="160F305E" w14:textId="77777777">
      <w:pPr>
        <w:pStyle w:val="Heading3"/>
      </w:pPr>
      <w:bookmarkStart w:name="_Toc223525357" w:id="139"/>
      <w:bookmarkStart w:name="hopdonglaodong-hợp-đồng-lao-động" w:id="140"/>
      <w:bookmarkEnd w:id="138"/>
      <w:r>
        <w:t>5.1.26. HopDongLaoDong (Hợp đồng lao động)</w:t>
      </w:r>
      <w:bookmarkEnd w:id="139"/>
    </w:p>
    <w:tbl>
      <w:tblPr>
        <w:tblStyle w:val="Table"/>
        <w:tblW w:w="0" w:type="auto"/>
        <w:tblLook w:val="0020" w:firstRow="1" w:lastRow="0" w:firstColumn="0" w:lastColumn="0" w:noHBand="0" w:noVBand="0"/>
      </w:tblPr>
      <w:tblGrid>
        <w:gridCol w:w="708"/>
        <w:gridCol w:w="1849"/>
        <w:gridCol w:w="2339"/>
        <w:gridCol w:w="2384"/>
      </w:tblGrid>
      <w:tr w:rsidR="00FE74AF" w14:paraId="58F6AA9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5FBF440A" w14:textId="77777777">
            <w:pPr>
              <w:pStyle w:val="Compact"/>
              <w:jc w:val="center"/>
            </w:pPr>
            <w:r>
              <w:t>STT</w:t>
            </w:r>
          </w:p>
        </w:tc>
        <w:tc>
          <w:tcPr>
            <w:tcW w:w="0" w:type="auto"/>
          </w:tcPr>
          <w:p w:rsidR="00CD459A" w:rsidRDefault="00CD459A" w14:paraId="47A20ED2" w14:textId="77777777">
            <w:pPr>
              <w:pStyle w:val="Compact"/>
            </w:pPr>
            <w:r>
              <w:t>Tên thuộc tính</w:t>
            </w:r>
          </w:p>
        </w:tc>
        <w:tc>
          <w:tcPr>
            <w:tcW w:w="0" w:type="auto"/>
          </w:tcPr>
          <w:p w:rsidR="00CD459A" w:rsidRDefault="00CD459A" w14:paraId="2F1F6A4D" w14:textId="77777777">
            <w:pPr>
              <w:pStyle w:val="Compact"/>
            </w:pPr>
            <w:r>
              <w:t>Kiểu dữ liệu</w:t>
            </w:r>
          </w:p>
        </w:tc>
        <w:tc>
          <w:tcPr>
            <w:tcW w:w="0" w:type="auto"/>
          </w:tcPr>
          <w:p w:rsidR="00CD459A" w:rsidRDefault="00CD459A" w14:paraId="633DE7E8" w14:textId="77777777">
            <w:pPr>
              <w:pStyle w:val="Compact"/>
            </w:pPr>
            <w:r>
              <w:t>Mô tả</w:t>
            </w:r>
          </w:p>
        </w:tc>
      </w:tr>
      <w:tr w:rsidR="00FE74AF" w14:paraId="42EC7DE2" w14:textId="77777777">
        <w:tc>
          <w:tcPr>
            <w:tcW w:w="0" w:type="auto"/>
          </w:tcPr>
          <w:p w:rsidR="00CD459A" w:rsidRDefault="00CD459A" w14:paraId="09FC2221" w14:textId="77777777">
            <w:pPr>
              <w:pStyle w:val="Compact"/>
              <w:jc w:val="center"/>
            </w:pPr>
            <w:r>
              <w:t>1</w:t>
            </w:r>
          </w:p>
        </w:tc>
        <w:tc>
          <w:tcPr>
            <w:tcW w:w="0" w:type="auto"/>
          </w:tcPr>
          <w:p w:rsidR="00CD459A" w:rsidRDefault="00CD459A" w14:paraId="28B5FE58" w14:textId="77777777">
            <w:pPr>
              <w:pStyle w:val="Compact"/>
            </w:pPr>
            <w:r>
              <w:t>soHopDong</w:t>
            </w:r>
          </w:p>
        </w:tc>
        <w:tc>
          <w:tcPr>
            <w:tcW w:w="0" w:type="auto"/>
          </w:tcPr>
          <w:p w:rsidR="00CD459A" w:rsidRDefault="00CD459A" w14:paraId="68EB2BD7" w14:textId="77777777">
            <w:pPr>
              <w:pStyle w:val="Compact"/>
            </w:pPr>
            <w:r>
              <w:t>String</w:t>
            </w:r>
          </w:p>
        </w:tc>
        <w:tc>
          <w:tcPr>
            <w:tcW w:w="0" w:type="auto"/>
          </w:tcPr>
          <w:p w:rsidR="00CD459A" w:rsidRDefault="00CD459A" w14:paraId="20FDC7F3" w14:textId="77777777">
            <w:pPr>
              <w:pStyle w:val="Compact"/>
            </w:pPr>
            <w:r>
              <w:t>Số hợp đồng</w:t>
            </w:r>
          </w:p>
        </w:tc>
      </w:tr>
      <w:tr w:rsidR="00FE74AF" w14:paraId="63FA5F4B" w14:textId="77777777">
        <w:tc>
          <w:tcPr>
            <w:tcW w:w="0" w:type="auto"/>
          </w:tcPr>
          <w:p w:rsidR="00CD459A" w:rsidRDefault="00CD459A" w14:paraId="05A62152" w14:textId="77777777">
            <w:pPr>
              <w:pStyle w:val="Compact"/>
              <w:jc w:val="center"/>
            </w:pPr>
            <w:r>
              <w:t>2</w:t>
            </w:r>
          </w:p>
        </w:tc>
        <w:tc>
          <w:tcPr>
            <w:tcW w:w="0" w:type="auto"/>
          </w:tcPr>
          <w:p w:rsidR="00CD459A" w:rsidRDefault="00CD459A" w14:paraId="5158EE93" w14:textId="77777777">
            <w:pPr>
              <w:pStyle w:val="Compact"/>
            </w:pPr>
            <w:r>
              <w:t>ngayKy</w:t>
            </w:r>
          </w:p>
        </w:tc>
        <w:tc>
          <w:tcPr>
            <w:tcW w:w="0" w:type="auto"/>
          </w:tcPr>
          <w:p w:rsidR="00CD459A" w:rsidRDefault="00CD459A" w14:paraId="5BC5688C" w14:textId="77777777">
            <w:pPr>
              <w:pStyle w:val="Compact"/>
            </w:pPr>
            <w:r>
              <w:t>Date</w:t>
            </w:r>
          </w:p>
        </w:tc>
        <w:tc>
          <w:tcPr>
            <w:tcW w:w="0" w:type="auto"/>
          </w:tcPr>
          <w:p w:rsidR="00CD459A" w:rsidRDefault="00CD459A" w14:paraId="3F48B952" w14:textId="77777777">
            <w:pPr>
              <w:pStyle w:val="Compact"/>
            </w:pPr>
            <w:r>
              <w:t>Ngày ký hợp đồng</w:t>
            </w:r>
          </w:p>
        </w:tc>
      </w:tr>
      <w:tr w:rsidR="00FE74AF" w14:paraId="0F3180BB" w14:textId="77777777">
        <w:tc>
          <w:tcPr>
            <w:tcW w:w="0" w:type="auto"/>
          </w:tcPr>
          <w:p w:rsidR="00CD459A" w:rsidRDefault="00CD459A" w14:paraId="1726BEA7" w14:textId="77777777">
            <w:pPr>
              <w:pStyle w:val="Compact"/>
              <w:jc w:val="center"/>
            </w:pPr>
            <w:r>
              <w:t>3</w:t>
            </w:r>
          </w:p>
        </w:tc>
        <w:tc>
          <w:tcPr>
            <w:tcW w:w="0" w:type="auto"/>
          </w:tcPr>
          <w:p w:rsidR="00CD459A" w:rsidRDefault="00CD459A" w14:paraId="446CD08E" w14:textId="77777777">
            <w:pPr>
              <w:pStyle w:val="Compact"/>
            </w:pPr>
            <w:r>
              <w:t>ngayHieuLuc</w:t>
            </w:r>
          </w:p>
        </w:tc>
        <w:tc>
          <w:tcPr>
            <w:tcW w:w="0" w:type="auto"/>
          </w:tcPr>
          <w:p w:rsidR="00CD459A" w:rsidRDefault="00CD459A" w14:paraId="1D89A0CB" w14:textId="77777777">
            <w:pPr>
              <w:pStyle w:val="Compact"/>
            </w:pPr>
            <w:r>
              <w:t>Date</w:t>
            </w:r>
          </w:p>
        </w:tc>
        <w:tc>
          <w:tcPr>
            <w:tcW w:w="0" w:type="auto"/>
          </w:tcPr>
          <w:p w:rsidR="00CD459A" w:rsidRDefault="00CD459A" w14:paraId="43EA50FB" w14:textId="77777777">
            <w:pPr>
              <w:pStyle w:val="Compact"/>
            </w:pPr>
            <w:r>
              <w:t>Ngày hiệu lực</w:t>
            </w:r>
          </w:p>
        </w:tc>
      </w:tr>
      <w:tr w:rsidR="00FE74AF" w14:paraId="462ADEC6" w14:textId="77777777">
        <w:tc>
          <w:tcPr>
            <w:tcW w:w="0" w:type="auto"/>
          </w:tcPr>
          <w:p w:rsidR="00CD459A" w:rsidRDefault="00CD459A" w14:paraId="79244DB6" w14:textId="77777777">
            <w:pPr>
              <w:pStyle w:val="Compact"/>
              <w:jc w:val="center"/>
            </w:pPr>
            <w:r>
              <w:t>4</w:t>
            </w:r>
          </w:p>
        </w:tc>
        <w:tc>
          <w:tcPr>
            <w:tcW w:w="0" w:type="auto"/>
          </w:tcPr>
          <w:p w:rsidR="00CD459A" w:rsidRDefault="00CD459A" w14:paraId="00C63FC6" w14:textId="77777777">
            <w:pPr>
              <w:pStyle w:val="Compact"/>
            </w:pPr>
            <w:r>
              <w:t>ngayHetHan</w:t>
            </w:r>
          </w:p>
        </w:tc>
        <w:tc>
          <w:tcPr>
            <w:tcW w:w="0" w:type="auto"/>
          </w:tcPr>
          <w:p w:rsidR="00CD459A" w:rsidRDefault="00CD459A" w14:paraId="50893DC2" w14:textId="77777777">
            <w:pPr>
              <w:pStyle w:val="Compact"/>
            </w:pPr>
            <w:r>
              <w:t>Date</w:t>
            </w:r>
          </w:p>
        </w:tc>
        <w:tc>
          <w:tcPr>
            <w:tcW w:w="0" w:type="auto"/>
          </w:tcPr>
          <w:p w:rsidR="00CD459A" w:rsidRDefault="00CD459A" w14:paraId="3C132979" w14:textId="77777777">
            <w:pPr>
              <w:pStyle w:val="Compact"/>
            </w:pPr>
            <w:r>
              <w:t>Ngày hết hạn</w:t>
            </w:r>
          </w:p>
        </w:tc>
      </w:tr>
      <w:tr w:rsidR="00FE74AF" w14:paraId="208FA72C" w14:textId="77777777">
        <w:tc>
          <w:tcPr>
            <w:tcW w:w="0" w:type="auto"/>
          </w:tcPr>
          <w:p w:rsidR="00CD459A" w:rsidRDefault="00CD459A" w14:paraId="75B12745" w14:textId="77777777">
            <w:pPr>
              <w:pStyle w:val="Compact"/>
              <w:jc w:val="center"/>
            </w:pPr>
            <w:r>
              <w:t>5</w:t>
            </w:r>
          </w:p>
        </w:tc>
        <w:tc>
          <w:tcPr>
            <w:tcW w:w="0" w:type="auto"/>
          </w:tcPr>
          <w:p w:rsidR="00CD459A" w:rsidRDefault="00CD459A" w14:paraId="283C7E00" w14:textId="77777777">
            <w:pPr>
              <w:pStyle w:val="Compact"/>
            </w:pPr>
            <w:r>
              <w:t>donViCongTac</w:t>
            </w:r>
          </w:p>
        </w:tc>
        <w:tc>
          <w:tcPr>
            <w:tcW w:w="0" w:type="auto"/>
          </w:tcPr>
          <w:p w:rsidR="00CD459A" w:rsidRDefault="00CD459A" w14:paraId="33BA8A43" w14:textId="77777777">
            <w:pPr>
              <w:pStyle w:val="Compact"/>
            </w:pPr>
            <w:r>
              <w:t>String</w:t>
            </w:r>
          </w:p>
        </w:tc>
        <w:tc>
          <w:tcPr>
            <w:tcW w:w="0" w:type="auto"/>
          </w:tcPr>
          <w:p w:rsidR="00CD459A" w:rsidRDefault="00CD459A" w14:paraId="1656F207" w14:textId="77777777">
            <w:pPr>
              <w:pStyle w:val="Compact"/>
            </w:pPr>
            <w:r>
              <w:t>Đơn vị công tác</w:t>
            </w:r>
          </w:p>
        </w:tc>
      </w:tr>
      <w:tr w:rsidR="00FE74AF" w14:paraId="18701931" w14:textId="77777777">
        <w:tc>
          <w:tcPr>
            <w:tcW w:w="0" w:type="auto"/>
          </w:tcPr>
          <w:p w:rsidR="00CD459A" w:rsidRDefault="00CD459A" w14:paraId="420D1867" w14:textId="77777777">
            <w:pPr>
              <w:pStyle w:val="Compact"/>
              <w:jc w:val="center"/>
            </w:pPr>
            <w:r>
              <w:t>6</w:t>
            </w:r>
          </w:p>
        </w:tc>
        <w:tc>
          <w:tcPr>
            <w:tcW w:w="0" w:type="auto"/>
          </w:tcPr>
          <w:p w:rsidR="00CD459A" w:rsidRDefault="00CD459A" w14:paraId="0B6E03F5" w14:textId="77777777">
            <w:pPr>
              <w:pStyle w:val="Compact"/>
            </w:pPr>
            <w:r>
              <w:t>noiDung</w:t>
            </w:r>
          </w:p>
        </w:tc>
        <w:tc>
          <w:tcPr>
            <w:tcW w:w="0" w:type="auto"/>
          </w:tcPr>
          <w:p w:rsidR="00CD459A" w:rsidRDefault="00CD459A" w14:paraId="169A8DFF" w14:textId="77777777">
            <w:pPr>
              <w:pStyle w:val="Compact"/>
            </w:pPr>
            <w:r>
              <w:t>String</w:t>
            </w:r>
          </w:p>
        </w:tc>
        <w:tc>
          <w:tcPr>
            <w:tcW w:w="0" w:type="auto"/>
          </w:tcPr>
          <w:p w:rsidR="00CD459A" w:rsidRDefault="00CD459A" w14:paraId="424627C2" w14:textId="77777777">
            <w:pPr>
              <w:pStyle w:val="Compact"/>
            </w:pPr>
            <w:r>
              <w:t>Nội dung hợp đồng</w:t>
            </w:r>
          </w:p>
        </w:tc>
      </w:tr>
      <w:tr w:rsidR="00FE74AF" w14:paraId="4A4B8FA7" w14:textId="77777777">
        <w:tc>
          <w:tcPr>
            <w:tcW w:w="0" w:type="auto"/>
          </w:tcPr>
          <w:p w:rsidR="00CD459A" w:rsidRDefault="00CD459A" w14:paraId="1F832CDE" w14:textId="77777777">
            <w:pPr>
              <w:pStyle w:val="Compact"/>
              <w:jc w:val="center"/>
            </w:pPr>
            <w:r>
              <w:t>7</w:t>
            </w:r>
          </w:p>
        </w:tc>
        <w:tc>
          <w:tcPr>
            <w:tcW w:w="0" w:type="auto"/>
          </w:tcPr>
          <w:p w:rsidR="00CD459A" w:rsidRDefault="00CD459A" w14:paraId="065CFFBE" w14:textId="77777777">
            <w:pPr>
              <w:pStyle w:val="Compact"/>
            </w:pPr>
            <w:r>
              <w:t>filePDF</w:t>
            </w:r>
          </w:p>
        </w:tc>
        <w:tc>
          <w:tcPr>
            <w:tcW w:w="0" w:type="auto"/>
          </w:tcPr>
          <w:p w:rsidR="00CD459A" w:rsidRDefault="00CD459A" w14:paraId="38CBCD41" w14:textId="77777777">
            <w:pPr>
              <w:pStyle w:val="Compact"/>
            </w:pPr>
            <w:r>
              <w:t>File</w:t>
            </w:r>
          </w:p>
        </w:tc>
        <w:tc>
          <w:tcPr>
            <w:tcW w:w="0" w:type="auto"/>
          </w:tcPr>
          <w:p w:rsidR="00CD459A" w:rsidRDefault="00CD459A" w14:paraId="7D8DF70C" w14:textId="77777777">
            <w:pPr>
              <w:pStyle w:val="Compact"/>
            </w:pPr>
            <w:r>
              <w:t>File hợp đồng (PDF)</w:t>
            </w:r>
          </w:p>
        </w:tc>
      </w:tr>
      <w:tr w:rsidR="00FE74AF" w14:paraId="627B4694" w14:textId="77777777">
        <w:tc>
          <w:tcPr>
            <w:tcW w:w="0" w:type="auto"/>
          </w:tcPr>
          <w:p w:rsidR="00CD459A" w:rsidRDefault="00CD459A" w14:paraId="4FD2E317" w14:textId="77777777">
            <w:pPr>
              <w:pStyle w:val="Compact"/>
              <w:jc w:val="center"/>
            </w:pPr>
            <w:r>
              <w:t>8</w:t>
            </w:r>
          </w:p>
        </w:tc>
        <w:tc>
          <w:tcPr>
            <w:tcW w:w="0" w:type="auto"/>
          </w:tcPr>
          <w:p w:rsidR="00CD459A" w:rsidRDefault="00CD459A" w14:paraId="685ED8FF" w14:textId="77777777">
            <w:pPr>
              <w:pStyle w:val="Compact"/>
            </w:pPr>
            <w:r>
              <w:t>trangThai</w:t>
            </w:r>
          </w:p>
        </w:tc>
        <w:tc>
          <w:tcPr>
            <w:tcW w:w="0" w:type="auto"/>
          </w:tcPr>
          <w:p w:rsidR="00CD459A" w:rsidRDefault="00CD459A" w14:paraId="19B7A134" w14:textId="77777777">
            <w:pPr>
              <w:pStyle w:val="Compact"/>
            </w:pPr>
            <w:r>
              <w:t>TrangThaiHopDong</w:t>
            </w:r>
          </w:p>
        </w:tc>
        <w:tc>
          <w:tcPr>
            <w:tcW w:w="0" w:type="auto"/>
          </w:tcPr>
          <w:p w:rsidR="00CD459A" w:rsidRDefault="00CD459A" w14:paraId="34B01751" w14:textId="77777777">
            <w:pPr>
              <w:pStyle w:val="Compact"/>
            </w:pPr>
            <w:r>
              <w:t>Trạng thái hợp đồng</w:t>
            </w:r>
          </w:p>
        </w:tc>
      </w:tr>
    </w:tbl>
    <w:p w:rsidR="00CD459A" w:rsidP="00CD459A" w:rsidRDefault="00EB3AE8" w14:paraId="2E4F98E6" w14:textId="77777777">
      <w:r>
        <w:pict w14:anchorId="29DBA77C">
          <v:rect id="_x0000_i1055" style="width:0;height:1.5pt" o:hr="t" o:hrstd="t" o:hralign="center"/>
        </w:pict>
      </w:r>
    </w:p>
    <w:p w:rsidR="00CD459A" w:rsidP="00CD459A" w:rsidRDefault="00CD459A" w14:paraId="3EA97011" w14:textId="77777777">
      <w:pPr>
        <w:pStyle w:val="Heading3"/>
      </w:pPr>
      <w:bookmarkStart w:name="_Toc223525358" w:id="141"/>
      <w:bookmarkStart w:name="phuluchopdong-phụ-lục-hợp-đồng" w:id="142"/>
      <w:bookmarkEnd w:id="140"/>
      <w:r>
        <w:t>5.1.27. PhuLucHopDong (Phụ lục hợp đồng)</w:t>
      </w:r>
      <w:bookmarkEnd w:id="141"/>
    </w:p>
    <w:tbl>
      <w:tblPr>
        <w:tblStyle w:val="Table"/>
        <w:tblW w:w="0" w:type="auto"/>
        <w:tblLook w:val="0020" w:firstRow="1" w:lastRow="0" w:firstColumn="0" w:lastColumn="0" w:noHBand="0" w:noVBand="0"/>
      </w:tblPr>
      <w:tblGrid>
        <w:gridCol w:w="708"/>
        <w:gridCol w:w="2195"/>
        <w:gridCol w:w="1586"/>
        <w:gridCol w:w="2303"/>
      </w:tblGrid>
      <w:tr w:rsidR="00FE74AF" w14:paraId="51D7FD2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053D2514" w14:textId="77777777">
            <w:pPr>
              <w:pStyle w:val="Compact"/>
              <w:jc w:val="center"/>
            </w:pPr>
            <w:r>
              <w:t>STT</w:t>
            </w:r>
          </w:p>
        </w:tc>
        <w:tc>
          <w:tcPr>
            <w:tcW w:w="0" w:type="auto"/>
          </w:tcPr>
          <w:p w:rsidR="00CD459A" w:rsidRDefault="00CD459A" w14:paraId="15C42F22" w14:textId="77777777">
            <w:pPr>
              <w:pStyle w:val="Compact"/>
            </w:pPr>
            <w:r>
              <w:t>Tên thuộc tính</w:t>
            </w:r>
          </w:p>
        </w:tc>
        <w:tc>
          <w:tcPr>
            <w:tcW w:w="0" w:type="auto"/>
          </w:tcPr>
          <w:p w:rsidR="00CD459A" w:rsidRDefault="00CD459A" w14:paraId="2250EE0A" w14:textId="77777777">
            <w:pPr>
              <w:pStyle w:val="Compact"/>
            </w:pPr>
            <w:r>
              <w:t>Kiểu dữ liệu</w:t>
            </w:r>
          </w:p>
        </w:tc>
        <w:tc>
          <w:tcPr>
            <w:tcW w:w="0" w:type="auto"/>
          </w:tcPr>
          <w:p w:rsidR="00CD459A" w:rsidRDefault="00CD459A" w14:paraId="15C8C270" w14:textId="77777777">
            <w:pPr>
              <w:pStyle w:val="Compact"/>
            </w:pPr>
            <w:r>
              <w:t>Mô tả</w:t>
            </w:r>
          </w:p>
        </w:tc>
      </w:tr>
      <w:tr w:rsidR="00FE74AF" w14:paraId="02C40031" w14:textId="77777777">
        <w:tc>
          <w:tcPr>
            <w:tcW w:w="0" w:type="auto"/>
          </w:tcPr>
          <w:p w:rsidR="00CD459A" w:rsidRDefault="00CD459A" w14:paraId="6616CEE6" w14:textId="77777777">
            <w:pPr>
              <w:pStyle w:val="Compact"/>
              <w:jc w:val="center"/>
            </w:pPr>
            <w:r>
              <w:t>1</w:t>
            </w:r>
          </w:p>
        </w:tc>
        <w:tc>
          <w:tcPr>
            <w:tcW w:w="0" w:type="auto"/>
          </w:tcPr>
          <w:p w:rsidR="00CD459A" w:rsidRDefault="00CD459A" w14:paraId="140C4DAF" w14:textId="77777777">
            <w:pPr>
              <w:pStyle w:val="Compact"/>
            </w:pPr>
            <w:r>
              <w:t>ngayHieuLuc</w:t>
            </w:r>
          </w:p>
        </w:tc>
        <w:tc>
          <w:tcPr>
            <w:tcW w:w="0" w:type="auto"/>
          </w:tcPr>
          <w:p w:rsidR="00CD459A" w:rsidRDefault="00CD459A" w14:paraId="370CFD47" w14:textId="77777777">
            <w:pPr>
              <w:pStyle w:val="Compact"/>
            </w:pPr>
            <w:r>
              <w:t>Date</w:t>
            </w:r>
          </w:p>
        </w:tc>
        <w:tc>
          <w:tcPr>
            <w:tcW w:w="0" w:type="auto"/>
          </w:tcPr>
          <w:p w:rsidR="00CD459A" w:rsidRDefault="00CD459A" w14:paraId="085D6A4F" w14:textId="77777777">
            <w:pPr>
              <w:pStyle w:val="Compact"/>
            </w:pPr>
            <w:r>
              <w:t>Ngày hiệu lực</w:t>
            </w:r>
          </w:p>
        </w:tc>
      </w:tr>
      <w:tr w:rsidR="00FE74AF" w14:paraId="17E97212" w14:textId="77777777">
        <w:tc>
          <w:tcPr>
            <w:tcW w:w="0" w:type="auto"/>
          </w:tcPr>
          <w:p w:rsidR="00CD459A" w:rsidRDefault="00CD459A" w14:paraId="344800B6" w14:textId="77777777">
            <w:pPr>
              <w:pStyle w:val="Compact"/>
              <w:jc w:val="center"/>
            </w:pPr>
            <w:r>
              <w:t>2</w:t>
            </w:r>
          </w:p>
        </w:tc>
        <w:tc>
          <w:tcPr>
            <w:tcW w:w="0" w:type="auto"/>
          </w:tcPr>
          <w:p w:rsidR="00CD459A" w:rsidRDefault="00CD459A" w14:paraId="495026B4" w14:textId="77777777">
            <w:pPr>
              <w:pStyle w:val="Compact"/>
            </w:pPr>
            <w:r>
              <w:t>dieuKhoanBoSung</w:t>
            </w:r>
          </w:p>
        </w:tc>
        <w:tc>
          <w:tcPr>
            <w:tcW w:w="0" w:type="auto"/>
          </w:tcPr>
          <w:p w:rsidR="00CD459A" w:rsidRDefault="00CD459A" w14:paraId="22E9970B" w14:textId="77777777">
            <w:pPr>
              <w:pStyle w:val="Compact"/>
            </w:pPr>
            <w:r>
              <w:t>String</w:t>
            </w:r>
          </w:p>
        </w:tc>
        <w:tc>
          <w:tcPr>
            <w:tcW w:w="0" w:type="auto"/>
          </w:tcPr>
          <w:p w:rsidR="00CD459A" w:rsidRDefault="00CD459A" w14:paraId="765437B1" w14:textId="77777777">
            <w:pPr>
              <w:pStyle w:val="Compact"/>
            </w:pPr>
            <w:r>
              <w:t>Điều khoản bổ sung</w:t>
            </w:r>
          </w:p>
        </w:tc>
      </w:tr>
      <w:tr w:rsidR="00FE74AF" w14:paraId="06A89614" w14:textId="77777777">
        <w:tc>
          <w:tcPr>
            <w:tcW w:w="0" w:type="auto"/>
          </w:tcPr>
          <w:p w:rsidR="00CD459A" w:rsidRDefault="00CD459A" w14:paraId="71C9DE40" w14:textId="77777777">
            <w:pPr>
              <w:pStyle w:val="Compact"/>
              <w:jc w:val="center"/>
            </w:pPr>
            <w:r>
              <w:t>3</w:t>
            </w:r>
          </w:p>
        </w:tc>
        <w:tc>
          <w:tcPr>
            <w:tcW w:w="0" w:type="auto"/>
          </w:tcPr>
          <w:p w:rsidR="00CD459A" w:rsidRDefault="00CD459A" w14:paraId="6860228D" w14:textId="77777777">
            <w:pPr>
              <w:pStyle w:val="Compact"/>
            </w:pPr>
            <w:r>
              <w:t>quyDinhMoi</w:t>
            </w:r>
          </w:p>
        </w:tc>
        <w:tc>
          <w:tcPr>
            <w:tcW w:w="0" w:type="auto"/>
          </w:tcPr>
          <w:p w:rsidR="00CD459A" w:rsidRDefault="00CD459A" w14:paraId="4B1A6B3D" w14:textId="77777777">
            <w:pPr>
              <w:pStyle w:val="Compact"/>
            </w:pPr>
            <w:r>
              <w:t>String</w:t>
            </w:r>
          </w:p>
        </w:tc>
        <w:tc>
          <w:tcPr>
            <w:tcW w:w="0" w:type="auto"/>
          </w:tcPr>
          <w:p w:rsidR="00CD459A" w:rsidRDefault="00CD459A" w14:paraId="4F90F234" w14:textId="77777777">
            <w:pPr>
              <w:pStyle w:val="Compact"/>
            </w:pPr>
            <w:r>
              <w:t>Quy định mới</w:t>
            </w:r>
          </w:p>
        </w:tc>
      </w:tr>
      <w:tr w:rsidR="00FE74AF" w14:paraId="057908F6" w14:textId="77777777">
        <w:tc>
          <w:tcPr>
            <w:tcW w:w="0" w:type="auto"/>
          </w:tcPr>
          <w:p w:rsidR="00CD459A" w:rsidRDefault="00CD459A" w14:paraId="0C9220EF" w14:textId="77777777">
            <w:pPr>
              <w:pStyle w:val="Compact"/>
              <w:jc w:val="center"/>
            </w:pPr>
            <w:r>
              <w:t>4</w:t>
            </w:r>
          </w:p>
        </w:tc>
        <w:tc>
          <w:tcPr>
            <w:tcW w:w="0" w:type="auto"/>
          </w:tcPr>
          <w:p w:rsidR="00CD459A" w:rsidRDefault="00CD459A" w14:paraId="5D0635FB" w14:textId="77777777">
            <w:pPr>
              <w:pStyle w:val="Compact"/>
            </w:pPr>
            <w:r>
              <w:t>luuYQuanTrong</w:t>
            </w:r>
          </w:p>
        </w:tc>
        <w:tc>
          <w:tcPr>
            <w:tcW w:w="0" w:type="auto"/>
          </w:tcPr>
          <w:p w:rsidR="00CD459A" w:rsidRDefault="00CD459A" w14:paraId="5251D11F" w14:textId="77777777">
            <w:pPr>
              <w:pStyle w:val="Compact"/>
            </w:pPr>
            <w:r>
              <w:t>String</w:t>
            </w:r>
          </w:p>
        </w:tc>
        <w:tc>
          <w:tcPr>
            <w:tcW w:w="0" w:type="auto"/>
          </w:tcPr>
          <w:p w:rsidR="00CD459A" w:rsidRDefault="00CD459A" w14:paraId="27D08487" w14:textId="77777777">
            <w:pPr>
              <w:pStyle w:val="Compact"/>
            </w:pPr>
            <w:r>
              <w:t>Lưu ý quan trọng</w:t>
            </w:r>
          </w:p>
        </w:tc>
      </w:tr>
    </w:tbl>
    <w:p w:rsidR="00CD459A" w:rsidP="00CD459A" w:rsidRDefault="00EB3AE8" w14:paraId="0F5977A6" w14:textId="77777777">
      <w:r>
        <w:pict w14:anchorId="6AB504C1">
          <v:rect id="_x0000_i1056" style="width:0;height:1.5pt" o:hr="t" o:hrstd="t" o:hralign="center"/>
        </w:pict>
      </w:r>
    </w:p>
    <w:p w:rsidR="00CD459A" w:rsidP="00CD459A" w:rsidRDefault="00CD459A" w14:paraId="764FCA35" w14:textId="77777777">
      <w:pPr>
        <w:pStyle w:val="Heading3"/>
      </w:pPr>
      <w:bookmarkStart w:name="_Toc223525359" w:id="143"/>
      <w:bookmarkStart w:name="danhgia-đánh-giá" w:id="144"/>
      <w:bookmarkEnd w:id="142"/>
      <w:r>
        <w:t xml:space="preserve">5.1.28. DanhGia (Đánh giá) — </w:t>
      </w:r>
      <w:r>
        <w:rPr>
          <w:i/>
          <w:iCs/>
        </w:rPr>
        <w:t>&lt;&gt;</w:t>
      </w:r>
      <w:bookmarkEnd w:id="143"/>
    </w:p>
    <w:tbl>
      <w:tblPr>
        <w:tblStyle w:val="Table"/>
        <w:tblW w:w="0" w:type="auto"/>
        <w:tblLook w:val="0020" w:firstRow="1" w:lastRow="0" w:firstColumn="0" w:lastColumn="0" w:noHBand="0" w:noVBand="0"/>
      </w:tblPr>
      <w:tblGrid>
        <w:gridCol w:w="708"/>
        <w:gridCol w:w="1877"/>
        <w:gridCol w:w="1586"/>
        <w:gridCol w:w="1950"/>
      </w:tblGrid>
      <w:tr w:rsidR="00FE74AF" w14:paraId="063E0CF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6E0D4837" w14:textId="77777777">
            <w:pPr>
              <w:pStyle w:val="Compact"/>
              <w:jc w:val="center"/>
            </w:pPr>
            <w:r>
              <w:t>STT</w:t>
            </w:r>
          </w:p>
        </w:tc>
        <w:tc>
          <w:tcPr>
            <w:tcW w:w="0" w:type="auto"/>
          </w:tcPr>
          <w:p w:rsidR="00CD459A" w:rsidRDefault="00CD459A" w14:paraId="0E9854A7" w14:textId="77777777">
            <w:pPr>
              <w:pStyle w:val="Compact"/>
            </w:pPr>
            <w:r>
              <w:t>Tên thuộc tính</w:t>
            </w:r>
          </w:p>
        </w:tc>
        <w:tc>
          <w:tcPr>
            <w:tcW w:w="0" w:type="auto"/>
          </w:tcPr>
          <w:p w:rsidR="00CD459A" w:rsidRDefault="00CD459A" w14:paraId="04F44916" w14:textId="77777777">
            <w:pPr>
              <w:pStyle w:val="Compact"/>
            </w:pPr>
            <w:r>
              <w:t>Kiểu dữ liệu</w:t>
            </w:r>
          </w:p>
        </w:tc>
        <w:tc>
          <w:tcPr>
            <w:tcW w:w="0" w:type="auto"/>
          </w:tcPr>
          <w:p w:rsidR="00CD459A" w:rsidRDefault="00CD459A" w14:paraId="2AA4903C" w14:textId="77777777">
            <w:pPr>
              <w:pStyle w:val="Compact"/>
            </w:pPr>
            <w:r>
              <w:t>Mô tả</w:t>
            </w:r>
          </w:p>
        </w:tc>
      </w:tr>
      <w:tr w:rsidR="00FE74AF" w14:paraId="6F975036" w14:textId="77777777">
        <w:tc>
          <w:tcPr>
            <w:tcW w:w="0" w:type="auto"/>
          </w:tcPr>
          <w:p w:rsidR="00CD459A" w:rsidRDefault="00CD459A" w14:paraId="158417EE" w14:textId="77777777">
            <w:pPr>
              <w:pStyle w:val="Compact"/>
              <w:jc w:val="center"/>
            </w:pPr>
            <w:r>
              <w:t>1</w:t>
            </w:r>
          </w:p>
        </w:tc>
        <w:tc>
          <w:tcPr>
            <w:tcW w:w="0" w:type="auto"/>
          </w:tcPr>
          <w:p w:rsidR="00CD459A" w:rsidRDefault="00CD459A" w14:paraId="0796C1C8" w14:textId="77777777">
            <w:pPr>
              <w:pStyle w:val="Compact"/>
            </w:pPr>
            <w:r>
              <w:t>ngayQuyetDinh</w:t>
            </w:r>
          </w:p>
        </w:tc>
        <w:tc>
          <w:tcPr>
            <w:tcW w:w="0" w:type="auto"/>
          </w:tcPr>
          <w:p w:rsidR="00CD459A" w:rsidRDefault="00CD459A" w14:paraId="3D94D199" w14:textId="77777777">
            <w:pPr>
              <w:pStyle w:val="Compact"/>
            </w:pPr>
            <w:r>
              <w:t>Date</w:t>
            </w:r>
          </w:p>
        </w:tc>
        <w:tc>
          <w:tcPr>
            <w:tcW w:w="0" w:type="auto"/>
          </w:tcPr>
          <w:p w:rsidR="00CD459A" w:rsidRDefault="00CD459A" w14:paraId="1139C06A" w14:textId="77777777">
            <w:pPr>
              <w:pStyle w:val="Compact"/>
            </w:pPr>
            <w:r>
              <w:t>Ngày quyết định</w:t>
            </w:r>
          </w:p>
        </w:tc>
      </w:tr>
      <w:tr w:rsidR="00FE74AF" w14:paraId="796DCFC8" w14:textId="77777777">
        <w:tc>
          <w:tcPr>
            <w:tcW w:w="0" w:type="auto"/>
          </w:tcPr>
          <w:p w:rsidR="00CD459A" w:rsidRDefault="00CD459A" w14:paraId="1AED202E" w14:textId="77777777">
            <w:pPr>
              <w:pStyle w:val="Compact"/>
              <w:jc w:val="center"/>
            </w:pPr>
            <w:r>
              <w:t>2</w:t>
            </w:r>
          </w:p>
        </w:tc>
        <w:tc>
          <w:tcPr>
            <w:tcW w:w="0" w:type="auto"/>
          </w:tcPr>
          <w:p w:rsidR="00CD459A" w:rsidRDefault="00CD459A" w14:paraId="15F8423B" w14:textId="77777777">
            <w:pPr>
              <w:pStyle w:val="Compact"/>
            </w:pPr>
            <w:r>
              <w:t>dangHoatDong</w:t>
            </w:r>
          </w:p>
        </w:tc>
        <w:tc>
          <w:tcPr>
            <w:tcW w:w="0" w:type="auto"/>
          </w:tcPr>
          <w:p w:rsidR="00CD459A" w:rsidRDefault="00CD459A" w14:paraId="701189C7" w14:textId="77777777">
            <w:pPr>
              <w:pStyle w:val="Compact"/>
            </w:pPr>
            <w:r>
              <w:t>Boolean</w:t>
            </w:r>
          </w:p>
        </w:tc>
        <w:tc>
          <w:tcPr>
            <w:tcW w:w="0" w:type="auto"/>
          </w:tcPr>
          <w:p w:rsidR="00CD459A" w:rsidRDefault="00CD459A" w14:paraId="6BDF87E8" w14:textId="77777777">
            <w:pPr>
              <w:pStyle w:val="Compact"/>
            </w:pPr>
            <w:r>
              <w:t>Đang hoạt động</w:t>
            </w:r>
          </w:p>
        </w:tc>
      </w:tr>
    </w:tbl>
    <w:p w:rsidR="00CD459A" w:rsidP="00CD459A" w:rsidRDefault="00EB3AE8" w14:paraId="04C91948" w14:textId="77777777">
      <w:r>
        <w:pict w14:anchorId="3D844F9B">
          <v:rect id="_x0000_i1057" style="width:0;height:1.5pt" o:hr="t" o:hrstd="t" o:hralign="center"/>
        </w:pict>
      </w:r>
    </w:p>
    <w:p w:rsidR="00CD459A" w:rsidP="00CD459A" w:rsidRDefault="00CD459A" w14:paraId="31DB88BE" w14:textId="77777777">
      <w:pPr>
        <w:pStyle w:val="Heading3"/>
      </w:pPr>
      <w:bookmarkStart w:name="_Toc223525360" w:id="145"/>
      <w:bookmarkStart w:name="khenthuong-khen-thưởng-kế-thừa-danhgia" w:id="146"/>
      <w:bookmarkEnd w:id="144"/>
      <w:r>
        <w:t xml:space="preserve">5.1.29. KhenThuong (Khen thưởng) — </w:t>
      </w:r>
      <w:r>
        <w:rPr>
          <w:i/>
          <w:iCs/>
        </w:rPr>
        <w:t>kế thừa DanhGia</w:t>
      </w:r>
      <w:bookmarkEnd w:id="145"/>
    </w:p>
    <w:tbl>
      <w:tblPr>
        <w:tblStyle w:val="Table"/>
        <w:tblW w:w="0" w:type="auto"/>
        <w:tblLook w:val="0020" w:firstRow="1" w:lastRow="0" w:firstColumn="0" w:lastColumn="0" w:noHBand="0" w:noVBand="0"/>
      </w:tblPr>
      <w:tblGrid>
        <w:gridCol w:w="708"/>
        <w:gridCol w:w="1978"/>
        <w:gridCol w:w="1586"/>
        <w:gridCol w:w="2568"/>
      </w:tblGrid>
      <w:tr w:rsidR="00FE74AF" w14:paraId="3CB32D5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4E19B398" w14:textId="77777777">
            <w:pPr>
              <w:pStyle w:val="Compact"/>
              <w:jc w:val="center"/>
            </w:pPr>
            <w:r>
              <w:t>STT</w:t>
            </w:r>
          </w:p>
        </w:tc>
        <w:tc>
          <w:tcPr>
            <w:tcW w:w="0" w:type="auto"/>
          </w:tcPr>
          <w:p w:rsidR="00CD459A" w:rsidRDefault="00CD459A" w14:paraId="4B0BAE80" w14:textId="77777777">
            <w:pPr>
              <w:pStyle w:val="Compact"/>
            </w:pPr>
            <w:r>
              <w:t>Tên thuộc tính</w:t>
            </w:r>
          </w:p>
        </w:tc>
        <w:tc>
          <w:tcPr>
            <w:tcW w:w="0" w:type="auto"/>
          </w:tcPr>
          <w:p w:rsidR="00CD459A" w:rsidRDefault="00CD459A" w14:paraId="1A324E00" w14:textId="77777777">
            <w:pPr>
              <w:pStyle w:val="Compact"/>
            </w:pPr>
            <w:r>
              <w:t>Kiểu dữ liệu</w:t>
            </w:r>
          </w:p>
        </w:tc>
        <w:tc>
          <w:tcPr>
            <w:tcW w:w="0" w:type="auto"/>
          </w:tcPr>
          <w:p w:rsidR="00CD459A" w:rsidRDefault="00CD459A" w14:paraId="16E72640" w14:textId="77777777">
            <w:pPr>
              <w:pStyle w:val="Compact"/>
            </w:pPr>
            <w:r>
              <w:t>Mô tả</w:t>
            </w:r>
          </w:p>
        </w:tc>
      </w:tr>
      <w:tr w:rsidR="00FE74AF" w14:paraId="63985078" w14:textId="77777777">
        <w:tc>
          <w:tcPr>
            <w:tcW w:w="0" w:type="auto"/>
          </w:tcPr>
          <w:p w:rsidR="00CD459A" w:rsidRDefault="00CD459A" w14:paraId="40DEE5AE" w14:textId="77777777">
            <w:pPr>
              <w:pStyle w:val="Compact"/>
              <w:jc w:val="center"/>
            </w:pPr>
            <w:r>
              <w:t>1</w:t>
            </w:r>
          </w:p>
        </w:tc>
        <w:tc>
          <w:tcPr>
            <w:tcW w:w="0" w:type="auto"/>
          </w:tcPr>
          <w:p w:rsidR="00CD459A" w:rsidRDefault="00CD459A" w14:paraId="421E08D8" w14:textId="77777777">
            <w:pPr>
              <w:pStyle w:val="Compact"/>
            </w:pPr>
            <w:r>
              <w:t>loaiKhenThuong</w:t>
            </w:r>
          </w:p>
        </w:tc>
        <w:tc>
          <w:tcPr>
            <w:tcW w:w="0" w:type="auto"/>
          </w:tcPr>
          <w:p w:rsidR="00CD459A" w:rsidRDefault="00CD459A" w14:paraId="15462EFF" w14:textId="77777777">
            <w:pPr>
              <w:pStyle w:val="Compact"/>
            </w:pPr>
            <w:r>
              <w:t>String</w:t>
            </w:r>
          </w:p>
        </w:tc>
        <w:tc>
          <w:tcPr>
            <w:tcW w:w="0" w:type="auto"/>
          </w:tcPr>
          <w:p w:rsidR="00CD459A" w:rsidRDefault="00CD459A" w14:paraId="4085AF06" w14:textId="77777777">
            <w:pPr>
              <w:pStyle w:val="Compact"/>
            </w:pPr>
            <w:r>
              <w:t>Loại khen thưởng</w:t>
            </w:r>
          </w:p>
        </w:tc>
      </w:tr>
      <w:tr w:rsidR="00FE74AF" w14:paraId="032999D2" w14:textId="77777777">
        <w:tc>
          <w:tcPr>
            <w:tcW w:w="0" w:type="auto"/>
          </w:tcPr>
          <w:p w:rsidR="00CD459A" w:rsidRDefault="00CD459A" w14:paraId="6553FCE2" w14:textId="77777777">
            <w:pPr>
              <w:pStyle w:val="Compact"/>
              <w:jc w:val="center"/>
            </w:pPr>
            <w:r>
              <w:t>2</w:t>
            </w:r>
          </w:p>
        </w:tc>
        <w:tc>
          <w:tcPr>
            <w:tcW w:w="0" w:type="auto"/>
          </w:tcPr>
          <w:p w:rsidR="00CD459A" w:rsidRDefault="00CD459A" w14:paraId="62195C84" w14:textId="77777777">
            <w:pPr>
              <w:pStyle w:val="Compact"/>
            </w:pPr>
            <w:r>
              <w:t>tenKhenThuong</w:t>
            </w:r>
          </w:p>
        </w:tc>
        <w:tc>
          <w:tcPr>
            <w:tcW w:w="0" w:type="auto"/>
          </w:tcPr>
          <w:p w:rsidR="00CD459A" w:rsidRDefault="00CD459A" w14:paraId="01FF1BCF" w14:textId="77777777">
            <w:pPr>
              <w:pStyle w:val="Compact"/>
            </w:pPr>
            <w:r>
              <w:t>String</w:t>
            </w:r>
          </w:p>
        </w:tc>
        <w:tc>
          <w:tcPr>
            <w:tcW w:w="0" w:type="auto"/>
          </w:tcPr>
          <w:p w:rsidR="00CD459A" w:rsidRDefault="00CD459A" w14:paraId="32DA7E3C" w14:textId="77777777">
            <w:pPr>
              <w:pStyle w:val="Compact"/>
            </w:pPr>
            <w:r>
              <w:t>Tên khen thưởng</w:t>
            </w:r>
          </w:p>
        </w:tc>
      </w:tr>
      <w:tr w:rsidR="00FE74AF" w14:paraId="27648765" w14:textId="77777777">
        <w:tc>
          <w:tcPr>
            <w:tcW w:w="0" w:type="auto"/>
          </w:tcPr>
          <w:p w:rsidR="00CD459A" w:rsidRDefault="00CD459A" w14:paraId="6DFEC57C" w14:textId="77777777">
            <w:pPr>
              <w:pStyle w:val="Compact"/>
              <w:jc w:val="center"/>
            </w:pPr>
            <w:r>
              <w:t>3</w:t>
            </w:r>
          </w:p>
        </w:tc>
        <w:tc>
          <w:tcPr>
            <w:tcW w:w="0" w:type="auto"/>
          </w:tcPr>
          <w:p w:rsidR="00CD459A" w:rsidRDefault="00CD459A" w14:paraId="61EB08BA" w14:textId="77777777">
            <w:pPr>
              <w:pStyle w:val="Compact"/>
            </w:pPr>
            <w:r>
              <w:t>soQuyetDinh</w:t>
            </w:r>
          </w:p>
        </w:tc>
        <w:tc>
          <w:tcPr>
            <w:tcW w:w="0" w:type="auto"/>
          </w:tcPr>
          <w:p w:rsidR="00CD459A" w:rsidRDefault="00CD459A" w14:paraId="10BAC0E2" w14:textId="77777777">
            <w:pPr>
              <w:pStyle w:val="Compact"/>
            </w:pPr>
            <w:r>
              <w:t>String</w:t>
            </w:r>
          </w:p>
        </w:tc>
        <w:tc>
          <w:tcPr>
            <w:tcW w:w="0" w:type="auto"/>
          </w:tcPr>
          <w:p w:rsidR="00CD459A" w:rsidRDefault="00CD459A" w14:paraId="6786547F" w14:textId="77777777">
            <w:pPr>
              <w:pStyle w:val="Compact"/>
            </w:pPr>
            <w:r>
              <w:t>Số quyết định</w:t>
            </w:r>
          </w:p>
        </w:tc>
      </w:tr>
      <w:tr w:rsidR="00FE74AF" w14:paraId="7C4C4576" w14:textId="77777777">
        <w:tc>
          <w:tcPr>
            <w:tcW w:w="0" w:type="auto"/>
          </w:tcPr>
          <w:p w:rsidR="00CD459A" w:rsidRDefault="00CD459A" w14:paraId="56AAFFD0" w14:textId="77777777">
            <w:pPr>
              <w:pStyle w:val="Compact"/>
              <w:jc w:val="center"/>
            </w:pPr>
            <w:r>
              <w:t>4</w:t>
            </w:r>
          </w:p>
        </w:tc>
        <w:tc>
          <w:tcPr>
            <w:tcW w:w="0" w:type="auto"/>
          </w:tcPr>
          <w:p w:rsidR="00CD459A" w:rsidRDefault="00CD459A" w14:paraId="7924AB65" w14:textId="77777777">
            <w:pPr>
              <w:pStyle w:val="Compact"/>
            </w:pPr>
            <w:r>
              <w:t>noiDung</w:t>
            </w:r>
          </w:p>
        </w:tc>
        <w:tc>
          <w:tcPr>
            <w:tcW w:w="0" w:type="auto"/>
          </w:tcPr>
          <w:p w:rsidR="00CD459A" w:rsidRDefault="00CD459A" w14:paraId="0ED043EC" w14:textId="77777777">
            <w:pPr>
              <w:pStyle w:val="Compact"/>
            </w:pPr>
            <w:r>
              <w:t>String</w:t>
            </w:r>
          </w:p>
        </w:tc>
        <w:tc>
          <w:tcPr>
            <w:tcW w:w="0" w:type="auto"/>
          </w:tcPr>
          <w:p w:rsidR="00CD459A" w:rsidRDefault="00CD459A" w14:paraId="66CA5C85" w14:textId="77777777">
            <w:pPr>
              <w:pStyle w:val="Compact"/>
            </w:pPr>
            <w:r>
              <w:t>Nội dung khen thưởng</w:t>
            </w:r>
          </w:p>
        </w:tc>
      </w:tr>
      <w:tr w:rsidR="00FE74AF" w14:paraId="58F84DA0" w14:textId="77777777">
        <w:tc>
          <w:tcPr>
            <w:tcW w:w="0" w:type="auto"/>
          </w:tcPr>
          <w:p w:rsidR="00CD459A" w:rsidRDefault="00CD459A" w14:paraId="1511B655" w14:textId="77777777">
            <w:pPr>
              <w:pStyle w:val="Compact"/>
              <w:jc w:val="center"/>
            </w:pPr>
            <w:r>
              <w:t>5</w:t>
            </w:r>
          </w:p>
        </w:tc>
        <w:tc>
          <w:tcPr>
            <w:tcW w:w="0" w:type="auto"/>
          </w:tcPr>
          <w:p w:rsidR="00CD459A" w:rsidRDefault="00CD459A" w14:paraId="638C9519" w14:textId="77777777">
            <w:pPr>
              <w:pStyle w:val="Compact"/>
            </w:pPr>
            <w:r>
              <w:t>soTienThuong</w:t>
            </w:r>
          </w:p>
        </w:tc>
        <w:tc>
          <w:tcPr>
            <w:tcW w:w="0" w:type="auto"/>
          </w:tcPr>
          <w:p w:rsidR="00CD459A" w:rsidRDefault="00CD459A" w14:paraId="2340BF18" w14:textId="77777777">
            <w:pPr>
              <w:pStyle w:val="Compact"/>
            </w:pPr>
            <w:r>
              <w:t>Double</w:t>
            </w:r>
          </w:p>
        </w:tc>
        <w:tc>
          <w:tcPr>
            <w:tcW w:w="0" w:type="auto"/>
          </w:tcPr>
          <w:p w:rsidR="00CD459A" w:rsidRDefault="00CD459A" w14:paraId="05EFBB7D" w14:textId="77777777">
            <w:pPr>
              <w:pStyle w:val="Compact"/>
            </w:pPr>
            <w:r>
              <w:t>Số tiền thưởng</w:t>
            </w:r>
          </w:p>
        </w:tc>
      </w:tr>
    </w:tbl>
    <w:p w:rsidR="00CD459A" w:rsidP="00CD459A" w:rsidRDefault="00EB3AE8" w14:paraId="48C6DB33" w14:textId="77777777">
      <w:r>
        <w:pict w14:anchorId="17EED1F1">
          <v:rect id="_x0000_i1058" style="width:0;height:1.5pt" o:hr="t" o:hrstd="t" o:hralign="center"/>
        </w:pict>
      </w:r>
    </w:p>
    <w:p w:rsidR="00CD459A" w:rsidP="00CD459A" w:rsidRDefault="00CD459A" w14:paraId="0FD418D5" w14:textId="77777777">
      <w:pPr>
        <w:pStyle w:val="Heading3"/>
      </w:pPr>
      <w:bookmarkStart w:name="_Toc223525361" w:id="147"/>
      <w:bookmarkStart w:name="kyluat-kỷ-luật-kế-thừa-danhgia" w:id="148"/>
      <w:bookmarkEnd w:id="146"/>
      <w:r>
        <w:t xml:space="preserve">5.1.30. KyLuat (Kỷ luật) — </w:t>
      </w:r>
      <w:r>
        <w:rPr>
          <w:i/>
          <w:iCs/>
        </w:rPr>
        <w:t>kế thừa DanhGia</w:t>
      </w:r>
      <w:bookmarkEnd w:id="147"/>
    </w:p>
    <w:tbl>
      <w:tblPr>
        <w:tblStyle w:val="Table"/>
        <w:tblW w:w="0" w:type="auto"/>
        <w:tblLook w:val="0020" w:firstRow="1" w:lastRow="0" w:firstColumn="0" w:lastColumn="0" w:noHBand="0" w:noVBand="0"/>
      </w:tblPr>
      <w:tblGrid>
        <w:gridCol w:w="708"/>
        <w:gridCol w:w="1849"/>
        <w:gridCol w:w="1586"/>
        <w:gridCol w:w="1863"/>
      </w:tblGrid>
      <w:tr w:rsidR="00FE74AF" w14:paraId="777F59B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56C96D08" w14:textId="77777777">
            <w:pPr>
              <w:pStyle w:val="Compact"/>
              <w:jc w:val="center"/>
            </w:pPr>
            <w:r>
              <w:t>STT</w:t>
            </w:r>
          </w:p>
        </w:tc>
        <w:tc>
          <w:tcPr>
            <w:tcW w:w="0" w:type="auto"/>
          </w:tcPr>
          <w:p w:rsidR="00CD459A" w:rsidRDefault="00CD459A" w14:paraId="0868BAF4" w14:textId="77777777">
            <w:pPr>
              <w:pStyle w:val="Compact"/>
            </w:pPr>
            <w:r>
              <w:t>Tên thuộc tính</w:t>
            </w:r>
          </w:p>
        </w:tc>
        <w:tc>
          <w:tcPr>
            <w:tcW w:w="0" w:type="auto"/>
          </w:tcPr>
          <w:p w:rsidR="00CD459A" w:rsidRDefault="00CD459A" w14:paraId="34D8DD76" w14:textId="77777777">
            <w:pPr>
              <w:pStyle w:val="Compact"/>
            </w:pPr>
            <w:r>
              <w:t>Kiểu dữ liệu</w:t>
            </w:r>
          </w:p>
        </w:tc>
        <w:tc>
          <w:tcPr>
            <w:tcW w:w="0" w:type="auto"/>
          </w:tcPr>
          <w:p w:rsidR="00CD459A" w:rsidRDefault="00CD459A" w14:paraId="7EB4C1E5" w14:textId="77777777">
            <w:pPr>
              <w:pStyle w:val="Compact"/>
            </w:pPr>
            <w:r>
              <w:t>Mô tả</w:t>
            </w:r>
          </w:p>
        </w:tc>
      </w:tr>
      <w:tr w:rsidR="00FE74AF" w14:paraId="2B00C3CC" w14:textId="77777777">
        <w:tc>
          <w:tcPr>
            <w:tcW w:w="0" w:type="auto"/>
          </w:tcPr>
          <w:p w:rsidR="00CD459A" w:rsidRDefault="00CD459A" w14:paraId="6BA18E21" w14:textId="77777777">
            <w:pPr>
              <w:pStyle w:val="Compact"/>
              <w:jc w:val="center"/>
            </w:pPr>
            <w:r>
              <w:t>1</w:t>
            </w:r>
          </w:p>
        </w:tc>
        <w:tc>
          <w:tcPr>
            <w:tcW w:w="0" w:type="auto"/>
          </w:tcPr>
          <w:p w:rsidR="00CD459A" w:rsidRDefault="00CD459A" w14:paraId="2FD6814C" w14:textId="77777777">
            <w:pPr>
              <w:pStyle w:val="Compact"/>
            </w:pPr>
            <w:r>
              <w:t>loaiKyLuat</w:t>
            </w:r>
          </w:p>
        </w:tc>
        <w:tc>
          <w:tcPr>
            <w:tcW w:w="0" w:type="auto"/>
          </w:tcPr>
          <w:p w:rsidR="00CD459A" w:rsidRDefault="00CD459A" w14:paraId="532B1D72" w14:textId="77777777">
            <w:pPr>
              <w:pStyle w:val="Compact"/>
            </w:pPr>
            <w:r>
              <w:t>String</w:t>
            </w:r>
          </w:p>
        </w:tc>
        <w:tc>
          <w:tcPr>
            <w:tcW w:w="0" w:type="auto"/>
          </w:tcPr>
          <w:p w:rsidR="00CD459A" w:rsidRDefault="00CD459A" w14:paraId="38157A47" w14:textId="77777777">
            <w:pPr>
              <w:pStyle w:val="Compact"/>
            </w:pPr>
            <w:r>
              <w:t>Loại kỷ luật</w:t>
            </w:r>
          </w:p>
        </w:tc>
      </w:tr>
      <w:tr w:rsidR="00FE74AF" w14:paraId="5895DAC3" w14:textId="77777777">
        <w:tc>
          <w:tcPr>
            <w:tcW w:w="0" w:type="auto"/>
          </w:tcPr>
          <w:p w:rsidR="00CD459A" w:rsidRDefault="00CD459A" w14:paraId="57641FF5" w14:textId="77777777">
            <w:pPr>
              <w:pStyle w:val="Compact"/>
              <w:jc w:val="center"/>
            </w:pPr>
            <w:r>
              <w:t>2</w:t>
            </w:r>
          </w:p>
        </w:tc>
        <w:tc>
          <w:tcPr>
            <w:tcW w:w="0" w:type="auto"/>
          </w:tcPr>
          <w:p w:rsidR="00CD459A" w:rsidRDefault="00CD459A" w14:paraId="372AD258" w14:textId="77777777">
            <w:pPr>
              <w:pStyle w:val="Compact"/>
            </w:pPr>
            <w:r>
              <w:t>tenKyLuat</w:t>
            </w:r>
          </w:p>
        </w:tc>
        <w:tc>
          <w:tcPr>
            <w:tcW w:w="0" w:type="auto"/>
          </w:tcPr>
          <w:p w:rsidR="00CD459A" w:rsidRDefault="00CD459A" w14:paraId="00D459BB" w14:textId="77777777">
            <w:pPr>
              <w:pStyle w:val="Compact"/>
            </w:pPr>
            <w:r>
              <w:t>String</w:t>
            </w:r>
          </w:p>
        </w:tc>
        <w:tc>
          <w:tcPr>
            <w:tcW w:w="0" w:type="auto"/>
          </w:tcPr>
          <w:p w:rsidR="00CD459A" w:rsidRDefault="00CD459A" w14:paraId="6D8313A7" w14:textId="77777777">
            <w:pPr>
              <w:pStyle w:val="Compact"/>
            </w:pPr>
            <w:r>
              <w:t>Tên kỷ luật</w:t>
            </w:r>
          </w:p>
        </w:tc>
      </w:tr>
      <w:tr w:rsidR="00FE74AF" w14:paraId="264FDA24" w14:textId="77777777">
        <w:tc>
          <w:tcPr>
            <w:tcW w:w="0" w:type="auto"/>
          </w:tcPr>
          <w:p w:rsidR="00CD459A" w:rsidRDefault="00CD459A" w14:paraId="07F66234" w14:textId="77777777">
            <w:pPr>
              <w:pStyle w:val="Compact"/>
              <w:jc w:val="center"/>
            </w:pPr>
            <w:r>
              <w:t>3</w:t>
            </w:r>
          </w:p>
        </w:tc>
        <w:tc>
          <w:tcPr>
            <w:tcW w:w="0" w:type="auto"/>
          </w:tcPr>
          <w:p w:rsidR="00CD459A" w:rsidRDefault="00CD459A" w14:paraId="122225EE" w14:textId="77777777">
            <w:pPr>
              <w:pStyle w:val="Compact"/>
            </w:pPr>
            <w:r>
              <w:t>lyDo</w:t>
            </w:r>
          </w:p>
        </w:tc>
        <w:tc>
          <w:tcPr>
            <w:tcW w:w="0" w:type="auto"/>
          </w:tcPr>
          <w:p w:rsidR="00CD459A" w:rsidRDefault="00CD459A" w14:paraId="4315E86A" w14:textId="77777777">
            <w:pPr>
              <w:pStyle w:val="Compact"/>
            </w:pPr>
            <w:r>
              <w:t>String</w:t>
            </w:r>
          </w:p>
        </w:tc>
        <w:tc>
          <w:tcPr>
            <w:tcW w:w="0" w:type="auto"/>
          </w:tcPr>
          <w:p w:rsidR="00CD459A" w:rsidRDefault="00CD459A" w14:paraId="3A81F2E4" w14:textId="77777777">
            <w:pPr>
              <w:pStyle w:val="Compact"/>
            </w:pPr>
            <w:r>
              <w:t>Lý do kỷ luật</w:t>
            </w:r>
          </w:p>
        </w:tc>
      </w:tr>
      <w:tr w:rsidR="00FE74AF" w14:paraId="2E67E0F3" w14:textId="77777777">
        <w:tc>
          <w:tcPr>
            <w:tcW w:w="0" w:type="auto"/>
          </w:tcPr>
          <w:p w:rsidR="00CD459A" w:rsidRDefault="00CD459A" w14:paraId="60704B3A" w14:textId="77777777">
            <w:pPr>
              <w:pStyle w:val="Compact"/>
              <w:jc w:val="center"/>
            </w:pPr>
            <w:r>
              <w:t>4</w:t>
            </w:r>
          </w:p>
        </w:tc>
        <w:tc>
          <w:tcPr>
            <w:tcW w:w="0" w:type="auto"/>
          </w:tcPr>
          <w:p w:rsidR="00CD459A" w:rsidRDefault="00CD459A" w14:paraId="4F02DA18" w14:textId="77777777">
            <w:pPr>
              <w:pStyle w:val="Compact"/>
            </w:pPr>
            <w:r>
              <w:t>hinhThucXuLy</w:t>
            </w:r>
          </w:p>
        </w:tc>
        <w:tc>
          <w:tcPr>
            <w:tcW w:w="0" w:type="auto"/>
          </w:tcPr>
          <w:p w:rsidR="00CD459A" w:rsidRDefault="00CD459A" w14:paraId="3B75A562" w14:textId="77777777">
            <w:pPr>
              <w:pStyle w:val="Compact"/>
            </w:pPr>
            <w:r>
              <w:t>String</w:t>
            </w:r>
          </w:p>
        </w:tc>
        <w:tc>
          <w:tcPr>
            <w:tcW w:w="0" w:type="auto"/>
          </w:tcPr>
          <w:p w:rsidR="00CD459A" w:rsidRDefault="00CD459A" w14:paraId="2B567233" w14:textId="77777777">
            <w:pPr>
              <w:pStyle w:val="Compact"/>
            </w:pPr>
            <w:r>
              <w:t>Hình thức xử lý</w:t>
            </w:r>
          </w:p>
        </w:tc>
      </w:tr>
    </w:tbl>
    <w:p w:rsidR="00CD459A" w:rsidP="00CD459A" w:rsidRDefault="00EB3AE8" w14:paraId="622D9C9F" w14:textId="77777777">
      <w:r>
        <w:pict w14:anchorId="3FF8BBDB">
          <v:rect id="_x0000_i1059" style="width:0;height:1.5pt" o:hr="t" o:hrstd="t" o:hralign="center"/>
        </w:pict>
      </w:r>
    </w:p>
    <w:p w:rsidR="00CD459A" w:rsidP="00CD459A" w:rsidRDefault="00CD459A" w14:paraId="0ADE7182" w14:textId="77777777">
      <w:pPr>
        <w:pStyle w:val="Heading3"/>
      </w:pPr>
      <w:bookmarkStart w:name="_Toc223525362" w:id="149"/>
      <w:bookmarkStart w:name="khoadaotao-khóa-đào-tạo" w:id="150"/>
      <w:bookmarkEnd w:id="148"/>
      <w:r>
        <w:t>5.1.31. KhoaDaoTao (Khóa đào tạo)</w:t>
      </w:r>
      <w:bookmarkEnd w:id="149"/>
    </w:p>
    <w:tbl>
      <w:tblPr>
        <w:tblStyle w:val="Table"/>
        <w:tblW w:w="0" w:type="auto"/>
        <w:tblLook w:val="0020" w:firstRow="1" w:lastRow="0" w:firstColumn="0" w:lastColumn="0" w:noHBand="0" w:noVBand="0"/>
      </w:tblPr>
      <w:tblGrid>
        <w:gridCol w:w="708"/>
        <w:gridCol w:w="2932"/>
        <w:gridCol w:w="2714"/>
        <w:gridCol w:w="2423"/>
      </w:tblGrid>
      <w:tr w:rsidR="00FE74AF" w14:paraId="6F1B5FE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12B5315E" w14:textId="77777777">
            <w:pPr>
              <w:pStyle w:val="Compact"/>
              <w:jc w:val="center"/>
            </w:pPr>
            <w:r>
              <w:t>STT</w:t>
            </w:r>
          </w:p>
        </w:tc>
        <w:tc>
          <w:tcPr>
            <w:tcW w:w="0" w:type="auto"/>
          </w:tcPr>
          <w:p w:rsidR="00CD459A" w:rsidRDefault="00CD459A" w14:paraId="4C338BE9" w14:textId="77777777">
            <w:pPr>
              <w:pStyle w:val="Compact"/>
            </w:pPr>
            <w:r>
              <w:t>Tên thuộc tính</w:t>
            </w:r>
          </w:p>
        </w:tc>
        <w:tc>
          <w:tcPr>
            <w:tcW w:w="0" w:type="auto"/>
          </w:tcPr>
          <w:p w:rsidR="00CD459A" w:rsidRDefault="00CD459A" w14:paraId="708B3C4A" w14:textId="77777777">
            <w:pPr>
              <w:pStyle w:val="Compact"/>
            </w:pPr>
            <w:r>
              <w:t>Kiểu dữ liệu</w:t>
            </w:r>
          </w:p>
        </w:tc>
        <w:tc>
          <w:tcPr>
            <w:tcW w:w="0" w:type="auto"/>
          </w:tcPr>
          <w:p w:rsidR="00CD459A" w:rsidRDefault="00CD459A" w14:paraId="2894CA23" w14:textId="77777777">
            <w:pPr>
              <w:pStyle w:val="Compact"/>
            </w:pPr>
            <w:r>
              <w:t>Mô tả</w:t>
            </w:r>
          </w:p>
        </w:tc>
      </w:tr>
      <w:tr w:rsidR="00FE74AF" w14:paraId="1AB4482E" w14:textId="77777777">
        <w:tc>
          <w:tcPr>
            <w:tcW w:w="0" w:type="auto"/>
          </w:tcPr>
          <w:p w:rsidR="00CD459A" w:rsidRDefault="00CD459A" w14:paraId="083A194D" w14:textId="77777777">
            <w:pPr>
              <w:pStyle w:val="Compact"/>
              <w:jc w:val="center"/>
            </w:pPr>
            <w:r>
              <w:t>1</w:t>
            </w:r>
          </w:p>
        </w:tc>
        <w:tc>
          <w:tcPr>
            <w:tcW w:w="0" w:type="auto"/>
          </w:tcPr>
          <w:p w:rsidR="00CD459A" w:rsidRDefault="00CD459A" w14:paraId="37E95B71" w14:textId="77777777">
            <w:pPr>
              <w:pStyle w:val="Compact"/>
            </w:pPr>
            <w:r>
              <w:t>tenKhoaDaoTao</w:t>
            </w:r>
          </w:p>
        </w:tc>
        <w:tc>
          <w:tcPr>
            <w:tcW w:w="0" w:type="auto"/>
          </w:tcPr>
          <w:p w:rsidR="00CD459A" w:rsidRDefault="00CD459A" w14:paraId="0E65C7EF" w14:textId="77777777">
            <w:pPr>
              <w:pStyle w:val="Compact"/>
            </w:pPr>
            <w:r>
              <w:t>String</w:t>
            </w:r>
          </w:p>
        </w:tc>
        <w:tc>
          <w:tcPr>
            <w:tcW w:w="0" w:type="auto"/>
          </w:tcPr>
          <w:p w:rsidR="00CD459A" w:rsidRDefault="00CD459A" w14:paraId="71B3D30B" w14:textId="77777777">
            <w:pPr>
              <w:pStyle w:val="Compact"/>
            </w:pPr>
            <w:r>
              <w:t>Tên khóa đào tạo</w:t>
            </w:r>
          </w:p>
        </w:tc>
      </w:tr>
      <w:tr w:rsidR="00FE74AF" w14:paraId="77DF5E7C" w14:textId="77777777">
        <w:tc>
          <w:tcPr>
            <w:tcW w:w="0" w:type="auto"/>
          </w:tcPr>
          <w:p w:rsidR="00CD459A" w:rsidRDefault="00CD459A" w14:paraId="1141D7DE" w14:textId="77777777">
            <w:pPr>
              <w:pStyle w:val="Compact"/>
              <w:jc w:val="center"/>
            </w:pPr>
            <w:r>
              <w:t>2</w:t>
            </w:r>
          </w:p>
        </w:tc>
        <w:tc>
          <w:tcPr>
            <w:tcW w:w="0" w:type="auto"/>
          </w:tcPr>
          <w:p w:rsidR="00CD459A" w:rsidRDefault="00CD459A" w14:paraId="26031A3F" w14:textId="77777777">
            <w:pPr>
              <w:pStyle w:val="Compact"/>
            </w:pPr>
            <w:r>
              <w:t>loaiKhoaDaoTao</w:t>
            </w:r>
          </w:p>
        </w:tc>
        <w:tc>
          <w:tcPr>
            <w:tcW w:w="0" w:type="auto"/>
          </w:tcPr>
          <w:p w:rsidR="00CD459A" w:rsidRDefault="00CD459A" w14:paraId="60129802" w14:textId="77777777">
            <w:pPr>
              <w:pStyle w:val="Compact"/>
            </w:pPr>
            <w:r>
              <w:t>String</w:t>
            </w:r>
          </w:p>
        </w:tc>
        <w:tc>
          <w:tcPr>
            <w:tcW w:w="0" w:type="auto"/>
          </w:tcPr>
          <w:p w:rsidR="00CD459A" w:rsidRDefault="00CD459A" w14:paraId="445E7C9D" w14:textId="77777777">
            <w:pPr>
              <w:pStyle w:val="Compact"/>
            </w:pPr>
            <w:r>
              <w:t>Loại khóa đào tạo</w:t>
            </w:r>
          </w:p>
        </w:tc>
      </w:tr>
      <w:tr w:rsidR="00FE74AF" w14:paraId="054EB2D4" w14:textId="77777777">
        <w:tc>
          <w:tcPr>
            <w:tcW w:w="0" w:type="auto"/>
          </w:tcPr>
          <w:p w:rsidR="00CD459A" w:rsidRDefault="00CD459A" w14:paraId="4F38B7E0" w14:textId="77777777">
            <w:pPr>
              <w:pStyle w:val="Compact"/>
              <w:jc w:val="center"/>
            </w:pPr>
            <w:r>
              <w:t>3</w:t>
            </w:r>
          </w:p>
        </w:tc>
        <w:tc>
          <w:tcPr>
            <w:tcW w:w="0" w:type="auto"/>
          </w:tcPr>
          <w:p w:rsidR="00CD459A" w:rsidRDefault="00CD459A" w14:paraId="4DF2FDE4" w14:textId="77777777">
            <w:pPr>
              <w:pStyle w:val="Compact"/>
            </w:pPr>
            <w:r>
              <w:t>thoiGianBatDau</w:t>
            </w:r>
          </w:p>
        </w:tc>
        <w:tc>
          <w:tcPr>
            <w:tcW w:w="0" w:type="auto"/>
          </w:tcPr>
          <w:p w:rsidR="00CD459A" w:rsidRDefault="00CD459A" w14:paraId="7E02F4C8" w14:textId="77777777">
            <w:pPr>
              <w:pStyle w:val="Compact"/>
            </w:pPr>
            <w:r>
              <w:t>Date</w:t>
            </w:r>
          </w:p>
        </w:tc>
        <w:tc>
          <w:tcPr>
            <w:tcW w:w="0" w:type="auto"/>
          </w:tcPr>
          <w:p w:rsidR="00CD459A" w:rsidRDefault="00CD459A" w14:paraId="52759E82" w14:textId="77777777">
            <w:pPr>
              <w:pStyle w:val="Compact"/>
            </w:pPr>
            <w:r>
              <w:t>Thời gian bắt đầu</w:t>
            </w:r>
          </w:p>
        </w:tc>
      </w:tr>
      <w:tr w:rsidR="00FE74AF" w14:paraId="733CE009" w14:textId="77777777">
        <w:tc>
          <w:tcPr>
            <w:tcW w:w="0" w:type="auto"/>
          </w:tcPr>
          <w:p w:rsidR="00CD459A" w:rsidRDefault="00CD459A" w14:paraId="372F1B13" w14:textId="77777777">
            <w:pPr>
              <w:pStyle w:val="Compact"/>
              <w:jc w:val="center"/>
            </w:pPr>
            <w:r>
              <w:t>4</w:t>
            </w:r>
          </w:p>
        </w:tc>
        <w:tc>
          <w:tcPr>
            <w:tcW w:w="0" w:type="auto"/>
          </w:tcPr>
          <w:p w:rsidR="00CD459A" w:rsidRDefault="00CD459A" w14:paraId="252E7A40" w14:textId="77777777">
            <w:pPr>
              <w:pStyle w:val="Compact"/>
            </w:pPr>
            <w:r>
              <w:t>thoiGianKetThuc</w:t>
            </w:r>
          </w:p>
        </w:tc>
        <w:tc>
          <w:tcPr>
            <w:tcW w:w="0" w:type="auto"/>
          </w:tcPr>
          <w:p w:rsidR="00CD459A" w:rsidRDefault="00CD459A" w14:paraId="0314B4A2" w14:textId="77777777">
            <w:pPr>
              <w:pStyle w:val="Compact"/>
            </w:pPr>
            <w:r>
              <w:t>Date</w:t>
            </w:r>
          </w:p>
        </w:tc>
        <w:tc>
          <w:tcPr>
            <w:tcW w:w="0" w:type="auto"/>
          </w:tcPr>
          <w:p w:rsidR="00CD459A" w:rsidRDefault="00CD459A" w14:paraId="4C6253FD" w14:textId="77777777">
            <w:pPr>
              <w:pStyle w:val="Compact"/>
            </w:pPr>
            <w:r>
              <w:t>Thời gian kết thúc</w:t>
            </w:r>
          </w:p>
        </w:tc>
      </w:tr>
      <w:tr w:rsidR="00FE74AF" w14:paraId="21BB0BF9" w14:textId="77777777">
        <w:tc>
          <w:tcPr>
            <w:tcW w:w="0" w:type="auto"/>
          </w:tcPr>
          <w:p w:rsidR="00CD459A" w:rsidRDefault="00CD459A" w14:paraId="016BA2EC" w14:textId="77777777">
            <w:pPr>
              <w:pStyle w:val="Compact"/>
              <w:jc w:val="center"/>
            </w:pPr>
            <w:r>
              <w:t>5</w:t>
            </w:r>
          </w:p>
        </w:tc>
        <w:tc>
          <w:tcPr>
            <w:tcW w:w="0" w:type="auto"/>
          </w:tcPr>
          <w:p w:rsidR="00CD459A" w:rsidRDefault="00CD459A" w14:paraId="1955EFB5" w14:textId="77777777">
            <w:pPr>
              <w:pStyle w:val="Compact"/>
            </w:pPr>
            <w:r>
              <w:t>diaDiem</w:t>
            </w:r>
          </w:p>
        </w:tc>
        <w:tc>
          <w:tcPr>
            <w:tcW w:w="0" w:type="auto"/>
          </w:tcPr>
          <w:p w:rsidR="00CD459A" w:rsidRDefault="00CD459A" w14:paraId="10D9C089" w14:textId="77777777">
            <w:pPr>
              <w:pStyle w:val="Compact"/>
            </w:pPr>
            <w:r>
              <w:t>String</w:t>
            </w:r>
          </w:p>
        </w:tc>
        <w:tc>
          <w:tcPr>
            <w:tcW w:w="0" w:type="auto"/>
          </w:tcPr>
          <w:p w:rsidR="00CD459A" w:rsidRDefault="00CD459A" w14:paraId="0CBBF538" w14:textId="77777777">
            <w:pPr>
              <w:pStyle w:val="Compact"/>
            </w:pPr>
            <w:r>
              <w:t>Địa điểm</w:t>
            </w:r>
          </w:p>
        </w:tc>
      </w:tr>
      <w:tr w:rsidR="00FE74AF" w14:paraId="2E0654F8" w14:textId="77777777">
        <w:tc>
          <w:tcPr>
            <w:tcW w:w="0" w:type="auto"/>
          </w:tcPr>
          <w:p w:rsidR="00CD459A" w:rsidRDefault="00CD459A" w14:paraId="1FC70825" w14:textId="77777777">
            <w:pPr>
              <w:pStyle w:val="Compact"/>
              <w:jc w:val="center"/>
            </w:pPr>
            <w:r>
              <w:t>6</w:t>
            </w:r>
          </w:p>
        </w:tc>
        <w:tc>
          <w:tcPr>
            <w:tcW w:w="0" w:type="auto"/>
          </w:tcPr>
          <w:p w:rsidR="00CD459A" w:rsidRDefault="00CD459A" w14:paraId="31902382" w14:textId="77777777">
            <w:pPr>
              <w:pStyle w:val="Compact"/>
            </w:pPr>
            <w:r>
              <w:t>kinhPhi</w:t>
            </w:r>
          </w:p>
        </w:tc>
        <w:tc>
          <w:tcPr>
            <w:tcW w:w="0" w:type="auto"/>
          </w:tcPr>
          <w:p w:rsidR="00CD459A" w:rsidRDefault="00CD459A" w14:paraId="01AF0CEE" w14:textId="77777777">
            <w:pPr>
              <w:pStyle w:val="Compact"/>
            </w:pPr>
            <w:r>
              <w:t>Double</w:t>
            </w:r>
          </w:p>
        </w:tc>
        <w:tc>
          <w:tcPr>
            <w:tcW w:w="0" w:type="auto"/>
          </w:tcPr>
          <w:p w:rsidR="00CD459A" w:rsidRDefault="00CD459A" w14:paraId="338FC85D" w14:textId="77777777">
            <w:pPr>
              <w:pStyle w:val="Compact"/>
            </w:pPr>
            <w:r>
              <w:t>Kinh phí</w:t>
            </w:r>
          </w:p>
        </w:tc>
      </w:tr>
      <w:tr w:rsidR="00FE74AF" w14:paraId="1E78BFD4" w14:textId="77777777">
        <w:tc>
          <w:tcPr>
            <w:tcW w:w="0" w:type="auto"/>
          </w:tcPr>
          <w:p w:rsidR="00CD459A" w:rsidRDefault="00CD459A" w14:paraId="43F67144" w14:textId="77777777">
            <w:pPr>
              <w:pStyle w:val="Compact"/>
              <w:jc w:val="center"/>
            </w:pPr>
            <w:r>
              <w:t>7</w:t>
            </w:r>
          </w:p>
        </w:tc>
        <w:tc>
          <w:tcPr>
            <w:tcW w:w="0" w:type="auto"/>
          </w:tcPr>
          <w:p w:rsidR="00CD459A" w:rsidRDefault="00CD459A" w14:paraId="6064249E" w14:textId="77777777">
            <w:pPr>
              <w:pStyle w:val="Compact"/>
            </w:pPr>
            <w:r>
              <w:t>camKetSauDaoTao</w:t>
            </w:r>
          </w:p>
        </w:tc>
        <w:tc>
          <w:tcPr>
            <w:tcW w:w="0" w:type="auto"/>
          </w:tcPr>
          <w:p w:rsidR="00CD459A" w:rsidRDefault="00CD459A" w14:paraId="7CDD9A8F" w14:textId="77777777">
            <w:pPr>
              <w:pStyle w:val="Compact"/>
            </w:pPr>
            <w:r>
              <w:t>String</w:t>
            </w:r>
          </w:p>
        </w:tc>
        <w:tc>
          <w:tcPr>
            <w:tcW w:w="0" w:type="auto"/>
          </w:tcPr>
          <w:p w:rsidR="00CD459A" w:rsidRDefault="00CD459A" w14:paraId="5C7F65FF" w14:textId="77777777">
            <w:pPr>
              <w:pStyle w:val="Compact"/>
            </w:pPr>
            <w:r>
              <w:t>Cam kết sau đào tạo</w:t>
            </w:r>
          </w:p>
        </w:tc>
      </w:tr>
      <w:tr w:rsidR="00FE74AF" w14:paraId="035EEB03" w14:textId="77777777">
        <w:tc>
          <w:tcPr>
            <w:tcW w:w="0" w:type="auto"/>
          </w:tcPr>
          <w:p w:rsidR="00CD459A" w:rsidRDefault="00CD459A" w14:paraId="1963F9D7" w14:textId="77777777">
            <w:pPr>
              <w:pStyle w:val="Compact"/>
              <w:jc w:val="center"/>
            </w:pPr>
            <w:r>
              <w:t>8</w:t>
            </w:r>
          </w:p>
        </w:tc>
        <w:tc>
          <w:tcPr>
            <w:tcW w:w="0" w:type="auto"/>
          </w:tcPr>
          <w:p w:rsidR="00CD459A" w:rsidRDefault="00CD459A" w14:paraId="2B746E12" w14:textId="77777777">
            <w:pPr>
              <w:pStyle w:val="Compact"/>
            </w:pPr>
            <w:r>
              <w:t>tenChungChi</w:t>
            </w:r>
          </w:p>
        </w:tc>
        <w:tc>
          <w:tcPr>
            <w:tcW w:w="0" w:type="auto"/>
          </w:tcPr>
          <w:p w:rsidR="00CD459A" w:rsidRDefault="00CD459A" w14:paraId="2CAF6E86" w14:textId="77777777">
            <w:pPr>
              <w:pStyle w:val="Compact"/>
            </w:pPr>
            <w:r>
              <w:t>String</w:t>
            </w:r>
          </w:p>
        </w:tc>
        <w:tc>
          <w:tcPr>
            <w:tcW w:w="0" w:type="auto"/>
          </w:tcPr>
          <w:p w:rsidR="00CD459A" w:rsidRDefault="00CD459A" w14:paraId="612FD72E" w14:textId="77777777">
            <w:pPr>
              <w:pStyle w:val="Compact"/>
            </w:pPr>
            <w:r>
              <w:t>Tên chứng chỉ</w:t>
            </w:r>
          </w:p>
        </w:tc>
      </w:tr>
      <w:tr w:rsidR="00FE74AF" w14:paraId="10678178" w14:textId="77777777">
        <w:tc>
          <w:tcPr>
            <w:tcW w:w="0" w:type="auto"/>
          </w:tcPr>
          <w:p w:rsidR="00CD459A" w:rsidRDefault="00CD459A" w14:paraId="6B6A89C2" w14:textId="77777777">
            <w:pPr>
              <w:pStyle w:val="Compact"/>
              <w:jc w:val="center"/>
            </w:pPr>
            <w:r>
              <w:t>9</w:t>
            </w:r>
          </w:p>
        </w:tc>
        <w:tc>
          <w:tcPr>
            <w:tcW w:w="0" w:type="auto"/>
          </w:tcPr>
          <w:p w:rsidR="00CD459A" w:rsidRDefault="00CD459A" w14:paraId="7133D61A" w14:textId="77777777">
            <w:pPr>
              <w:pStyle w:val="Compact"/>
            </w:pPr>
            <w:r>
              <w:t>loaiChungChi</w:t>
            </w:r>
          </w:p>
        </w:tc>
        <w:tc>
          <w:tcPr>
            <w:tcW w:w="0" w:type="auto"/>
          </w:tcPr>
          <w:p w:rsidR="00CD459A" w:rsidRDefault="00CD459A" w14:paraId="6CA9A2BF" w14:textId="77777777">
            <w:pPr>
              <w:pStyle w:val="Compact"/>
            </w:pPr>
            <w:r>
              <w:t>String</w:t>
            </w:r>
          </w:p>
        </w:tc>
        <w:tc>
          <w:tcPr>
            <w:tcW w:w="0" w:type="auto"/>
          </w:tcPr>
          <w:p w:rsidR="00CD459A" w:rsidRDefault="00CD459A" w14:paraId="42D56A9B" w14:textId="77777777">
            <w:pPr>
              <w:pStyle w:val="Compact"/>
            </w:pPr>
            <w:r>
              <w:t>Loại chứng chỉ</w:t>
            </w:r>
          </w:p>
        </w:tc>
      </w:tr>
      <w:tr w:rsidR="00FE74AF" w14:paraId="336025E6" w14:textId="77777777">
        <w:tc>
          <w:tcPr>
            <w:tcW w:w="0" w:type="auto"/>
          </w:tcPr>
          <w:p w:rsidR="00CD459A" w:rsidRDefault="00CD459A" w14:paraId="6DDEA52B" w14:textId="77777777">
            <w:pPr>
              <w:pStyle w:val="Compact"/>
              <w:jc w:val="center"/>
            </w:pPr>
            <w:r>
              <w:t>10</w:t>
            </w:r>
          </w:p>
        </w:tc>
        <w:tc>
          <w:tcPr>
            <w:tcW w:w="0" w:type="auto"/>
          </w:tcPr>
          <w:p w:rsidR="00CD459A" w:rsidRDefault="00CD459A" w14:paraId="117354E4" w14:textId="77777777">
            <w:pPr>
              <w:pStyle w:val="Compact"/>
            </w:pPr>
            <w:r>
              <w:t>thoiGianMoDangKy_Tu</w:t>
            </w:r>
          </w:p>
        </w:tc>
        <w:tc>
          <w:tcPr>
            <w:tcW w:w="0" w:type="auto"/>
          </w:tcPr>
          <w:p w:rsidR="00CD459A" w:rsidRDefault="00CD459A" w14:paraId="108C6275" w14:textId="77777777">
            <w:pPr>
              <w:pStyle w:val="Compact"/>
            </w:pPr>
            <w:r>
              <w:t>Date</w:t>
            </w:r>
          </w:p>
        </w:tc>
        <w:tc>
          <w:tcPr>
            <w:tcW w:w="0" w:type="auto"/>
          </w:tcPr>
          <w:p w:rsidR="00CD459A" w:rsidRDefault="00CD459A" w14:paraId="74A9DBBF" w14:textId="77777777">
            <w:pPr>
              <w:pStyle w:val="Compact"/>
            </w:pPr>
            <w:r>
              <w:t>Thời gian mở đăng ký (từ)</w:t>
            </w:r>
          </w:p>
        </w:tc>
      </w:tr>
      <w:tr w:rsidR="00FE74AF" w14:paraId="498D60E4" w14:textId="77777777">
        <w:tc>
          <w:tcPr>
            <w:tcW w:w="0" w:type="auto"/>
          </w:tcPr>
          <w:p w:rsidR="00CD459A" w:rsidRDefault="00CD459A" w14:paraId="0A9AB79C" w14:textId="77777777">
            <w:pPr>
              <w:pStyle w:val="Compact"/>
              <w:jc w:val="center"/>
            </w:pPr>
            <w:r>
              <w:t>11</w:t>
            </w:r>
          </w:p>
        </w:tc>
        <w:tc>
          <w:tcPr>
            <w:tcW w:w="0" w:type="auto"/>
          </w:tcPr>
          <w:p w:rsidR="00CD459A" w:rsidRDefault="00CD459A" w14:paraId="6C8280FC" w14:textId="77777777">
            <w:pPr>
              <w:pStyle w:val="Compact"/>
            </w:pPr>
            <w:r>
              <w:t>thoiGianMoDangKy_Den</w:t>
            </w:r>
          </w:p>
        </w:tc>
        <w:tc>
          <w:tcPr>
            <w:tcW w:w="0" w:type="auto"/>
          </w:tcPr>
          <w:p w:rsidR="00CD459A" w:rsidRDefault="00CD459A" w14:paraId="659B2EEB" w14:textId="77777777">
            <w:pPr>
              <w:pStyle w:val="Compact"/>
            </w:pPr>
            <w:r>
              <w:t>Date</w:t>
            </w:r>
          </w:p>
        </w:tc>
        <w:tc>
          <w:tcPr>
            <w:tcW w:w="0" w:type="auto"/>
          </w:tcPr>
          <w:p w:rsidR="00CD459A" w:rsidRDefault="00CD459A" w14:paraId="0D63D274" w14:textId="77777777">
            <w:pPr>
              <w:pStyle w:val="Compact"/>
            </w:pPr>
            <w:r>
              <w:t>Thời gian mở đăng ký (đến)</w:t>
            </w:r>
          </w:p>
        </w:tc>
      </w:tr>
      <w:tr w:rsidR="00FE74AF" w14:paraId="31A3F3B0" w14:textId="77777777">
        <w:tc>
          <w:tcPr>
            <w:tcW w:w="0" w:type="auto"/>
          </w:tcPr>
          <w:p w:rsidR="00CD459A" w:rsidRDefault="00CD459A" w14:paraId="4FCADFDF" w14:textId="77777777">
            <w:pPr>
              <w:pStyle w:val="Compact"/>
              <w:jc w:val="center"/>
            </w:pPr>
            <w:r>
              <w:t>12</w:t>
            </w:r>
          </w:p>
        </w:tc>
        <w:tc>
          <w:tcPr>
            <w:tcW w:w="0" w:type="auto"/>
          </w:tcPr>
          <w:p w:rsidR="00CD459A" w:rsidRDefault="00CD459A" w14:paraId="34FB4E12" w14:textId="77777777">
            <w:pPr>
              <w:pStyle w:val="Compact"/>
            </w:pPr>
            <w:r>
              <w:t>gioiHanSoNguoi</w:t>
            </w:r>
          </w:p>
        </w:tc>
        <w:tc>
          <w:tcPr>
            <w:tcW w:w="0" w:type="auto"/>
          </w:tcPr>
          <w:p w:rsidR="00CD459A" w:rsidRDefault="00CD459A" w14:paraId="27EEDD23" w14:textId="77777777">
            <w:pPr>
              <w:pStyle w:val="Compact"/>
            </w:pPr>
            <w:r>
              <w:t>Int</w:t>
            </w:r>
          </w:p>
        </w:tc>
        <w:tc>
          <w:tcPr>
            <w:tcW w:w="0" w:type="auto"/>
          </w:tcPr>
          <w:p w:rsidR="00CD459A" w:rsidRDefault="00CD459A" w14:paraId="11A63DF7" w14:textId="77777777">
            <w:pPr>
              <w:pStyle w:val="Compact"/>
            </w:pPr>
            <w:r>
              <w:t>Giới hạn số người</w:t>
            </w:r>
          </w:p>
        </w:tc>
      </w:tr>
      <w:tr w:rsidR="00FE74AF" w14:paraId="79E1CFA2" w14:textId="77777777">
        <w:tc>
          <w:tcPr>
            <w:tcW w:w="0" w:type="auto"/>
          </w:tcPr>
          <w:p w:rsidR="00CD459A" w:rsidRDefault="00CD459A" w14:paraId="79C8814C" w14:textId="77777777">
            <w:pPr>
              <w:pStyle w:val="Compact"/>
              <w:jc w:val="center"/>
            </w:pPr>
            <w:r>
              <w:t>13</w:t>
            </w:r>
          </w:p>
        </w:tc>
        <w:tc>
          <w:tcPr>
            <w:tcW w:w="0" w:type="auto"/>
          </w:tcPr>
          <w:p w:rsidR="00CD459A" w:rsidRDefault="00CD459A" w14:paraId="1C154310" w14:textId="77777777">
            <w:pPr>
              <w:pStyle w:val="Compact"/>
            </w:pPr>
            <w:r>
              <w:t>trangThai</w:t>
            </w:r>
          </w:p>
        </w:tc>
        <w:tc>
          <w:tcPr>
            <w:tcW w:w="0" w:type="auto"/>
          </w:tcPr>
          <w:p w:rsidR="00CD459A" w:rsidRDefault="00CD459A" w14:paraId="76BA796D" w14:textId="77777777">
            <w:pPr>
              <w:pStyle w:val="Compact"/>
            </w:pPr>
            <w:r>
              <w:t>TrangThaiKhoaDaoTao</w:t>
            </w:r>
          </w:p>
        </w:tc>
        <w:tc>
          <w:tcPr>
            <w:tcW w:w="0" w:type="auto"/>
          </w:tcPr>
          <w:p w:rsidR="00CD459A" w:rsidRDefault="00CD459A" w14:paraId="6AD148C6" w14:textId="77777777">
            <w:pPr>
              <w:pStyle w:val="Compact"/>
            </w:pPr>
            <w:r>
              <w:t>Trạng thái khóa đào tạo</w:t>
            </w:r>
          </w:p>
        </w:tc>
      </w:tr>
    </w:tbl>
    <w:p w:rsidR="00CD459A" w:rsidP="00CD459A" w:rsidRDefault="00EB3AE8" w14:paraId="66E775DB" w14:textId="77777777">
      <w:r>
        <w:pict w14:anchorId="444B87F7">
          <v:rect id="_x0000_i1060" style="width:0;height:1.5pt" o:hr="t" o:hrstd="t" o:hralign="center"/>
        </w:pict>
      </w:r>
    </w:p>
    <w:p w:rsidR="00CD459A" w:rsidP="00CD459A" w:rsidRDefault="00CD459A" w14:paraId="58A14413" w14:textId="77777777">
      <w:pPr>
        <w:pStyle w:val="Heading3"/>
      </w:pPr>
      <w:bookmarkStart w:name="_Toc223525363" w:id="151"/>
      <w:bookmarkStart w:name="dangkydaotao-đăng-ký-đào-tạo" w:id="152"/>
      <w:bookmarkEnd w:id="150"/>
      <w:r>
        <w:t>5.1.32. DangKyDaoTao (Đăng ký đào tạo)</w:t>
      </w:r>
      <w:bookmarkEnd w:id="151"/>
    </w:p>
    <w:tbl>
      <w:tblPr>
        <w:tblStyle w:val="Table"/>
        <w:tblW w:w="0" w:type="auto"/>
        <w:tblLook w:val="0020" w:firstRow="1" w:lastRow="0" w:firstColumn="0" w:lastColumn="0" w:noHBand="0" w:noVBand="0"/>
      </w:tblPr>
      <w:tblGrid>
        <w:gridCol w:w="708"/>
        <w:gridCol w:w="2209"/>
        <w:gridCol w:w="2296"/>
        <w:gridCol w:w="2260"/>
      </w:tblGrid>
      <w:tr w:rsidR="00FE74AF" w14:paraId="38BB8DF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3DBD6DDC" w14:textId="77777777">
            <w:pPr>
              <w:pStyle w:val="Compact"/>
              <w:jc w:val="center"/>
            </w:pPr>
            <w:r>
              <w:t>STT</w:t>
            </w:r>
          </w:p>
        </w:tc>
        <w:tc>
          <w:tcPr>
            <w:tcW w:w="0" w:type="auto"/>
          </w:tcPr>
          <w:p w:rsidR="00CD459A" w:rsidRDefault="00CD459A" w14:paraId="272C6C69" w14:textId="77777777">
            <w:pPr>
              <w:pStyle w:val="Compact"/>
            </w:pPr>
            <w:r>
              <w:t>Tên thuộc tính</w:t>
            </w:r>
          </w:p>
        </w:tc>
        <w:tc>
          <w:tcPr>
            <w:tcW w:w="0" w:type="auto"/>
          </w:tcPr>
          <w:p w:rsidR="00CD459A" w:rsidRDefault="00CD459A" w14:paraId="6E47C9AA" w14:textId="77777777">
            <w:pPr>
              <w:pStyle w:val="Compact"/>
            </w:pPr>
            <w:r>
              <w:t>Kiểu dữ liệu</w:t>
            </w:r>
          </w:p>
        </w:tc>
        <w:tc>
          <w:tcPr>
            <w:tcW w:w="0" w:type="auto"/>
          </w:tcPr>
          <w:p w:rsidR="00CD459A" w:rsidRDefault="00CD459A" w14:paraId="53107093" w14:textId="77777777">
            <w:pPr>
              <w:pStyle w:val="Compact"/>
            </w:pPr>
            <w:r>
              <w:t>Mô tả</w:t>
            </w:r>
          </w:p>
        </w:tc>
      </w:tr>
      <w:tr w:rsidR="00FE74AF" w14:paraId="263B7386" w14:textId="77777777">
        <w:tc>
          <w:tcPr>
            <w:tcW w:w="0" w:type="auto"/>
          </w:tcPr>
          <w:p w:rsidR="00CD459A" w:rsidRDefault="00CD459A" w14:paraId="0E414EE4" w14:textId="77777777">
            <w:pPr>
              <w:pStyle w:val="Compact"/>
              <w:jc w:val="center"/>
            </w:pPr>
            <w:r>
              <w:t>1</w:t>
            </w:r>
          </w:p>
        </w:tc>
        <w:tc>
          <w:tcPr>
            <w:tcW w:w="0" w:type="auto"/>
          </w:tcPr>
          <w:p w:rsidR="00CD459A" w:rsidRDefault="00CD459A" w14:paraId="7A7C295C" w14:textId="77777777">
            <w:pPr>
              <w:pStyle w:val="Compact"/>
            </w:pPr>
            <w:r>
              <w:t>thoiDiemDangKy</w:t>
            </w:r>
          </w:p>
        </w:tc>
        <w:tc>
          <w:tcPr>
            <w:tcW w:w="0" w:type="auto"/>
          </w:tcPr>
          <w:p w:rsidR="00CD459A" w:rsidRDefault="00CD459A" w14:paraId="084BB8E5" w14:textId="77777777">
            <w:pPr>
              <w:pStyle w:val="Compact"/>
            </w:pPr>
            <w:r>
              <w:t>Date</w:t>
            </w:r>
          </w:p>
        </w:tc>
        <w:tc>
          <w:tcPr>
            <w:tcW w:w="0" w:type="auto"/>
          </w:tcPr>
          <w:p w:rsidR="00CD459A" w:rsidRDefault="00CD459A" w14:paraId="5C00D014" w14:textId="77777777">
            <w:pPr>
              <w:pStyle w:val="Compact"/>
            </w:pPr>
            <w:r>
              <w:t>Thời điểm đăng ký</w:t>
            </w:r>
          </w:p>
        </w:tc>
      </w:tr>
      <w:tr w:rsidR="00FE74AF" w14:paraId="7E6C6AFE" w14:textId="77777777">
        <w:tc>
          <w:tcPr>
            <w:tcW w:w="0" w:type="auto"/>
          </w:tcPr>
          <w:p w:rsidR="00CD459A" w:rsidRDefault="00CD459A" w14:paraId="51CB9081" w14:textId="77777777">
            <w:pPr>
              <w:pStyle w:val="Compact"/>
              <w:jc w:val="center"/>
            </w:pPr>
            <w:r>
              <w:t>2</w:t>
            </w:r>
          </w:p>
        </w:tc>
        <w:tc>
          <w:tcPr>
            <w:tcW w:w="0" w:type="auto"/>
          </w:tcPr>
          <w:p w:rsidR="00CD459A" w:rsidRDefault="00CD459A" w14:paraId="097380E1" w14:textId="77777777">
            <w:pPr>
              <w:pStyle w:val="Compact"/>
            </w:pPr>
            <w:r>
              <w:t>trangThaiThamGia</w:t>
            </w:r>
          </w:p>
        </w:tc>
        <w:tc>
          <w:tcPr>
            <w:tcW w:w="0" w:type="auto"/>
          </w:tcPr>
          <w:p w:rsidR="00CD459A" w:rsidRDefault="00CD459A" w14:paraId="2F23ED50" w14:textId="77777777">
            <w:pPr>
              <w:pStyle w:val="Compact"/>
            </w:pPr>
            <w:r>
              <w:t>TrangThaiThamGia</w:t>
            </w:r>
          </w:p>
        </w:tc>
        <w:tc>
          <w:tcPr>
            <w:tcW w:w="0" w:type="auto"/>
          </w:tcPr>
          <w:p w:rsidR="00CD459A" w:rsidRDefault="00CD459A" w14:paraId="1053EB09" w14:textId="77777777">
            <w:pPr>
              <w:pStyle w:val="Compact"/>
            </w:pPr>
            <w:r>
              <w:t>Trạng thái tham gia</w:t>
            </w:r>
          </w:p>
        </w:tc>
      </w:tr>
      <w:tr w:rsidR="00FE74AF" w14:paraId="6DB51B81" w14:textId="77777777">
        <w:tc>
          <w:tcPr>
            <w:tcW w:w="0" w:type="auto"/>
          </w:tcPr>
          <w:p w:rsidR="00CD459A" w:rsidRDefault="00CD459A" w14:paraId="2051915B" w14:textId="77777777">
            <w:pPr>
              <w:pStyle w:val="Compact"/>
              <w:jc w:val="center"/>
            </w:pPr>
            <w:r>
              <w:t>3</w:t>
            </w:r>
          </w:p>
        </w:tc>
        <w:tc>
          <w:tcPr>
            <w:tcW w:w="0" w:type="auto"/>
          </w:tcPr>
          <w:p w:rsidR="00CD459A" w:rsidRDefault="00CD459A" w14:paraId="744205EE" w14:textId="77777777">
            <w:pPr>
              <w:pStyle w:val="Compact"/>
            </w:pPr>
            <w:r>
              <w:t>ngayHoanThanh</w:t>
            </w:r>
          </w:p>
        </w:tc>
        <w:tc>
          <w:tcPr>
            <w:tcW w:w="0" w:type="auto"/>
          </w:tcPr>
          <w:p w:rsidR="00CD459A" w:rsidRDefault="00CD459A" w14:paraId="23EA6C4E" w14:textId="77777777">
            <w:pPr>
              <w:pStyle w:val="Compact"/>
            </w:pPr>
            <w:r>
              <w:t>Date</w:t>
            </w:r>
          </w:p>
        </w:tc>
        <w:tc>
          <w:tcPr>
            <w:tcW w:w="0" w:type="auto"/>
          </w:tcPr>
          <w:p w:rsidR="00CD459A" w:rsidRDefault="00CD459A" w14:paraId="7349B517" w14:textId="77777777">
            <w:pPr>
              <w:pStyle w:val="Compact"/>
            </w:pPr>
            <w:r>
              <w:t>Ngày hoàn thành</w:t>
            </w:r>
          </w:p>
        </w:tc>
      </w:tr>
      <w:tr w:rsidR="00FE74AF" w14:paraId="227FCE71" w14:textId="77777777">
        <w:tc>
          <w:tcPr>
            <w:tcW w:w="0" w:type="auto"/>
          </w:tcPr>
          <w:p w:rsidR="00CD459A" w:rsidRDefault="00CD459A" w14:paraId="57ED1049" w14:textId="77777777">
            <w:pPr>
              <w:pStyle w:val="Compact"/>
              <w:jc w:val="center"/>
            </w:pPr>
            <w:r>
              <w:t>4</w:t>
            </w:r>
          </w:p>
        </w:tc>
        <w:tc>
          <w:tcPr>
            <w:tcW w:w="0" w:type="auto"/>
          </w:tcPr>
          <w:p w:rsidR="00CD459A" w:rsidRDefault="00CD459A" w14:paraId="3C969411" w14:textId="77777777">
            <w:pPr>
              <w:pStyle w:val="Compact"/>
            </w:pPr>
            <w:r>
              <w:t>fileChungChi</w:t>
            </w:r>
          </w:p>
        </w:tc>
        <w:tc>
          <w:tcPr>
            <w:tcW w:w="0" w:type="auto"/>
          </w:tcPr>
          <w:p w:rsidR="00CD459A" w:rsidRDefault="00CD459A" w14:paraId="77BB17F4" w14:textId="77777777">
            <w:pPr>
              <w:pStyle w:val="Compact"/>
            </w:pPr>
            <w:r>
              <w:t>File</w:t>
            </w:r>
          </w:p>
        </w:tc>
        <w:tc>
          <w:tcPr>
            <w:tcW w:w="0" w:type="auto"/>
          </w:tcPr>
          <w:p w:rsidR="00CD459A" w:rsidRDefault="00CD459A" w14:paraId="5F92EC4A" w14:textId="77777777">
            <w:pPr>
              <w:pStyle w:val="Compact"/>
            </w:pPr>
            <w:r>
              <w:t>File chứng chỉ</w:t>
            </w:r>
          </w:p>
        </w:tc>
      </w:tr>
    </w:tbl>
    <w:p w:rsidR="00CD459A" w:rsidP="00CD459A" w:rsidRDefault="00EB3AE8" w14:paraId="1C1F8CAF" w14:textId="77777777">
      <w:r>
        <w:pict w14:anchorId="20ABEC8B">
          <v:rect id="_x0000_i1061" style="width:0;height:1.5pt" o:hr="t" o:hrstd="t" o:hralign="center"/>
        </w:pict>
      </w:r>
    </w:p>
    <w:p w:rsidR="00CD459A" w:rsidP="00CD459A" w:rsidRDefault="00CD459A" w14:paraId="0164E1EE" w14:textId="77777777">
      <w:pPr>
        <w:pStyle w:val="Heading3"/>
      </w:pPr>
      <w:bookmarkStart w:name="_Toc223525364" w:id="153"/>
      <w:bookmarkStart w:name="nhatkyhethong-nhật-ký-hệ-thống" w:id="154"/>
      <w:bookmarkEnd w:id="152"/>
      <w:r>
        <w:t>5.1.33. NhatKyHeThong (Nhật ký hệ thống)</w:t>
      </w:r>
      <w:bookmarkEnd w:id="153"/>
    </w:p>
    <w:tbl>
      <w:tblPr>
        <w:tblStyle w:val="Table"/>
        <w:tblW w:w="0" w:type="auto"/>
        <w:tblLook w:val="0020" w:firstRow="1" w:lastRow="0" w:firstColumn="0" w:lastColumn="0" w:noHBand="0" w:noVBand="0"/>
      </w:tblPr>
      <w:tblGrid>
        <w:gridCol w:w="708"/>
        <w:gridCol w:w="1849"/>
        <w:gridCol w:w="1586"/>
        <w:gridCol w:w="2658"/>
      </w:tblGrid>
      <w:tr w:rsidR="00FE74AF" w14:paraId="22FCE53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CD459A" w:rsidRDefault="00CD459A" w14:paraId="163C1E76" w14:textId="77777777">
            <w:pPr>
              <w:pStyle w:val="Compact"/>
              <w:jc w:val="center"/>
            </w:pPr>
            <w:r>
              <w:t>STT</w:t>
            </w:r>
          </w:p>
        </w:tc>
        <w:tc>
          <w:tcPr>
            <w:tcW w:w="0" w:type="auto"/>
          </w:tcPr>
          <w:p w:rsidR="00CD459A" w:rsidRDefault="00CD459A" w14:paraId="1B6954C9" w14:textId="77777777">
            <w:pPr>
              <w:pStyle w:val="Compact"/>
            </w:pPr>
            <w:r>
              <w:t>Tên thuộc tính</w:t>
            </w:r>
          </w:p>
        </w:tc>
        <w:tc>
          <w:tcPr>
            <w:tcW w:w="0" w:type="auto"/>
          </w:tcPr>
          <w:p w:rsidR="00CD459A" w:rsidRDefault="00CD459A" w14:paraId="32E65FAD" w14:textId="77777777">
            <w:pPr>
              <w:pStyle w:val="Compact"/>
            </w:pPr>
            <w:r>
              <w:t>Kiểu dữ liệu</w:t>
            </w:r>
          </w:p>
        </w:tc>
        <w:tc>
          <w:tcPr>
            <w:tcW w:w="0" w:type="auto"/>
          </w:tcPr>
          <w:p w:rsidR="00CD459A" w:rsidRDefault="00CD459A" w14:paraId="4AF137F7" w14:textId="77777777">
            <w:pPr>
              <w:pStyle w:val="Compact"/>
            </w:pPr>
            <w:r>
              <w:t>Mô tả</w:t>
            </w:r>
          </w:p>
        </w:tc>
      </w:tr>
      <w:tr w:rsidR="00FE74AF" w14:paraId="59BC09F6" w14:textId="77777777">
        <w:tc>
          <w:tcPr>
            <w:tcW w:w="0" w:type="auto"/>
          </w:tcPr>
          <w:p w:rsidR="00CD459A" w:rsidRDefault="00CD459A" w14:paraId="5AF184E1" w14:textId="77777777">
            <w:pPr>
              <w:pStyle w:val="Compact"/>
              <w:jc w:val="center"/>
            </w:pPr>
            <w:r>
              <w:t>1</w:t>
            </w:r>
          </w:p>
        </w:tc>
        <w:tc>
          <w:tcPr>
            <w:tcW w:w="0" w:type="auto"/>
          </w:tcPr>
          <w:p w:rsidR="00CD459A" w:rsidRDefault="00CD459A" w14:paraId="7E83A425" w14:textId="77777777">
            <w:pPr>
              <w:pStyle w:val="Compact"/>
            </w:pPr>
            <w:r>
              <w:t>thoiGian</w:t>
            </w:r>
          </w:p>
        </w:tc>
        <w:tc>
          <w:tcPr>
            <w:tcW w:w="0" w:type="auto"/>
          </w:tcPr>
          <w:p w:rsidR="00CD459A" w:rsidRDefault="00CD459A" w14:paraId="1B3D1BAD" w14:textId="77777777">
            <w:pPr>
              <w:pStyle w:val="Compact"/>
            </w:pPr>
            <w:r>
              <w:t>DateTime</w:t>
            </w:r>
          </w:p>
        </w:tc>
        <w:tc>
          <w:tcPr>
            <w:tcW w:w="0" w:type="auto"/>
          </w:tcPr>
          <w:p w:rsidR="00CD459A" w:rsidRDefault="00CD459A" w14:paraId="125B759F" w14:textId="77777777">
            <w:pPr>
              <w:pStyle w:val="Compact"/>
            </w:pPr>
            <w:r>
              <w:t>Thời gian ghi nhật ký</w:t>
            </w:r>
          </w:p>
        </w:tc>
      </w:tr>
      <w:tr w:rsidR="00FE74AF" w14:paraId="1E22647A" w14:textId="77777777">
        <w:tc>
          <w:tcPr>
            <w:tcW w:w="0" w:type="auto"/>
          </w:tcPr>
          <w:p w:rsidR="00CD459A" w:rsidRDefault="00CD459A" w14:paraId="1DD6FADC" w14:textId="77777777">
            <w:pPr>
              <w:pStyle w:val="Compact"/>
              <w:jc w:val="center"/>
            </w:pPr>
            <w:r>
              <w:t>2</w:t>
            </w:r>
          </w:p>
        </w:tc>
        <w:tc>
          <w:tcPr>
            <w:tcW w:w="0" w:type="auto"/>
          </w:tcPr>
          <w:p w:rsidR="00CD459A" w:rsidRDefault="00CD459A" w14:paraId="5B629141" w14:textId="77777777">
            <w:pPr>
              <w:pStyle w:val="Compact"/>
            </w:pPr>
            <w:r>
              <w:t>taiKhoan</w:t>
            </w:r>
          </w:p>
        </w:tc>
        <w:tc>
          <w:tcPr>
            <w:tcW w:w="0" w:type="auto"/>
          </w:tcPr>
          <w:p w:rsidR="00CD459A" w:rsidRDefault="00CD459A" w14:paraId="6F6B4174" w14:textId="77777777">
            <w:pPr>
              <w:pStyle w:val="Compact"/>
            </w:pPr>
            <w:r>
              <w:t>String</w:t>
            </w:r>
          </w:p>
        </w:tc>
        <w:tc>
          <w:tcPr>
            <w:tcW w:w="0" w:type="auto"/>
          </w:tcPr>
          <w:p w:rsidR="00CD459A" w:rsidRDefault="00CD459A" w14:paraId="00BAECFD" w14:textId="77777777">
            <w:pPr>
              <w:pStyle w:val="Compact"/>
            </w:pPr>
            <w:r>
              <w:t>Tài khoản thực hiện</w:t>
            </w:r>
          </w:p>
        </w:tc>
      </w:tr>
      <w:tr w:rsidR="00FE74AF" w14:paraId="7676BEFF" w14:textId="77777777">
        <w:tc>
          <w:tcPr>
            <w:tcW w:w="0" w:type="auto"/>
          </w:tcPr>
          <w:p w:rsidR="00CD459A" w:rsidRDefault="00CD459A" w14:paraId="28756980" w14:textId="77777777">
            <w:pPr>
              <w:pStyle w:val="Compact"/>
              <w:jc w:val="center"/>
            </w:pPr>
            <w:r>
              <w:t>3</w:t>
            </w:r>
          </w:p>
        </w:tc>
        <w:tc>
          <w:tcPr>
            <w:tcW w:w="0" w:type="auto"/>
          </w:tcPr>
          <w:p w:rsidR="00CD459A" w:rsidRDefault="00CD459A" w14:paraId="3B5D15ED" w14:textId="77777777">
            <w:pPr>
              <w:pStyle w:val="Compact"/>
            </w:pPr>
            <w:r>
              <w:t>hoTen</w:t>
            </w:r>
          </w:p>
        </w:tc>
        <w:tc>
          <w:tcPr>
            <w:tcW w:w="0" w:type="auto"/>
          </w:tcPr>
          <w:p w:rsidR="00CD459A" w:rsidRDefault="00CD459A" w14:paraId="7D1EECB0" w14:textId="77777777">
            <w:pPr>
              <w:pStyle w:val="Compact"/>
            </w:pPr>
            <w:r>
              <w:t>String</w:t>
            </w:r>
          </w:p>
        </w:tc>
        <w:tc>
          <w:tcPr>
            <w:tcW w:w="0" w:type="auto"/>
          </w:tcPr>
          <w:p w:rsidR="00CD459A" w:rsidRDefault="00CD459A" w14:paraId="266B1E51" w14:textId="77777777">
            <w:pPr>
              <w:pStyle w:val="Compact"/>
            </w:pPr>
            <w:r>
              <w:t>Họ tên người thực hiện</w:t>
            </w:r>
          </w:p>
        </w:tc>
      </w:tr>
      <w:tr w:rsidR="00FE74AF" w14:paraId="39CC6CA6" w14:textId="77777777">
        <w:tc>
          <w:tcPr>
            <w:tcW w:w="0" w:type="auto"/>
          </w:tcPr>
          <w:p w:rsidR="00CD459A" w:rsidRDefault="00CD459A" w14:paraId="448A37F8" w14:textId="77777777">
            <w:pPr>
              <w:pStyle w:val="Compact"/>
              <w:jc w:val="center"/>
            </w:pPr>
            <w:r>
              <w:t>4</w:t>
            </w:r>
          </w:p>
        </w:tc>
        <w:tc>
          <w:tcPr>
            <w:tcW w:w="0" w:type="auto"/>
          </w:tcPr>
          <w:p w:rsidR="00CD459A" w:rsidRDefault="00CD459A" w14:paraId="0591FE56" w14:textId="77777777">
            <w:pPr>
              <w:pStyle w:val="Compact"/>
            </w:pPr>
            <w:r>
              <w:t>vaiTro</w:t>
            </w:r>
          </w:p>
        </w:tc>
        <w:tc>
          <w:tcPr>
            <w:tcW w:w="0" w:type="auto"/>
          </w:tcPr>
          <w:p w:rsidR="00CD459A" w:rsidRDefault="00CD459A" w14:paraId="4CD6E988" w14:textId="77777777">
            <w:pPr>
              <w:pStyle w:val="Compact"/>
            </w:pPr>
            <w:r>
              <w:t>String</w:t>
            </w:r>
          </w:p>
        </w:tc>
        <w:tc>
          <w:tcPr>
            <w:tcW w:w="0" w:type="auto"/>
          </w:tcPr>
          <w:p w:rsidR="00CD459A" w:rsidRDefault="00CD459A" w14:paraId="6BC9DA66" w14:textId="77777777">
            <w:pPr>
              <w:pStyle w:val="Compact"/>
            </w:pPr>
            <w:r>
              <w:t>Vai trò người thực hiện</w:t>
            </w:r>
          </w:p>
        </w:tc>
      </w:tr>
      <w:tr w:rsidR="00FE74AF" w14:paraId="49B54601" w14:textId="77777777">
        <w:tc>
          <w:tcPr>
            <w:tcW w:w="0" w:type="auto"/>
          </w:tcPr>
          <w:p w:rsidR="00CD459A" w:rsidRDefault="00CD459A" w14:paraId="7270DDDD" w14:textId="77777777">
            <w:pPr>
              <w:pStyle w:val="Compact"/>
              <w:jc w:val="center"/>
            </w:pPr>
            <w:r>
              <w:t>5</w:t>
            </w:r>
          </w:p>
        </w:tc>
        <w:tc>
          <w:tcPr>
            <w:tcW w:w="0" w:type="auto"/>
          </w:tcPr>
          <w:p w:rsidR="00CD459A" w:rsidRDefault="00CD459A" w14:paraId="6EFC6503" w14:textId="77777777">
            <w:pPr>
              <w:pStyle w:val="Compact"/>
            </w:pPr>
            <w:r>
              <w:t>loaiHanhDong</w:t>
            </w:r>
          </w:p>
        </w:tc>
        <w:tc>
          <w:tcPr>
            <w:tcW w:w="0" w:type="auto"/>
          </w:tcPr>
          <w:p w:rsidR="00CD459A" w:rsidRDefault="00CD459A" w14:paraId="63BC1C7F" w14:textId="77777777">
            <w:pPr>
              <w:pStyle w:val="Compact"/>
            </w:pPr>
            <w:r>
              <w:t>String</w:t>
            </w:r>
          </w:p>
        </w:tc>
        <w:tc>
          <w:tcPr>
            <w:tcW w:w="0" w:type="auto"/>
          </w:tcPr>
          <w:p w:rsidR="00CD459A" w:rsidRDefault="00CD459A" w14:paraId="429E3071" w14:textId="77777777">
            <w:pPr>
              <w:pStyle w:val="Compact"/>
            </w:pPr>
            <w:r>
              <w:t>Loại hành động</w:t>
            </w:r>
          </w:p>
        </w:tc>
      </w:tr>
      <w:tr w:rsidR="00FE74AF" w14:paraId="3CC8CCB6" w14:textId="77777777">
        <w:tc>
          <w:tcPr>
            <w:tcW w:w="0" w:type="auto"/>
          </w:tcPr>
          <w:p w:rsidR="00CD459A" w:rsidRDefault="00CD459A" w14:paraId="4A4B5DDE" w14:textId="77777777">
            <w:pPr>
              <w:pStyle w:val="Compact"/>
              <w:jc w:val="center"/>
            </w:pPr>
            <w:r>
              <w:t>6</w:t>
            </w:r>
          </w:p>
        </w:tc>
        <w:tc>
          <w:tcPr>
            <w:tcW w:w="0" w:type="auto"/>
          </w:tcPr>
          <w:p w:rsidR="00CD459A" w:rsidRDefault="00CD459A" w14:paraId="485CEEC1" w14:textId="77777777">
            <w:pPr>
              <w:pStyle w:val="Compact"/>
            </w:pPr>
            <w:r>
              <w:t>doiTuong</w:t>
            </w:r>
          </w:p>
        </w:tc>
        <w:tc>
          <w:tcPr>
            <w:tcW w:w="0" w:type="auto"/>
          </w:tcPr>
          <w:p w:rsidR="00CD459A" w:rsidRDefault="00CD459A" w14:paraId="30404B8A" w14:textId="77777777">
            <w:pPr>
              <w:pStyle w:val="Compact"/>
            </w:pPr>
            <w:r>
              <w:t>String</w:t>
            </w:r>
          </w:p>
        </w:tc>
        <w:tc>
          <w:tcPr>
            <w:tcW w:w="0" w:type="auto"/>
          </w:tcPr>
          <w:p w:rsidR="00CD459A" w:rsidRDefault="00CD459A" w14:paraId="2D9EB66A" w14:textId="77777777">
            <w:pPr>
              <w:pStyle w:val="Compact"/>
            </w:pPr>
            <w:r>
              <w:t>Đối tượng</w:t>
            </w:r>
          </w:p>
        </w:tc>
      </w:tr>
      <w:tr w:rsidR="00FE74AF" w14:paraId="1AB84E52" w14:textId="77777777">
        <w:tc>
          <w:tcPr>
            <w:tcW w:w="0" w:type="auto"/>
          </w:tcPr>
          <w:p w:rsidR="00CD459A" w:rsidRDefault="00CD459A" w14:paraId="7E62318A" w14:textId="77777777">
            <w:pPr>
              <w:pStyle w:val="Compact"/>
              <w:jc w:val="center"/>
            </w:pPr>
            <w:r>
              <w:t>7</w:t>
            </w:r>
          </w:p>
        </w:tc>
        <w:tc>
          <w:tcPr>
            <w:tcW w:w="0" w:type="auto"/>
          </w:tcPr>
          <w:p w:rsidR="00CD459A" w:rsidRDefault="00CD459A" w14:paraId="181369A8" w14:textId="77777777">
            <w:pPr>
              <w:pStyle w:val="Compact"/>
            </w:pPr>
            <w:r>
              <w:t>maDoiTuong</w:t>
            </w:r>
          </w:p>
        </w:tc>
        <w:tc>
          <w:tcPr>
            <w:tcW w:w="0" w:type="auto"/>
          </w:tcPr>
          <w:p w:rsidR="00CD459A" w:rsidRDefault="00CD459A" w14:paraId="3BC90283" w14:textId="77777777">
            <w:pPr>
              <w:pStyle w:val="Compact"/>
            </w:pPr>
            <w:r>
              <w:t>String</w:t>
            </w:r>
          </w:p>
        </w:tc>
        <w:tc>
          <w:tcPr>
            <w:tcW w:w="0" w:type="auto"/>
          </w:tcPr>
          <w:p w:rsidR="00CD459A" w:rsidRDefault="00CD459A" w14:paraId="29722313" w14:textId="77777777">
            <w:pPr>
              <w:pStyle w:val="Compact"/>
            </w:pPr>
            <w:r>
              <w:t>Mã đối tượng</w:t>
            </w:r>
          </w:p>
        </w:tc>
      </w:tr>
      <w:tr w:rsidR="00FE74AF" w14:paraId="22ADBA26" w14:textId="77777777">
        <w:tc>
          <w:tcPr>
            <w:tcW w:w="0" w:type="auto"/>
          </w:tcPr>
          <w:p w:rsidR="00CD459A" w:rsidRDefault="00CD459A" w14:paraId="2BA15F08" w14:textId="77777777">
            <w:pPr>
              <w:pStyle w:val="Compact"/>
              <w:jc w:val="center"/>
            </w:pPr>
            <w:r>
              <w:t>8</w:t>
            </w:r>
          </w:p>
        </w:tc>
        <w:tc>
          <w:tcPr>
            <w:tcW w:w="0" w:type="auto"/>
          </w:tcPr>
          <w:p w:rsidR="00CD459A" w:rsidRDefault="00CD459A" w14:paraId="68C77512" w14:textId="77777777">
            <w:pPr>
              <w:pStyle w:val="Compact"/>
            </w:pPr>
            <w:r>
              <w:t>moTaChiTiet</w:t>
            </w:r>
          </w:p>
        </w:tc>
        <w:tc>
          <w:tcPr>
            <w:tcW w:w="0" w:type="auto"/>
          </w:tcPr>
          <w:p w:rsidR="00CD459A" w:rsidRDefault="00CD459A" w14:paraId="46E31219" w14:textId="77777777">
            <w:pPr>
              <w:pStyle w:val="Compact"/>
            </w:pPr>
            <w:r>
              <w:t>String</w:t>
            </w:r>
          </w:p>
        </w:tc>
        <w:tc>
          <w:tcPr>
            <w:tcW w:w="0" w:type="auto"/>
          </w:tcPr>
          <w:p w:rsidR="00CD459A" w:rsidRDefault="00CD459A" w14:paraId="103A2BC4" w14:textId="77777777">
            <w:pPr>
              <w:pStyle w:val="Compact"/>
            </w:pPr>
            <w:r>
              <w:t>Mô tả chi tiết</w:t>
            </w:r>
          </w:p>
        </w:tc>
      </w:tr>
      <w:tr w:rsidR="00FE74AF" w14:paraId="4A9C772C" w14:textId="77777777">
        <w:tc>
          <w:tcPr>
            <w:tcW w:w="0" w:type="auto"/>
          </w:tcPr>
          <w:p w:rsidR="00CD459A" w:rsidRDefault="00CD459A" w14:paraId="7DCB0344" w14:textId="77777777">
            <w:pPr>
              <w:pStyle w:val="Compact"/>
              <w:jc w:val="center"/>
            </w:pPr>
            <w:r>
              <w:t>9</w:t>
            </w:r>
          </w:p>
        </w:tc>
        <w:tc>
          <w:tcPr>
            <w:tcW w:w="0" w:type="auto"/>
          </w:tcPr>
          <w:p w:rsidR="00CD459A" w:rsidRDefault="00CD459A" w14:paraId="70494222" w14:textId="77777777">
            <w:pPr>
              <w:pStyle w:val="Compact"/>
            </w:pPr>
            <w:r>
              <w:t>diaChiIP</w:t>
            </w:r>
          </w:p>
        </w:tc>
        <w:tc>
          <w:tcPr>
            <w:tcW w:w="0" w:type="auto"/>
          </w:tcPr>
          <w:p w:rsidR="00CD459A" w:rsidRDefault="00CD459A" w14:paraId="457B0B10" w14:textId="77777777">
            <w:pPr>
              <w:pStyle w:val="Compact"/>
            </w:pPr>
            <w:r>
              <w:t>String</w:t>
            </w:r>
          </w:p>
        </w:tc>
        <w:tc>
          <w:tcPr>
            <w:tcW w:w="0" w:type="auto"/>
          </w:tcPr>
          <w:p w:rsidR="00CD459A" w:rsidRDefault="00CD459A" w14:paraId="1C643045" w14:textId="77777777">
            <w:pPr>
              <w:pStyle w:val="Compact"/>
            </w:pPr>
            <w:r>
              <w:t>Địa chỉ IP</w:t>
            </w:r>
          </w:p>
        </w:tc>
      </w:tr>
    </w:tbl>
    <w:p w:rsidR="00CD459A" w:rsidP="00CD459A" w:rsidRDefault="00EB3AE8" w14:paraId="6F949DFC" w14:textId="77777777">
      <w:r>
        <w:pict w14:anchorId="7E9E53DA">
          <v:rect id="_x0000_i1062" style="width:0;height:1.5pt" o:hr="t" o:hrstd="t" o:hralign="center"/>
        </w:pict>
      </w:r>
    </w:p>
    <w:p w:rsidRPr="0055267A" w:rsidR="00CD459A" w:rsidP="0055267A" w:rsidRDefault="00CD459A" w14:paraId="337DC5EF" w14:textId="77777777">
      <w:pPr>
        <w:rPr>
          <w:rFonts w:ascii="Times New Roman" w:hAnsi="Times New Roman" w:cs="Times New Roman"/>
          <w:b/>
          <w:sz w:val="32"/>
          <w:szCs w:val="32"/>
        </w:rPr>
      </w:pPr>
      <w:bookmarkStart w:name="quan-hệ-giữa-các-lớp" w:id="155"/>
      <w:bookmarkEnd w:id="108"/>
      <w:bookmarkEnd w:id="154"/>
      <w:r w:rsidRPr="0055267A">
        <w:rPr>
          <w:rFonts w:ascii="Times New Roman" w:hAnsi="Times New Roman" w:cs="Times New Roman"/>
          <w:b/>
          <w:sz w:val="32"/>
          <w:szCs w:val="32"/>
        </w:rPr>
        <w:t>Quan hệ giữa các lớp</w:t>
      </w:r>
    </w:p>
    <w:tbl>
      <w:tblPr>
        <w:tblStyle w:val="Table"/>
        <w:tblW w:w="5000" w:type="pct"/>
        <w:tblLayout w:type="fixed"/>
        <w:tblLook w:val="0020" w:firstRow="1" w:lastRow="0" w:firstColumn="0" w:lastColumn="0" w:noHBand="0" w:noVBand="0"/>
      </w:tblPr>
      <w:tblGrid>
        <w:gridCol w:w="1045"/>
        <w:gridCol w:w="2299"/>
        <w:gridCol w:w="1881"/>
        <w:gridCol w:w="2089"/>
        <w:gridCol w:w="1463"/>
      </w:tblGrid>
      <w:tr w:rsidR="00CD459A" w14:paraId="7DB6C33C" w14:textId="77777777">
        <w:trPr>
          <w:cnfStyle w:val="100000000000" w:firstRow="1" w:lastRow="0" w:firstColumn="0" w:lastColumn="0" w:oddVBand="0" w:evenVBand="0" w:oddHBand="0" w:evenHBand="0" w:firstRowFirstColumn="0" w:firstRowLastColumn="0" w:lastRowFirstColumn="0" w:lastRowLastColumn="0"/>
          <w:tblHeader/>
        </w:trPr>
        <w:tc>
          <w:tcPr>
            <w:tcW w:w="942" w:type="dxa"/>
          </w:tcPr>
          <w:p w:rsidR="00CD459A" w:rsidRDefault="00CD459A" w14:paraId="7B1F1F30" w14:textId="77777777">
            <w:pPr>
              <w:pStyle w:val="Compact"/>
              <w:jc w:val="center"/>
            </w:pPr>
            <w:r>
              <w:t>STT</w:t>
            </w:r>
          </w:p>
        </w:tc>
        <w:tc>
          <w:tcPr>
            <w:tcW w:w="2074" w:type="dxa"/>
          </w:tcPr>
          <w:p w:rsidR="00CD459A" w:rsidRDefault="00CD459A" w14:paraId="73FC6B92" w14:textId="77777777">
            <w:pPr>
              <w:pStyle w:val="Compact"/>
            </w:pPr>
            <w:r>
              <w:t>Lớp nguồn</w:t>
            </w:r>
          </w:p>
        </w:tc>
        <w:tc>
          <w:tcPr>
            <w:tcW w:w="1697" w:type="dxa"/>
          </w:tcPr>
          <w:p w:rsidR="00CD459A" w:rsidRDefault="00CD459A" w14:paraId="35B7B90D" w14:textId="77777777">
            <w:pPr>
              <w:pStyle w:val="Compact"/>
            </w:pPr>
            <w:r>
              <w:t>Quan hệ</w:t>
            </w:r>
          </w:p>
        </w:tc>
        <w:tc>
          <w:tcPr>
            <w:tcW w:w="1885" w:type="dxa"/>
          </w:tcPr>
          <w:p w:rsidR="00CD459A" w:rsidRDefault="00CD459A" w14:paraId="6442E8AF" w14:textId="77777777">
            <w:pPr>
              <w:pStyle w:val="Compact"/>
            </w:pPr>
            <w:r>
              <w:t>Lớp đích</w:t>
            </w:r>
          </w:p>
        </w:tc>
        <w:tc>
          <w:tcPr>
            <w:tcW w:w="1320" w:type="dxa"/>
          </w:tcPr>
          <w:p w:rsidR="00CD459A" w:rsidRDefault="00CD459A" w14:paraId="75E56DEB" w14:textId="77777777">
            <w:pPr>
              <w:pStyle w:val="Compact"/>
            </w:pPr>
            <w:r>
              <w:t>Mô tả</w:t>
            </w:r>
          </w:p>
        </w:tc>
      </w:tr>
      <w:tr w:rsidR="00CD459A" w14:paraId="371D5562" w14:textId="77777777">
        <w:tc>
          <w:tcPr>
            <w:tcW w:w="942" w:type="dxa"/>
          </w:tcPr>
          <w:p w:rsidR="00CD459A" w:rsidRDefault="00CD459A" w14:paraId="676CC02B" w14:textId="77777777">
            <w:pPr>
              <w:pStyle w:val="Compact"/>
              <w:jc w:val="center"/>
            </w:pPr>
            <w:r>
              <w:t>1</w:t>
            </w:r>
          </w:p>
        </w:tc>
        <w:tc>
          <w:tcPr>
            <w:tcW w:w="2074" w:type="dxa"/>
          </w:tcPr>
          <w:p w:rsidR="00CD459A" w:rsidRDefault="00CD459A" w14:paraId="521516B3" w14:textId="77777777">
            <w:pPr>
              <w:pStyle w:val="Compact"/>
            </w:pPr>
            <w:r>
              <w:t>TaiKhoan</w:t>
            </w:r>
          </w:p>
        </w:tc>
        <w:tc>
          <w:tcPr>
            <w:tcW w:w="1697" w:type="dxa"/>
          </w:tcPr>
          <w:p w:rsidR="00CD459A" w:rsidRDefault="00CD459A" w14:paraId="0E14AC25" w14:textId="77777777">
            <w:pPr>
              <w:pStyle w:val="Compact"/>
            </w:pPr>
            <w:r>
              <w:t>1 → 1</w:t>
            </w:r>
          </w:p>
        </w:tc>
        <w:tc>
          <w:tcPr>
            <w:tcW w:w="1885" w:type="dxa"/>
          </w:tcPr>
          <w:p w:rsidR="00CD459A" w:rsidRDefault="00CD459A" w14:paraId="4A1CB61F" w14:textId="77777777">
            <w:pPr>
              <w:pStyle w:val="Compact"/>
            </w:pPr>
            <w:r>
              <w:t>NhanSu</w:t>
            </w:r>
          </w:p>
        </w:tc>
        <w:tc>
          <w:tcPr>
            <w:tcW w:w="1320" w:type="dxa"/>
          </w:tcPr>
          <w:p w:rsidR="00CD459A" w:rsidRDefault="00CD459A" w14:paraId="4A83A352" w14:textId="77777777">
            <w:pPr>
              <w:pStyle w:val="Compact"/>
            </w:pPr>
            <w:r>
              <w:t>Một tài khoản liên kết một nhân sự</w:t>
            </w:r>
          </w:p>
        </w:tc>
      </w:tr>
      <w:tr w:rsidR="00CD459A" w14:paraId="2498775C" w14:textId="77777777">
        <w:tc>
          <w:tcPr>
            <w:tcW w:w="942" w:type="dxa"/>
          </w:tcPr>
          <w:p w:rsidR="00CD459A" w:rsidRDefault="00CD459A" w14:paraId="7B616D36" w14:textId="77777777">
            <w:pPr>
              <w:pStyle w:val="Compact"/>
              <w:jc w:val="center"/>
            </w:pPr>
            <w:r>
              <w:t>2</w:t>
            </w:r>
          </w:p>
        </w:tc>
        <w:tc>
          <w:tcPr>
            <w:tcW w:w="2074" w:type="dxa"/>
          </w:tcPr>
          <w:p w:rsidR="00CD459A" w:rsidRDefault="00CD459A" w14:paraId="63A79DF0" w14:textId="77777777">
            <w:pPr>
              <w:pStyle w:val="Compact"/>
            </w:pPr>
            <w:r>
              <w:t>NhanSu</w:t>
            </w:r>
          </w:p>
        </w:tc>
        <w:tc>
          <w:tcPr>
            <w:tcW w:w="1697" w:type="dxa"/>
          </w:tcPr>
          <w:p w:rsidR="00CD459A" w:rsidRDefault="00CD459A" w14:paraId="3062DAA1" w14:textId="77777777">
            <w:pPr>
              <w:pStyle w:val="Compact"/>
            </w:pPr>
            <w:r>
              <w:t>1 ◆ 0..1</w:t>
            </w:r>
          </w:p>
        </w:tc>
        <w:tc>
          <w:tcPr>
            <w:tcW w:w="1885" w:type="dxa"/>
          </w:tcPr>
          <w:p w:rsidR="00CD459A" w:rsidRDefault="00CD459A" w14:paraId="5B6A0F2E" w14:textId="77777777">
            <w:pPr>
              <w:pStyle w:val="Compact"/>
            </w:pPr>
            <w:r>
              <w:t>ThongTinNguoiNuocNgoai</w:t>
            </w:r>
          </w:p>
        </w:tc>
        <w:tc>
          <w:tcPr>
            <w:tcW w:w="1320" w:type="dxa"/>
          </w:tcPr>
          <w:p w:rsidR="00CD459A" w:rsidRDefault="00CD459A" w14:paraId="0ED53680" w14:textId="77777777">
            <w:pPr>
              <w:pStyle w:val="Compact"/>
            </w:pPr>
            <w:r>
              <w:t>Nhân sự có tối đa một thông tin người nước ngoài</w:t>
            </w:r>
          </w:p>
        </w:tc>
      </w:tr>
      <w:tr w:rsidR="00CD459A" w14:paraId="7F88BFC9" w14:textId="77777777">
        <w:tc>
          <w:tcPr>
            <w:tcW w:w="942" w:type="dxa"/>
          </w:tcPr>
          <w:p w:rsidR="00CD459A" w:rsidRDefault="00CD459A" w14:paraId="0827DA5E" w14:textId="77777777">
            <w:pPr>
              <w:pStyle w:val="Compact"/>
              <w:jc w:val="center"/>
            </w:pPr>
            <w:r>
              <w:t>3</w:t>
            </w:r>
          </w:p>
        </w:tc>
        <w:tc>
          <w:tcPr>
            <w:tcW w:w="2074" w:type="dxa"/>
          </w:tcPr>
          <w:p w:rsidR="00CD459A" w:rsidRDefault="00CD459A" w14:paraId="7BF108BC" w14:textId="77777777">
            <w:pPr>
              <w:pStyle w:val="Compact"/>
            </w:pPr>
            <w:r>
              <w:t>NhanSu</w:t>
            </w:r>
          </w:p>
        </w:tc>
        <w:tc>
          <w:tcPr>
            <w:tcW w:w="1697" w:type="dxa"/>
          </w:tcPr>
          <w:p w:rsidR="00CD459A" w:rsidRDefault="00CD459A" w14:paraId="68E9042A" w14:textId="77777777">
            <w:pPr>
              <w:pStyle w:val="Compact"/>
            </w:pPr>
            <w:r>
              <w:t>1 ◆ 0..*</w:t>
            </w:r>
          </w:p>
        </w:tc>
        <w:tc>
          <w:tcPr>
            <w:tcW w:w="1885" w:type="dxa"/>
          </w:tcPr>
          <w:p w:rsidR="00CD459A" w:rsidRDefault="00CD459A" w14:paraId="4E51A070" w14:textId="77777777">
            <w:pPr>
              <w:pStyle w:val="Compact"/>
            </w:pPr>
            <w:r>
              <w:t>ThongTinGiaDinh</w:t>
            </w:r>
          </w:p>
        </w:tc>
        <w:tc>
          <w:tcPr>
            <w:tcW w:w="1320" w:type="dxa"/>
          </w:tcPr>
          <w:p w:rsidR="00CD459A" w:rsidRDefault="00CD459A" w14:paraId="2C84D915" w14:textId="77777777">
            <w:pPr>
              <w:pStyle w:val="Compact"/>
            </w:pPr>
            <w:r>
              <w:t>Nhân sự có nhiều thông tin gia đình</w:t>
            </w:r>
          </w:p>
        </w:tc>
      </w:tr>
      <w:tr w:rsidR="00CD459A" w14:paraId="06989FDB" w14:textId="77777777">
        <w:tc>
          <w:tcPr>
            <w:tcW w:w="942" w:type="dxa"/>
          </w:tcPr>
          <w:p w:rsidR="00CD459A" w:rsidRDefault="00CD459A" w14:paraId="3C3274F6" w14:textId="77777777">
            <w:pPr>
              <w:pStyle w:val="Compact"/>
              <w:jc w:val="center"/>
            </w:pPr>
            <w:r>
              <w:t>4</w:t>
            </w:r>
          </w:p>
        </w:tc>
        <w:tc>
          <w:tcPr>
            <w:tcW w:w="2074" w:type="dxa"/>
          </w:tcPr>
          <w:p w:rsidR="00CD459A" w:rsidRDefault="00CD459A" w14:paraId="76BDCD6B" w14:textId="77777777">
            <w:pPr>
              <w:pStyle w:val="Compact"/>
            </w:pPr>
            <w:r>
              <w:t>NhanSu</w:t>
            </w:r>
          </w:p>
        </w:tc>
        <w:tc>
          <w:tcPr>
            <w:tcW w:w="1697" w:type="dxa"/>
          </w:tcPr>
          <w:p w:rsidR="00CD459A" w:rsidRDefault="00CD459A" w14:paraId="6A7E69B8" w14:textId="77777777">
            <w:pPr>
              <w:pStyle w:val="Compact"/>
            </w:pPr>
            <w:r>
              <w:t>1 ◆ 1</w:t>
            </w:r>
          </w:p>
        </w:tc>
        <w:tc>
          <w:tcPr>
            <w:tcW w:w="1885" w:type="dxa"/>
          </w:tcPr>
          <w:p w:rsidR="00CD459A" w:rsidRDefault="00CD459A" w14:paraId="0EAAAEC2" w14:textId="77777777">
            <w:pPr>
              <w:pStyle w:val="Compact"/>
            </w:pPr>
            <w:r>
              <w:t>ThongTinNganHang</w:t>
            </w:r>
          </w:p>
        </w:tc>
        <w:tc>
          <w:tcPr>
            <w:tcW w:w="1320" w:type="dxa"/>
          </w:tcPr>
          <w:p w:rsidR="00CD459A" w:rsidRDefault="00CD459A" w14:paraId="44FF0611" w14:textId="77777777">
            <w:pPr>
              <w:pStyle w:val="Compact"/>
            </w:pPr>
            <w:r>
              <w:t>Nhân sự có một tài khoản ngân hàng</w:t>
            </w:r>
          </w:p>
        </w:tc>
      </w:tr>
      <w:tr w:rsidR="00CD459A" w14:paraId="55DF550A" w14:textId="77777777">
        <w:tc>
          <w:tcPr>
            <w:tcW w:w="942" w:type="dxa"/>
          </w:tcPr>
          <w:p w:rsidR="00CD459A" w:rsidRDefault="00CD459A" w14:paraId="28395AB1" w14:textId="77777777">
            <w:pPr>
              <w:pStyle w:val="Compact"/>
              <w:jc w:val="center"/>
            </w:pPr>
            <w:r>
              <w:t>5</w:t>
            </w:r>
          </w:p>
        </w:tc>
        <w:tc>
          <w:tcPr>
            <w:tcW w:w="2074" w:type="dxa"/>
          </w:tcPr>
          <w:p w:rsidR="00CD459A" w:rsidRDefault="00CD459A" w14:paraId="3B5912BD" w14:textId="77777777">
            <w:pPr>
              <w:pStyle w:val="Compact"/>
            </w:pPr>
            <w:r>
              <w:t>NhanSu</w:t>
            </w:r>
          </w:p>
        </w:tc>
        <w:tc>
          <w:tcPr>
            <w:tcW w:w="1697" w:type="dxa"/>
          </w:tcPr>
          <w:p w:rsidR="00CD459A" w:rsidRDefault="00CD459A" w14:paraId="6330BFB7" w14:textId="77777777">
            <w:pPr>
              <w:pStyle w:val="Compact"/>
            </w:pPr>
            <w:r>
              <w:t>1 ◆ 0..*</w:t>
            </w:r>
          </w:p>
        </w:tc>
        <w:tc>
          <w:tcPr>
            <w:tcW w:w="1885" w:type="dxa"/>
          </w:tcPr>
          <w:p w:rsidR="00CD459A" w:rsidRDefault="00CD459A" w14:paraId="6037AE43" w14:textId="77777777">
            <w:pPr>
              <w:pStyle w:val="Compact"/>
            </w:pPr>
            <w:r>
              <w:t>QuaTrinhCongTac</w:t>
            </w:r>
          </w:p>
        </w:tc>
        <w:tc>
          <w:tcPr>
            <w:tcW w:w="1320" w:type="dxa"/>
          </w:tcPr>
          <w:p w:rsidR="00CD459A" w:rsidRDefault="00CD459A" w14:paraId="532537ED" w14:textId="77777777">
            <w:pPr>
              <w:pStyle w:val="Compact"/>
            </w:pPr>
            <w:r>
              <w:t>Nhân sự có nhiều quá trình công tác</w:t>
            </w:r>
          </w:p>
        </w:tc>
      </w:tr>
      <w:tr w:rsidR="00CD459A" w14:paraId="7EAAFFDA" w14:textId="77777777">
        <w:tc>
          <w:tcPr>
            <w:tcW w:w="942" w:type="dxa"/>
          </w:tcPr>
          <w:p w:rsidR="00CD459A" w:rsidRDefault="00CD459A" w14:paraId="73CE4795" w14:textId="77777777">
            <w:pPr>
              <w:pStyle w:val="Compact"/>
              <w:jc w:val="center"/>
            </w:pPr>
            <w:r>
              <w:t>6</w:t>
            </w:r>
          </w:p>
        </w:tc>
        <w:tc>
          <w:tcPr>
            <w:tcW w:w="2074" w:type="dxa"/>
          </w:tcPr>
          <w:p w:rsidR="00CD459A" w:rsidRDefault="00CD459A" w14:paraId="4B9D0EFF" w14:textId="77777777">
            <w:pPr>
              <w:pStyle w:val="Compact"/>
            </w:pPr>
            <w:r>
              <w:t>NhanSu</w:t>
            </w:r>
          </w:p>
        </w:tc>
        <w:tc>
          <w:tcPr>
            <w:tcW w:w="1697" w:type="dxa"/>
          </w:tcPr>
          <w:p w:rsidR="00CD459A" w:rsidRDefault="00CD459A" w14:paraId="63552DD1" w14:textId="77777777">
            <w:pPr>
              <w:pStyle w:val="Compact"/>
            </w:pPr>
            <w:r>
              <w:t>1 ◆ 0..1</w:t>
            </w:r>
          </w:p>
        </w:tc>
        <w:tc>
          <w:tcPr>
            <w:tcW w:w="1885" w:type="dxa"/>
          </w:tcPr>
          <w:p w:rsidR="00CD459A" w:rsidRDefault="00CD459A" w14:paraId="55CB9B51" w14:textId="77777777">
            <w:pPr>
              <w:pStyle w:val="Compact"/>
            </w:pPr>
            <w:r>
              <w:t>ThongTinDangDoan</w:t>
            </w:r>
          </w:p>
        </w:tc>
        <w:tc>
          <w:tcPr>
            <w:tcW w:w="1320" w:type="dxa"/>
          </w:tcPr>
          <w:p w:rsidR="00CD459A" w:rsidRDefault="00CD459A" w14:paraId="7F125DF2" w14:textId="77777777">
            <w:pPr>
              <w:pStyle w:val="Compact"/>
            </w:pPr>
            <w:r>
              <w:t>Nhân sự có tối đa một thông tin Đảng/Đoàn</w:t>
            </w:r>
          </w:p>
        </w:tc>
      </w:tr>
      <w:tr w:rsidR="00CD459A" w14:paraId="5B14202B" w14:textId="77777777">
        <w:tc>
          <w:tcPr>
            <w:tcW w:w="942" w:type="dxa"/>
          </w:tcPr>
          <w:p w:rsidR="00CD459A" w:rsidRDefault="00CD459A" w14:paraId="0126409D" w14:textId="77777777">
            <w:pPr>
              <w:pStyle w:val="Compact"/>
              <w:jc w:val="center"/>
            </w:pPr>
            <w:r>
              <w:t>7</w:t>
            </w:r>
          </w:p>
        </w:tc>
        <w:tc>
          <w:tcPr>
            <w:tcW w:w="2074" w:type="dxa"/>
          </w:tcPr>
          <w:p w:rsidR="00CD459A" w:rsidRDefault="00CD459A" w14:paraId="33898899" w14:textId="77777777">
            <w:pPr>
              <w:pStyle w:val="Compact"/>
            </w:pPr>
            <w:r>
              <w:t>NhanSu</w:t>
            </w:r>
          </w:p>
        </w:tc>
        <w:tc>
          <w:tcPr>
            <w:tcW w:w="1697" w:type="dxa"/>
          </w:tcPr>
          <w:p w:rsidR="00CD459A" w:rsidRDefault="00CD459A" w14:paraId="3E4A2CF3" w14:textId="77777777">
            <w:pPr>
              <w:pStyle w:val="Compact"/>
            </w:pPr>
            <w:r>
              <w:t>1 ◆ 0..*</w:t>
            </w:r>
          </w:p>
        </w:tc>
        <w:tc>
          <w:tcPr>
            <w:tcW w:w="1885" w:type="dxa"/>
          </w:tcPr>
          <w:p w:rsidR="00CD459A" w:rsidRDefault="00CD459A" w14:paraId="3EAB43AD" w14:textId="77777777">
            <w:pPr>
              <w:pStyle w:val="Compact"/>
            </w:pPr>
            <w:r>
              <w:t>BangCap</w:t>
            </w:r>
          </w:p>
        </w:tc>
        <w:tc>
          <w:tcPr>
            <w:tcW w:w="1320" w:type="dxa"/>
          </w:tcPr>
          <w:p w:rsidR="00CD459A" w:rsidRDefault="00CD459A" w14:paraId="4B501A77" w14:textId="77777777">
            <w:pPr>
              <w:pStyle w:val="Compact"/>
            </w:pPr>
            <w:r>
              <w:t>Nhân sự có nhiều bằng cấp</w:t>
            </w:r>
          </w:p>
        </w:tc>
      </w:tr>
      <w:tr w:rsidR="00CD459A" w14:paraId="2D09E127" w14:textId="77777777">
        <w:tc>
          <w:tcPr>
            <w:tcW w:w="942" w:type="dxa"/>
          </w:tcPr>
          <w:p w:rsidR="00CD459A" w:rsidRDefault="00CD459A" w14:paraId="2E2302C4" w14:textId="77777777">
            <w:pPr>
              <w:pStyle w:val="Compact"/>
              <w:jc w:val="center"/>
            </w:pPr>
            <w:r>
              <w:t>8</w:t>
            </w:r>
          </w:p>
        </w:tc>
        <w:tc>
          <w:tcPr>
            <w:tcW w:w="2074" w:type="dxa"/>
          </w:tcPr>
          <w:p w:rsidR="00CD459A" w:rsidRDefault="00CD459A" w14:paraId="102DD752" w14:textId="77777777">
            <w:pPr>
              <w:pStyle w:val="Compact"/>
            </w:pPr>
            <w:r>
              <w:t>NhanSu</w:t>
            </w:r>
          </w:p>
        </w:tc>
        <w:tc>
          <w:tcPr>
            <w:tcW w:w="1697" w:type="dxa"/>
          </w:tcPr>
          <w:p w:rsidR="00CD459A" w:rsidRDefault="00CD459A" w14:paraId="49AA2E85" w14:textId="77777777">
            <w:pPr>
              <w:pStyle w:val="Compact"/>
            </w:pPr>
            <w:r>
              <w:t>1 ◆ 0..*</w:t>
            </w:r>
          </w:p>
        </w:tc>
        <w:tc>
          <w:tcPr>
            <w:tcW w:w="1885" w:type="dxa"/>
          </w:tcPr>
          <w:p w:rsidR="00CD459A" w:rsidRDefault="00CD459A" w14:paraId="20C773F8" w14:textId="77777777">
            <w:pPr>
              <w:pStyle w:val="Compact"/>
            </w:pPr>
            <w:r>
              <w:t>ChungChi</w:t>
            </w:r>
          </w:p>
        </w:tc>
        <w:tc>
          <w:tcPr>
            <w:tcW w:w="1320" w:type="dxa"/>
          </w:tcPr>
          <w:p w:rsidR="00CD459A" w:rsidRDefault="00CD459A" w14:paraId="1EB8A7CB" w14:textId="77777777">
            <w:pPr>
              <w:pStyle w:val="Compact"/>
            </w:pPr>
            <w:r>
              <w:t>Nhân sự có nhiều chứng chỉ</w:t>
            </w:r>
          </w:p>
        </w:tc>
      </w:tr>
      <w:tr w:rsidR="00CD459A" w14:paraId="23CD175B" w14:textId="77777777">
        <w:tc>
          <w:tcPr>
            <w:tcW w:w="942" w:type="dxa"/>
          </w:tcPr>
          <w:p w:rsidR="00CD459A" w:rsidRDefault="00CD459A" w14:paraId="6F0F56CD" w14:textId="77777777">
            <w:pPr>
              <w:pStyle w:val="Compact"/>
              <w:jc w:val="center"/>
            </w:pPr>
            <w:r>
              <w:t>9</w:t>
            </w:r>
          </w:p>
        </w:tc>
        <w:tc>
          <w:tcPr>
            <w:tcW w:w="2074" w:type="dxa"/>
          </w:tcPr>
          <w:p w:rsidR="00CD459A" w:rsidRDefault="00CD459A" w14:paraId="3A81FB2C" w14:textId="77777777">
            <w:pPr>
              <w:pStyle w:val="Compact"/>
            </w:pPr>
            <w:r>
              <w:t>NhanSu</w:t>
            </w:r>
          </w:p>
        </w:tc>
        <w:tc>
          <w:tcPr>
            <w:tcW w:w="1697" w:type="dxa"/>
          </w:tcPr>
          <w:p w:rsidR="00CD459A" w:rsidRDefault="00CD459A" w14:paraId="278D94D6" w14:textId="77777777">
            <w:pPr>
              <w:pStyle w:val="Compact"/>
            </w:pPr>
            <w:r>
              <w:t>0..* → 0..1</w:t>
            </w:r>
          </w:p>
        </w:tc>
        <w:tc>
          <w:tcPr>
            <w:tcW w:w="1885" w:type="dxa"/>
          </w:tcPr>
          <w:p w:rsidR="00CD459A" w:rsidRDefault="00CD459A" w14:paraId="7D93A503" w14:textId="77777777">
            <w:pPr>
              <w:pStyle w:val="Compact"/>
            </w:pPr>
            <w:r>
              <w:t>HeSoLuong</w:t>
            </w:r>
          </w:p>
        </w:tc>
        <w:tc>
          <w:tcPr>
            <w:tcW w:w="1320" w:type="dxa"/>
          </w:tcPr>
          <w:p w:rsidR="00CD459A" w:rsidRDefault="00CD459A" w14:paraId="242E6B0A" w14:textId="77777777">
            <w:pPr>
              <w:pStyle w:val="Compact"/>
            </w:pPr>
            <w:r>
              <w:t>Nhân sự áp dụng một hệ số lương</w:t>
            </w:r>
          </w:p>
        </w:tc>
      </w:tr>
      <w:tr w:rsidR="00CD459A" w14:paraId="29C917CB" w14:textId="77777777">
        <w:tc>
          <w:tcPr>
            <w:tcW w:w="942" w:type="dxa"/>
          </w:tcPr>
          <w:p w:rsidR="00CD459A" w:rsidRDefault="00CD459A" w14:paraId="0E05C4CB" w14:textId="77777777">
            <w:pPr>
              <w:pStyle w:val="Compact"/>
              <w:jc w:val="center"/>
            </w:pPr>
            <w:r>
              <w:t>10</w:t>
            </w:r>
          </w:p>
        </w:tc>
        <w:tc>
          <w:tcPr>
            <w:tcW w:w="2074" w:type="dxa"/>
          </w:tcPr>
          <w:p w:rsidR="00CD459A" w:rsidRDefault="00CD459A" w14:paraId="0E5B6535" w14:textId="77777777">
            <w:pPr>
              <w:pStyle w:val="Compact"/>
            </w:pPr>
            <w:r>
              <w:t>NhanSu</w:t>
            </w:r>
          </w:p>
        </w:tc>
        <w:tc>
          <w:tcPr>
            <w:tcW w:w="1697" w:type="dxa"/>
          </w:tcPr>
          <w:p w:rsidR="00CD459A" w:rsidRDefault="00CD459A" w14:paraId="63466457" w14:textId="77777777">
            <w:pPr>
              <w:pStyle w:val="Compact"/>
            </w:pPr>
            <w:r>
              <w:t>0..* → 0..*</w:t>
            </w:r>
          </w:p>
        </w:tc>
        <w:tc>
          <w:tcPr>
            <w:tcW w:w="1885" w:type="dxa"/>
          </w:tcPr>
          <w:p w:rsidR="00CD459A" w:rsidRDefault="00CD459A" w14:paraId="1E843F64" w14:textId="77777777">
            <w:pPr>
              <w:pStyle w:val="Compact"/>
            </w:pPr>
            <w:r>
              <w:t>LoaiPhuCap</w:t>
            </w:r>
          </w:p>
        </w:tc>
        <w:tc>
          <w:tcPr>
            <w:tcW w:w="1320" w:type="dxa"/>
          </w:tcPr>
          <w:p w:rsidR="00CD459A" w:rsidRDefault="00CD459A" w14:paraId="52809460" w14:textId="77777777">
            <w:pPr>
              <w:pStyle w:val="Compact"/>
            </w:pPr>
            <w:r>
              <w:t>Nhân sự hưởng nhiều loại phụ cấp</w:t>
            </w:r>
          </w:p>
        </w:tc>
      </w:tr>
      <w:tr w:rsidR="00CD459A" w14:paraId="5912F9B0" w14:textId="77777777">
        <w:tc>
          <w:tcPr>
            <w:tcW w:w="942" w:type="dxa"/>
          </w:tcPr>
          <w:p w:rsidR="00CD459A" w:rsidRDefault="00CD459A" w14:paraId="22A29652" w14:textId="77777777">
            <w:pPr>
              <w:pStyle w:val="Compact"/>
              <w:jc w:val="center"/>
            </w:pPr>
            <w:r>
              <w:t>11</w:t>
            </w:r>
          </w:p>
        </w:tc>
        <w:tc>
          <w:tcPr>
            <w:tcW w:w="2074" w:type="dxa"/>
          </w:tcPr>
          <w:p w:rsidR="00CD459A" w:rsidRDefault="00CD459A" w14:paraId="526D9DE2" w14:textId="77777777">
            <w:pPr>
              <w:pStyle w:val="Compact"/>
            </w:pPr>
            <w:r>
              <w:t>NhanSu</w:t>
            </w:r>
          </w:p>
        </w:tc>
        <w:tc>
          <w:tcPr>
            <w:tcW w:w="1697" w:type="dxa"/>
          </w:tcPr>
          <w:p w:rsidR="00CD459A" w:rsidRDefault="00CD459A" w14:paraId="524EB5A0" w14:textId="77777777">
            <w:pPr>
              <w:pStyle w:val="Compact"/>
            </w:pPr>
            <w:r>
              <w:t>1 ◆ 0..*</w:t>
            </w:r>
          </w:p>
        </w:tc>
        <w:tc>
          <w:tcPr>
            <w:tcW w:w="1885" w:type="dxa"/>
          </w:tcPr>
          <w:p w:rsidR="00CD459A" w:rsidRDefault="00CD459A" w14:paraId="309AA2C1" w14:textId="77777777">
            <w:pPr>
              <w:pStyle w:val="Compact"/>
            </w:pPr>
            <w:r>
              <w:t>HopDongLaoDong</w:t>
            </w:r>
          </w:p>
        </w:tc>
        <w:tc>
          <w:tcPr>
            <w:tcW w:w="1320" w:type="dxa"/>
          </w:tcPr>
          <w:p w:rsidR="00CD459A" w:rsidRDefault="00CD459A" w14:paraId="3762819B" w14:textId="77777777">
            <w:pPr>
              <w:pStyle w:val="Compact"/>
            </w:pPr>
            <w:r>
              <w:t>Nhân sự ký nhiều hợp đồng</w:t>
            </w:r>
          </w:p>
        </w:tc>
      </w:tr>
      <w:tr w:rsidR="00CD459A" w14:paraId="22970691" w14:textId="77777777">
        <w:tc>
          <w:tcPr>
            <w:tcW w:w="942" w:type="dxa"/>
          </w:tcPr>
          <w:p w:rsidR="00CD459A" w:rsidRDefault="00CD459A" w14:paraId="4801C1BC" w14:textId="77777777">
            <w:pPr>
              <w:pStyle w:val="Compact"/>
              <w:jc w:val="center"/>
            </w:pPr>
            <w:r>
              <w:t>12</w:t>
            </w:r>
          </w:p>
        </w:tc>
        <w:tc>
          <w:tcPr>
            <w:tcW w:w="2074" w:type="dxa"/>
          </w:tcPr>
          <w:p w:rsidR="00CD459A" w:rsidRDefault="00CD459A" w14:paraId="06721940" w14:textId="77777777">
            <w:pPr>
              <w:pStyle w:val="Compact"/>
            </w:pPr>
            <w:r>
              <w:t>HopDongLaoDong</w:t>
            </w:r>
          </w:p>
        </w:tc>
        <w:tc>
          <w:tcPr>
            <w:tcW w:w="1697" w:type="dxa"/>
          </w:tcPr>
          <w:p w:rsidR="00CD459A" w:rsidRDefault="00CD459A" w14:paraId="623F5875" w14:textId="77777777">
            <w:pPr>
              <w:pStyle w:val="Compact"/>
            </w:pPr>
            <w:r>
              <w:t>0..* → 1</w:t>
            </w:r>
          </w:p>
        </w:tc>
        <w:tc>
          <w:tcPr>
            <w:tcW w:w="1885" w:type="dxa"/>
          </w:tcPr>
          <w:p w:rsidR="00CD459A" w:rsidRDefault="00CD459A" w14:paraId="333160CA" w14:textId="77777777">
            <w:pPr>
              <w:pStyle w:val="Compact"/>
            </w:pPr>
            <w:r>
              <w:t>LoaiHopDong</w:t>
            </w:r>
          </w:p>
        </w:tc>
        <w:tc>
          <w:tcPr>
            <w:tcW w:w="1320" w:type="dxa"/>
          </w:tcPr>
          <w:p w:rsidR="00CD459A" w:rsidRDefault="00CD459A" w14:paraId="085AE886" w14:textId="77777777">
            <w:pPr>
              <w:pStyle w:val="Compact"/>
            </w:pPr>
            <w:r>
              <w:t>Hợp đồng thuộc một loại hợp đồng</w:t>
            </w:r>
          </w:p>
        </w:tc>
      </w:tr>
      <w:tr w:rsidR="00CD459A" w14:paraId="041C0863" w14:textId="77777777">
        <w:tc>
          <w:tcPr>
            <w:tcW w:w="942" w:type="dxa"/>
          </w:tcPr>
          <w:p w:rsidR="00CD459A" w:rsidRDefault="00CD459A" w14:paraId="16E3B0C2" w14:textId="77777777">
            <w:pPr>
              <w:pStyle w:val="Compact"/>
              <w:jc w:val="center"/>
            </w:pPr>
            <w:r>
              <w:t>13</w:t>
            </w:r>
          </w:p>
        </w:tc>
        <w:tc>
          <w:tcPr>
            <w:tcW w:w="2074" w:type="dxa"/>
          </w:tcPr>
          <w:p w:rsidR="00CD459A" w:rsidRDefault="00CD459A" w14:paraId="3800D247" w14:textId="77777777">
            <w:pPr>
              <w:pStyle w:val="Compact"/>
            </w:pPr>
            <w:r>
              <w:t>HopDongLaoDong</w:t>
            </w:r>
          </w:p>
        </w:tc>
        <w:tc>
          <w:tcPr>
            <w:tcW w:w="1697" w:type="dxa"/>
          </w:tcPr>
          <w:p w:rsidR="00CD459A" w:rsidRDefault="00CD459A" w14:paraId="128FB26E" w14:textId="77777777">
            <w:pPr>
              <w:pStyle w:val="Compact"/>
            </w:pPr>
            <w:r>
              <w:t>1 ◆ 0..*</w:t>
            </w:r>
          </w:p>
        </w:tc>
        <w:tc>
          <w:tcPr>
            <w:tcW w:w="1885" w:type="dxa"/>
          </w:tcPr>
          <w:p w:rsidR="00CD459A" w:rsidRDefault="00CD459A" w14:paraId="2DBCE820" w14:textId="77777777">
            <w:pPr>
              <w:pStyle w:val="Compact"/>
            </w:pPr>
            <w:r>
              <w:t>PhuLucHopDong</w:t>
            </w:r>
          </w:p>
        </w:tc>
        <w:tc>
          <w:tcPr>
            <w:tcW w:w="1320" w:type="dxa"/>
          </w:tcPr>
          <w:p w:rsidR="00CD459A" w:rsidRDefault="00CD459A" w14:paraId="4321D603" w14:textId="77777777">
            <w:pPr>
              <w:pStyle w:val="Compact"/>
            </w:pPr>
            <w:r>
              <w:t>Hợp đồng có nhiều phụ lục</w:t>
            </w:r>
          </w:p>
        </w:tc>
      </w:tr>
      <w:tr w:rsidR="00CD459A" w14:paraId="34E2C805" w14:textId="77777777">
        <w:tc>
          <w:tcPr>
            <w:tcW w:w="942" w:type="dxa"/>
          </w:tcPr>
          <w:p w:rsidR="00CD459A" w:rsidRDefault="00CD459A" w14:paraId="427A6288" w14:textId="77777777">
            <w:pPr>
              <w:pStyle w:val="Compact"/>
              <w:jc w:val="center"/>
            </w:pPr>
            <w:r>
              <w:t>14</w:t>
            </w:r>
          </w:p>
        </w:tc>
        <w:tc>
          <w:tcPr>
            <w:tcW w:w="2074" w:type="dxa"/>
          </w:tcPr>
          <w:p w:rsidR="00CD459A" w:rsidRDefault="00CD459A" w14:paraId="6C22C775" w14:textId="77777777">
            <w:pPr>
              <w:pStyle w:val="Compact"/>
            </w:pPr>
            <w:r>
              <w:t>DanhGia</w:t>
            </w:r>
          </w:p>
        </w:tc>
        <w:tc>
          <w:tcPr>
            <w:tcW w:w="1697" w:type="dxa"/>
          </w:tcPr>
          <w:p w:rsidR="00CD459A" w:rsidRDefault="00CD459A" w14:paraId="0D4ABB5C" w14:textId="77777777">
            <w:pPr>
              <w:pStyle w:val="Compact"/>
            </w:pPr>
            <w:r>
              <w:t>◁—</w:t>
            </w:r>
          </w:p>
        </w:tc>
        <w:tc>
          <w:tcPr>
            <w:tcW w:w="1885" w:type="dxa"/>
          </w:tcPr>
          <w:p w:rsidR="00CD459A" w:rsidRDefault="00CD459A" w14:paraId="0702629C" w14:textId="77777777">
            <w:pPr>
              <w:pStyle w:val="Compact"/>
            </w:pPr>
            <w:r>
              <w:t>KhenThuong</w:t>
            </w:r>
          </w:p>
        </w:tc>
        <w:tc>
          <w:tcPr>
            <w:tcW w:w="1320" w:type="dxa"/>
          </w:tcPr>
          <w:p w:rsidR="00CD459A" w:rsidRDefault="00CD459A" w14:paraId="018DB844" w14:textId="77777777">
            <w:pPr>
              <w:pStyle w:val="Compact"/>
            </w:pPr>
            <w:r>
              <w:t>KhenThuong kế thừa DanhGia</w:t>
            </w:r>
          </w:p>
        </w:tc>
      </w:tr>
      <w:tr w:rsidR="00CD459A" w14:paraId="2FF4FC97" w14:textId="77777777">
        <w:tc>
          <w:tcPr>
            <w:tcW w:w="942" w:type="dxa"/>
          </w:tcPr>
          <w:p w:rsidR="00CD459A" w:rsidRDefault="00CD459A" w14:paraId="7B202DF2" w14:textId="77777777">
            <w:pPr>
              <w:pStyle w:val="Compact"/>
              <w:jc w:val="center"/>
            </w:pPr>
            <w:r>
              <w:t>15</w:t>
            </w:r>
          </w:p>
        </w:tc>
        <w:tc>
          <w:tcPr>
            <w:tcW w:w="2074" w:type="dxa"/>
          </w:tcPr>
          <w:p w:rsidR="00CD459A" w:rsidRDefault="00CD459A" w14:paraId="1C8FA938" w14:textId="77777777">
            <w:pPr>
              <w:pStyle w:val="Compact"/>
            </w:pPr>
            <w:r>
              <w:t>DanhGia</w:t>
            </w:r>
          </w:p>
        </w:tc>
        <w:tc>
          <w:tcPr>
            <w:tcW w:w="1697" w:type="dxa"/>
          </w:tcPr>
          <w:p w:rsidR="00CD459A" w:rsidRDefault="00CD459A" w14:paraId="4E5B94CC" w14:textId="77777777">
            <w:pPr>
              <w:pStyle w:val="Compact"/>
            </w:pPr>
            <w:r>
              <w:t>◁—</w:t>
            </w:r>
          </w:p>
        </w:tc>
        <w:tc>
          <w:tcPr>
            <w:tcW w:w="1885" w:type="dxa"/>
          </w:tcPr>
          <w:p w:rsidR="00CD459A" w:rsidRDefault="00CD459A" w14:paraId="2A682C94" w14:textId="77777777">
            <w:pPr>
              <w:pStyle w:val="Compact"/>
            </w:pPr>
            <w:r>
              <w:t>KyLuat</w:t>
            </w:r>
          </w:p>
        </w:tc>
        <w:tc>
          <w:tcPr>
            <w:tcW w:w="1320" w:type="dxa"/>
          </w:tcPr>
          <w:p w:rsidR="00CD459A" w:rsidRDefault="00CD459A" w14:paraId="7982F4C4" w14:textId="77777777">
            <w:pPr>
              <w:pStyle w:val="Compact"/>
            </w:pPr>
            <w:r>
              <w:t>KyLuat kế thừa DanhGia</w:t>
            </w:r>
          </w:p>
        </w:tc>
      </w:tr>
      <w:tr w:rsidR="00CD459A" w14:paraId="522C8F58" w14:textId="77777777">
        <w:tc>
          <w:tcPr>
            <w:tcW w:w="942" w:type="dxa"/>
          </w:tcPr>
          <w:p w:rsidR="00CD459A" w:rsidRDefault="00CD459A" w14:paraId="648AEA38" w14:textId="77777777">
            <w:pPr>
              <w:pStyle w:val="Compact"/>
              <w:jc w:val="center"/>
            </w:pPr>
            <w:r>
              <w:t>16</w:t>
            </w:r>
          </w:p>
        </w:tc>
        <w:tc>
          <w:tcPr>
            <w:tcW w:w="2074" w:type="dxa"/>
          </w:tcPr>
          <w:p w:rsidR="00CD459A" w:rsidRDefault="00CD459A" w14:paraId="40485D7B" w14:textId="77777777">
            <w:pPr>
              <w:pStyle w:val="Compact"/>
            </w:pPr>
            <w:r>
              <w:t>NhanSu</w:t>
            </w:r>
          </w:p>
        </w:tc>
        <w:tc>
          <w:tcPr>
            <w:tcW w:w="1697" w:type="dxa"/>
          </w:tcPr>
          <w:p w:rsidR="00CD459A" w:rsidRDefault="00CD459A" w14:paraId="33370A2E" w14:textId="77777777">
            <w:pPr>
              <w:pStyle w:val="Compact"/>
            </w:pPr>
            <w:r>
              <w:t>1 ◆ 0..*</w:t>
            </w:r>
          </w:p>
        </w:tc>
        <w:tc>
          <w:tcPr>
            <w:tcW w:w="1885" w:type="dxa"/>
          </w:tcPr>
          <w:p w:rsidR="00CD459A" w:rsidRDefault="00CD459A" w14:paraId="618E6006" w14:textId="77777777">
            <w:pPr>
              <w:pStyle w:val="Compact"/>
            </w:pPr>
            <w:r>
              <w:t>DanhGia</w:t>
            </w:r>
          </w:p>
        </w:tc>
        <w:tc>
          <w:tcPr>
            <w:tcW w:w="1320" w:type="dxa"/>
          </w:tcPr>
          <w:p w:rsidR="00CD459A" w:rsidRDefault="00CD459A" w14:paraId="2E06B3CD" w14:textId="77777777">
            <w:pPr>
              <w:pStyle w:val="Compact"/>
            </w:pPr>
            <w:r>
              <w:t>Nhân sự nhận nhiều đánh giá</w:t>
            </w:r>
          </w:p>
        </w:tc>
      </w:tr>
      <w:tr w:rsidR="00CD459A" w14:paraId="51CD9668" w14:textId="77777777">
        <w:tc>
          <w:tcPr>
            <w:tcW w:w="942" w:type="dxa"/>
          </w:tcPr>
          <w:p w:rsidR="00CD459A" w:rsidRDefault="00CD459A" w14:paraId="128414F0" w14:textId="77777777">
            <w:pPr>
              <w:pStyle w:val="Compact"/>
              <w:jc w:val="center"/>
            </w:pPr>
            <w:r>
              <w:t>17</w:t>
            </w:r>
          </w:p>
        </w:tc>
        <w:tc>
          <w:tcPr>
            <w:tcW w:w="2074" w:type="dxa"/>
          </w:tcPr>
          <w:p w:rsidR="00CD459A" w:rsidRDefault="00CD459A" w14:paraId="7023F93A" w14:textId="77777777">
            <w:pPr>
              <w:pStyle w:val="Compact"/>
            </w:pPr>
            <w:r>
              <w:t>DonViToChuc</w:t>
            </w:r>
          </w:p>
        </w:tc>
        <w:tc>
          <w:tcPr>
            <w:tcW w:w="1697" w:type="dxa"/>
          </w:tcPr>
          <w:p w:rsidR="00CD459A" w:rsidRDefault="00CD459A" w14:paraId="2F1D0F32" w14:textId="77777777">
            <w:pPr>
              <w:pStyle w:val="Compact"/>
            </w:pPr>
            <w:r>
              <w:t>0..1 ◇ 0..*</w:t>
            </w:r>
          </w:p>
        </w:tc>
        <w:tc>
          <w:tcPr>
            <w:tcW w:w="1885" w:type="dxa"/>
          </w:tcPr>
          <w:p w:rsidR="00CD459A" w:rsidRDefault="00CD459A" w14:paraId="08DCC503" w14:textId="77777777">
            <w:pPr>
              <w:pStyle w:val="Compact"/>
            </w:pPr>
            <w:r>
              <w:t>DonViToChuc</w:t>
            </w:r>
          </w:p>
        </w:tc>
        <w:tc>
          <w:tcPr>
            <w:tcW w:w="1320" w:type="dxa"/>
          </w:tcPr>
          <w:p w:rsidR="00CD459A" w:rsidRDefault="00CD459A" w14:paraId="187EC162" w14:textId="77777777">
            <w:pPr>
              <w:pStyle w:val="Compact"/>
            </w:pPr>
            <w:r>
              <w:t>Đơn vị cha chứa nhiều đơn vị con</w:t>
            </w:r>
          </w:p>
        </w:tc>
      </w:tr>
      <w:tr w:rsidR="00CD459A" w14:paraId="6180783A" w14:textId="77777777">
        <w:tc>
          <w:tcPr>
            <w:tcW w:w="942" w:type="dxa"/>
          </w:tcPr>
          <w:p w:rsidR="00CD459A" w:rsidRDefault="00CD459A" w14:paraId="570FEA66" w14:textId="77777777">
            <w:pPr>
              <w:pStyle w:val="Compact"/>
              <w:jc w:val="center"/>
            </w:pPr>
            <w:r>
              <w:t>18</w:t>
            </w:r>
          </w:p>
        </w:tc>
        <w:tc>
          <w:tcPr>
            <w:tcW w:w="2074" w:type="dxa"/>
          </w:tcPr>
          <w:p w:rsidR="00CD459A" w:rsidRDefault="00CD459A" w14:paraId="18A023FF" w14:textId="77777777">
            <w:pPr>
              <w:pStyle w:val="Compact"/>
            </w:pPr>
            <w:r>
              <w:t>DonViToChuc</w:t>
            </w:r>
          </w:p>
        </w:tc>
        <w:tc>
          <w:tcPr>
            <w:tcW w:w="1697" w:type="dxa"/>
          </w:tcPr>
          <w:p w:rsidR="00CD459A" w:rsidRDefault="00CD459A" w14:paraId="5291B86A" w14:textId="77777777">
            <w:pPr>
              <w:pStyle w:val="Compact"/>
            </w:pPr>
            <w:r>
              <w:t>1 ◆ 0..*</w:t>
            </w:r>
          </w:p>
        </w:tc>
        <w:tc>
          <w:tcPr>
            <w:tcW w:w="1885" w:type="dxa"/>
          </w:tcPr>
          <w:p w:rsidR="00CD459A" w:rsidRDefault="00CD459A" w14:paraId="3B5C9EFD" w14:textId="77777777">
            <w:pPr>
              <w:pStyle w:val="Compact"/>
            </w:pPr>
            <w:r>
              <w:t>QuyetDinhDonVi</w:t>
            </w:r>
          </w:p>
        </w:tc>
        <w:tc>
          <w:tcPr>
            <w:tcW w:w="1320" w:type="dxa"/>
          </w:tcPr>
          <w:p w:rsidR="00CD459A" w:rsidRDefault="00CD459A" w14:paraId="6B4C19A3" w14:textId="77777777">
            <w:pPr>
              <w:pStyle w:val="Compact"/>
            </w:pPr>
            <w:r>
              <w:t>Đơn vị có nhiều quyết định</w:t>
            </w:r>
          </w:p>
        </w:tc>
      </w:tr>
      <w:tr w:rsidR="00CD459A" w14:paraId="064DE2AD" w14:textId="77777777">
        <w:tc>
          <w:tcPr>
            <w:tcW w:w="942" w:type="dxa"/>
          </w:tcPr>
          <w:p w:rsidR="00CD459A" w:rsidRDefault="00CD459A" w14:paraId="18912635" w14:textId="77777777">
            <w:pPr>
              <w:pStyle w:val="Compact"/>
              <w:jc w:val="center"/>
            </w:pPr>
            <w:r>
              <w:t>19</w:t>
            </w:r>
          </w:p>
        </w:tc>
        <w:tc>
          <w:tcPr>
            <w:tcW w:w="2074" w:type="dxa"/>
          </w:tcPr>
          <w:p w:rsidR="00CD459A" w:rsidRDefault="00CD459A" w14:paraId="137390A1" w14:textId="77777777">
            <w:pPr>
              <w:pStyle w:val="Compact"/>
            </w:pPr>
            <w:r>
              <w:t>BoNhiem</w:t>
            </w:r>
          </w:p>
        </w:tc>
        <w:tc>
          <w:tcPr>
            <w:tcW w:w="1697" w:type="dxa"/>
          </w:tcPr>
          <w:p w:rsidR="00CD459A" w:rsidRDefault="00CD459A" w14:paraId="53802E01" w14:textId="77777777">
            <w:pPr>
              <w:pStyle w:val="Compact"/>
            </w:pPr>
            <w:r>
              <w:t>0..* → 1</w:t>
            </w:r>
          </w:p>
        </w:tc>
        <w:tc>
          <w:tcPr>
            <w:tcW w:w="1885" w:type="dxa"/>
          </w:tcPr>
          <w:p w:rsidR="00CD459A" w:rsidRDefault="00CD459A" w14:paraId="7771BB12" w14:textId="77777777">
            <w:pPr>
              <w:pStyle w:val="Compact"/>
            </w:pPr>
            <w:r>
              <w:t>NhanSu</w:t>
            </w:r>
          </w:p>
        </w:tc>
        <w:tc>
          <w:tcPr>
            <w:tcW w:w="1320" w:type="dxa"/>
          </w:tcPr>
          <w:p w:rsidR="00CD459A" w:rsidRDefault="00CD459A" w14:paraId="61229228" w14:textId="77777777">
            <w:pPr>
              <w:pStyle w:val="Compact"/>
            </w:pPr>
            <w:r>
              <w:t>Bổ nhiệm cho nhân sự</w:t>
            </w:r>
          </w:p>
        </w:tc>
      </w:tr>
      <w:tr w:rsidR="00CD459A" w14:paraId="5055A458" w14:textId="77777777">
        <w:tc>
          <w:tcPr>
            <w:tcW w:w="942" w:type="dxa"/>
          </w:tcPr>
          <w:p w:rsidR="00CD459A" w:rsidRDefault="00CD459A" w14:paraId="74FDA7AA" w14:textId="77777777">
            <w:pPr>
              <w:pStyle w:val="Compact"/>
              <w:jc w:val="center"/>
            </w:pPr>
            <w:r>
              <w:t>20</w:t>
            </w:r>
          </w:p>
        </w:tc>
        <w:tc>
          <w:tcPr>
            <w:tcW w:w="2074" w:type="dxa"/>
          </w:tcPr>
          <w:p w:rsidR="00CD459A" w:rsidRDefault="00CD459A" w14:paraId="42161407" w14:textId="77777777">
            <w:pPr>
              <w:pStyle w:val="Compact"/>
            </w:pPr>
            <w:r>
              <w:t>BoNhiem</w:t>
            </w:r>
          </w:p>
        </w:tc>
        <w:tc>
          <w:tcPr>
            <w:tcW w:w="1697" w:type="dxa"/>
          </w:tcPr>
          <w:p w:rsidR="00CD459A" w:rsidRDefault="00CD459A" w14:paraId="640B2057" w14:textId="77777777">
            <w:pPr>
              <w:pStyle w:val="Compact"/>
            </w:pPr>
            <w:r>
              <w:t>0..* → 1</w:t>
            </w:r>
          </w:p>
        </w:tc>
        <w:tc>
          <w:tcPr>
            <w:tcW w:w="1885" w:type="dxa"/>
          </w:tcPr>
          <w:p w:rsidR="00CD459A" w:rsidRDefault="00CD459A" w14:paraId="19E4949B" w14:textId="77777777">
            <w:pPr>
              <w:pStyle w:val="Compact"/>
            </w:pPr>
            <w:r>
              <w:t>DonViToChuc</w:t>
            </w:r>
          </w:p>
        </w:tc>
        <w:tc>
          <w:tcPr>
            <w:tcW w:w="1320" w:type="dxa"/>
          </w:tcPr>
          <w:p w:rsidR="00CD459A" w:rsidRDefault="00CD459A" w14:paraId="7125C078" w14:textId="77777777">
            <w:pPr>
              <w:pStyle w:val="Compact"/>
            </w:pPr>
            <w:r>
              <w:t>Bổ nhiệm tại đơn vị</w:t>
            </w:r>
          </w:p>
        </w:tc>
      </w:tr>
      <w:tr w:rsidR="00CD459A" w14:paraId="26D3D1B1" w14:textId="77777777">
        <w:tc>
          <w:tcPr>
            <w:tcW w:w="942" w:type="dxa"/>
          </w:tcPr>
          <w:p w:rsidR="00CD459A" w:rsidRDefault="00CD459A" w14:paraId="008E9B6A" w14:textId="77777777">
            <w:pPr>
              <w:pStyle w:val="Compact"/>
              <w:jc w:val="center"/>
            </w:pPr>
            <w:r>
              <w:t>21</w:t>
            </w:r>
          </w:p>
        </w:tc>
        <w:tc>
          <w:tcPr>
            <w:tcW w:w="2074" w:type="dxa"/>
          </w:tcPr>
          <w:p w:rsidR="00CD459A" w:rsidRDefault="00CD459A" w14:paraId="79ECE402" w14:textId="77777777">
            <w:pPr>
              <w:pStyle w:val="Compact"/>
            </w:pPr>
            <w:r>
              <w:t>DangKyDaoTao</w:t>
            </w:r>
          </w:p>
        </w:tc>
        <w:tc>
          <w:tcPr>
            <w:tcW w:w="1697" w:type="dxa"/>
          </w:tcPr>
          <w:p w:rsidR="00CD459A" w:rsidRDefault="00CD459A" w14:paraId="0FF40AE8" w14:textId="77777777">
            <w:pPr>
              <w:pStyle w:val="Compact"/>
            </w:pPr>
            <w:r>
              <w:t>0..* → 1</w:t>
            </w:r>
          </w:p>
        </w:tc>
        <w:tc>
          <w:tcPr>
            <w:tcW w:w="1885" w:type="dxa"/>
          </w:tcPr>
          <w:p w:rsidR="00CD459A" w:rsidRDefault="00CD459A" w14:paraId="20530DC5" w14:textId="77777777">
            <w:pPr>
              <w:pStyle w:val="Compact"/>
            </w:pPr>
            <w:r>
              <w:t>NhanSu</w:t>
            </w:r>
          </w:p>
        </w:tc>
        <w:tc>
          <w:tcPr>
            <w:tcW w:w="1320" w:type="dxa"/>
          </w:tcPr>
          <w:p w:rsidR="00CD459A" w:rsidRDefault="00CD459A" w14:paraId="2D440DD8" w14:textId="77777777">
            <w:pPr>
              <w:pStyle w:val="Compact"/>
            </w:pPr>
            <w:r>
              <w:t>Người đăng ký đào tạo</w:t>
            </w:r>
          </w:p>
        </w:tc>
      </w:tr>
      <w:tr w:rsidR="00CD459A" w14:paraId="186C07C8" w14:textId="77777777">
        <w:tc>
          <w:tcPr>
            <w:tcW w:w="942" w:type="dxa"/>
          </w:tcPr>
          <w:p w:rsidR="00CD459A" w:rsidRDefault="00CD459A" w14:paraId="27202BF3" w14:textId="77777777">
            <w:pPr>
              <w:pStyle w:val="Compact"/>
              <w:jc w:val="center"/>
            </w:pPr>
            <w:r>
              <w:t>22</w:t>
            </w:r>
          </w:p>
        </w:tc>
        <w:tc>
          <w:tcPr>
            <w:tcW w:w="2074" w:type="dxa"/>
          </w:tcPr>
          <w:p w:rsidR="00CD459A" w:rsidRDefault="00CD459A" w14:paraId="1842C90B" w14:textId="77777777">
            <w:pPr>
              <w:pStyle w:val="Compact"/>
            </w:pPr>
            <w:r>
              <w:t>DangKyDaoTao</w:t>
            </w:r>
          </w:p>
        </w:tc>
        <w:tc>
          <w:tcPr>
            <w:tcW w:w="1697" w:type="dxa"/>
          </w:tcPr>
          <w:p w:rsidR="00CD459A" w:rsidRDefault="00CD459A" w14:paraId="55277493" w14:textId="77777777">
            <w:pPr>
              <w:pStyle w:val="Compact"/>
            </w:pPr>
            <w:r>
              <w:t>0..* → 1</w:t>
            </w:r>
          </w:p>
        </w:tc>
        <w:tc>
          <w:tcPr>
            <w:tcW w:w="1885" w:type="dxa"/>
          </w:tcPr>
          <w:p w:rsidR="00CD459A" w:rsidRDefault="00CD459A" w14:paraId="65B0137A" w14:textId="77777777">
            <w:pPr>
              <w:pStyle w:val="Compact"/>
            </w:pPr>
            <w:r>
              <w:t>KhoaDaoTao</w:t>
            </w:r>
          </w:p>
        </w:tc>
        <w:tc>
          <w:tcPr>
            <w:tcW w:w="1320" w:type="dxa"/>
          </w:tcPr>
          <w:p w:rsidR="00CD459A" w:rsidRDefault="00CD459A" w14:paraId="2EE814A0" w14:textId="77777777">
            <w:pPr>
              <w:pStyle w:val="Compact"/>
            </w:pPr>
            <w:r>
              <w:t>Đăng ký khóa đào tạo</w:t>
            </w:r>
          </w:p>
        </w:tc>
      </w:tr>
      <w:tr w:rsidR="00CD459A" w14:paraId="4FAAEE01" w14:textId="77777777">
        <w:tc>
          <w:tcPr>
            <w:tcW w:w="942" w:type="dxa"/>
          </w:tcPr>
          <w:p w:rsidR="00CD459A" w:rsidRDefault="00CD459A" w14:paraId="03734C57" w14:textId="77777777">
            <w:pPr>
              <w:pStyle w:val="Compact"/>
              <w:jc w:val="center"/>
            </w:pPr>
            <w:r>
              <w:t>23</w:t>
            </w:r>
          </w:p>
        </w:tc>
        <w:tc>
          <w:tcPr>
            <w:tcW w:w="2074" w:type="dxa"/>
          </w:tcPr>
          <w:p w:rsidR="00CD459A" w:rsidRDefault="00CD459A" w14:paraId="7944606C" w14:textId="77777777">
            <w:pPr>
              <w:pStyle w:val="Compact"/>
            </w:pPr>
            <w:r>
              <w:t>TaiKhoan</w:t>
            </w:r>
          </w:p>
        </w:tc>
        <w:tc>
          <w:tcPr>
            <w:tcW w:w="1697" w:type="dxa"/>
          </w:tcPr>
          <w:p w:rsidR="00CD459A" w:rsidRDefault="00CD459A" w14:paraId="4F33FFA0" w14:textId="77777777">
            <w:pPr>
              <w:pStyle w:val="Compact"/>
            </w:pPr>
            <w:r>
              <w:t>1 → 0..*</w:t>
            </w:r>
          </w:p>
        </w:tc>
        <w:tc>
          <w:tcPr>
            <w:tcW w:w="1885" w:type="dxa"/>
          </w:tcPr>
          <w:p w:rsidR="00CD459A" w:rsidRDefault="00CD459A" w14:paraId="18E288A6" w14:textId="77777777">
            <w:pPr>
              <w:pStyle w:val="Compact"/>
            </w:pPr>
            <w:r>
              <w:t>NhatKyHeThong</w:t>
            </w:r>
          </w:p>
        </w:tc>
        <w:tc>
          <w:tcPr>
            <w:tcW w:w="1320" w:type="dxa"/>
          </w:tcPr>
          <w:p w:rsidR="00CD459A" w:rsidRDefault="00CD459A" w14:paraId="45A114E2" w14:textId="77777777">
            <w:pPr>
              <w:pStyle w:val="Compact"/>
            </w:pPr>
            <w:r>
              <w:t>Tài khoản tạo nhiều nhật ký</w:t>
            </w:r>
          </w:p>
        </w:tc>
      </w:tr>
      <w:bookmarkEnd w:id="88"/>
      <w:bookmarkEnd w:id="155"/>
    </w:tbl>
    <w:p w:rsidR="00CD459A" w:rsidP="00CD459A" w:rsidRDefault="00CD459A" w14:paraId="6B797646" w14:textId="77777777"/>
    <w:p w:rsidR="00E60F34" w:rsidP="00E60F34" w:rsidRDefault="00E60F34" w14:paraId="537EC4B0" w14:textId="3FFC487B">
      <w:pPr>
        <w:rPr>
          <w:lang w:val="en-US"/>
        </w:rPr>
      </w:pPr>
    </w:p>
    <w:p w:rsidRPr="00AD5036" w:rsidR="00E60F34" w:rsidP="00E60F34" w:rsidRDefault="65321137" w14:paraId="6BA4A0C9" w14:textId="63377BA9">
      <w:pPr>
        <w:pStyle w:val="Heading2"/>
        <w:rPr>
          <w:lang w:val="en-US"/>
        </w:rPr>
      </w:pPr>
      <w:bookmarkStart w:name="_Toc223525365" w:id="156"/>
      <w:r w:rsidRPr="65321137">
        <w:rPr>
          <w:lang w:val="en-US"/>
        </w:rPr>
        <w:t>5.2. Xây dựng biểu đồ lớp</w:t>
      </w:r>
      <w:bookmarkEnd w:id="156"/>
    </w:p>
    <w:p w:rsidRPr="00E60F34" w:rsidR="004F14AB" w:rsidP="00E60F34" w:rsidRDefault="001A61F0" w14:paraId="49F08C26" w14:textId="6399F3B6">
      <w:pPr>
        <w:rPr>
          <w:lang w:val="en-US"/>
        </w:rPr>
      </w:pPr>
      <w:r w:rsidRPr="001A61F0">
        <w:rPr>
          <w:lang w:val="en-US"/>
        </w:rPr>
        <w:drawing>
          <wp:inline distT="0" distB="0" distL="0" distR="0" wp14:anchorId="24277678" wp14:editId="2C1A151A">
            <wp:extent cx="5579745" cy="5041265"/>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5041265"/>
                    </a:xfrm>
                    <a:prstGeom prst="rect">
                      <a:avLst/>
                    </a:prstGeom>
                  </pic:spPr>
                </pic:pic>
              </a:graphicData>
            </a:graphic>
          </wp:inline>
        </w:drawing>
      </w:r>
    </w:p>
    <w:sectPr w:rsidRPr="00E60F34" w:rsidR="004F14AB" w:rsidSect="00342139">
      <w:headerReference w:type="default" r:id="rId15"/>
      <w:footerReference w:type="default" r:id="rId16"/>
      <w:pgSz w:w="11906" w:h="16838" w:orient="portrait"/>
      <w:pgMar w:top="1134" w:right="1134" w:bottom="1134" w:left="1985" w:header="709" w:footer="709"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0C7B59" w:rsidR="00A84A56" w:rsidP="001966E4" w:rsidRDefault="00A84A56" w14:paraId="76DB3B45" w14:textId="77777777">
      <w:pPr>
        <w:spacing w:after="0" w:line="240" w:lineRule="auto"/>
      </w:pPr>
      <w:r w:rsidRPr="000C7B59">
        <w:separator/>
      </w:r>
    </w:p>
    <w:p w:rsidRPr="000C7B59" w:rsidR="00A84A56" w:rsidRDefault="00A84A56" w14:paraId="537DCB10" w14:textId="77777777"/>
    <w:p w:rsidRPr="000C7B59" w:rsidR="00A84A56" w:rsidP="00BC3905" w:rsidRDefault="00A84A56" w14:paraId="1BE40E8A" w14:textId="77777777"/>
  </w:endnote>
  <w:endnote w:type="continuationSeparator" w:id="0">
    <w:p w:rsidRPr="000C7B59" w:rsidR="00A84A56" w:rsidP="001966E4" w:rsidRDefault="00A84A56" w14:paraId="22C179D1" w14:textId="77777777">
      <w:pPr>
        <w:spacing w:after="0" w:line="240" w:lineRule="auto"/>
      </w:pPr>
      <w:r w:rsidRPr="000C7B59">
        <w:continuationSeparator/>
      </w:r>
    </w:p>
    <w:p w:rsidRPr="000C7B59" w:rsidR="00A84A56" w:rsidRDefault="00A84A56" w14:paraId="736B17D8" w14:textId="77777777"/>
    <w:p w:rsidRPr="000C7B59" w:rsidR="00A84A56" w:rsidP="00BC3905" w:rsidRDefault="00A84A56" w14:paraId="6E7EC043" w14:textId="77777777"/>
  </w:endnote>
  <w:endnote w:type="continuationNotice" w:id="1">
    <w:p w:rsidRPr="000C7B59" w:rsidR="00A84A56" w:rsidRDefault="00A84A56" w14:paraId="71F3973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278502"/>
      <w:docPartObj>
        <w:docPartGallery w:val="Page Numbers (Bottom of Page)"/>
        <w:docPartUnique/>
      </w:docPartObj>
    </w:sdtPr>
    <w:sdtContent>
      <w:p w:rsidRPr="000C7B59" w:rsidR="00B56C0C" w:rsidRDefault="00B56C0C" w14:paraId="5F967AE8" w14:textId="2403590C">
        <w:pPr>
          <w:pStyle w:val="Footer"/>
          <w:jc w:val="right"/>
        </w:pPr>
        <w:r w:rsidRPr="000C7B59">
          <w:fldChar w:fldCharType="begin"/>
        </w:r>
        <w:r w:rsidRPr="000C7B59">
          <w:instrText>PAGE   \* MERGEFORMAT</w:instrText>
        </w:r>
        <w:r w:rsidRPr="000C7B59">
          <w:fldChar w:fldCharType="separate"/>
        </w:r>
        <w:r w:rsidRPr="000C7B59">
          <w:t>2</w:t>
        </w:r>
        <w:r w:rsidRPr="000C7B59">
          <w:fldChar w:fldCharType="end"/>
        </w:r>
      </w:p>
    </w:sdtContent>
  </w:sdt>
  <w:p w:rsidRPr="000C7B59" w:rsidR="00CA7F6F" w:rsidRDefault="00CA7F6F" w14:paraId="1F510422" w14:textId="77777777">
    <w:pPr>
      <w:pStyle w:val="Footer"/>
    </w:pPr>
  </w:p>
  <w:p w:rsidRPr="000C7B59" w:rsidR="000737AE" w:rsidRDefault="000737AE" w14:paraId="571DF785" w14:textId="77777777"/>
  <w:p w:rsidRPr="000C7B59" w:rsidR="000737AE" w:rsidP="00BC3905" w:rsidRDefault="000737AE" w14:paraId="08826DD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0C7B59" w:rsidR="00A84A56" w:rsidP="001966E4" w:rsidRDefault="00A84A56" w14:paraId="7D0D849E" w14:textId="77777777">
      <w:pPr>
        <w:spacing w:after="0" w:line="240" w:lineRule="auto"/>
      </w:pPr>
      <w:r w:rsidRPr="000C7B59">
        <w:separator/>
      </w:r>
    </w:p>
    <w:p w:rsidRPr="000C7B59" w:rsidR="00A84A56" w:rsidRDefault="00A84A56" w14:paraId="0AA590F8" w14:textId="77777777"/>
    <w:p w:rsidRPr="000C7B59" w:rsidR="00A84A56" w:rsidP="00BC3905" w:rsidRDefault="00A84A56" w14:paraId="0CB73F68" w14:textId="77777777"/>
  </w:footnote>
  <w:footnote w:type="continuationSeparator" w:id="0">
    <w:p w:rsidRPr="000C7B59" w:rsidR="00A84A56" w:rsidP="001966E4" w:rsidRDefault="00A84A56" w14:paraId="6DB0907B" w14:textId="77777777">
      <w:pPr>
        <w:spacing w:after="0" w:line="240" w:lineRule="auto"/>
      </w:pPr>
      <w:r w:rsidRPr="000C7B59">
        <w:continuationSeparator/>
      </w:r>
    </w:p>
    <w:p w:rsidRPr="000C7B59" w:rsidR="00A84A56" w:rsidRDefault="00A84A56" w14:paraId="29A3BFC9" w14:textId="77777777"/>
    <w:p w:rsidRPr="000C7B59" w:rsidR="00A84A56" w:rsidP="00BC3905" w:rsidRDefault="00A84A56" w14:paraId="0A015AAA" w14:textId="77777777"/>
  </w:footnote>
  <w:footnote w:type="continuationNotice" w:id="1">
    <w:p w:rsidRPr="000C7B59" w:rsidR="00A84A56" w:rsidRDefault="00A84A56" w14:paraId="22747A5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7B59" w:rsidR="00C2454F" w:rsidRDefault="00C2454F" w14:paraId="4044BDAC"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5VU5Eh6WHUK3kP" int2:id="Y1W6IbuY">
      <int2:state int2:value="Rejected" int2:type="spell"/>
    </int2:textHash>
    <int2:textHash int2:hashCode="EKFhmOtA4x4a27" int2:id="vkXtTGH7">
      <int2:state int2:value="Rejected" int2:type="spell"/>
    </int2:textHash>
    <int2:textHash int2:hashCode="bLE8AWabsn63D2" int2:id="CrOnOhsy">
      <int2:state int2:value="Rejected" int2:type="spell"/>
    </int2:textHash>
    <int2:textHash int2:hashCode="Wm41UTspikvbs1" int2:id="HGP70qn2">
      <int2:state int2:value="Rejected" int2:type="spell"/>
    </int2:textHash>
    <int2:textHash int2:hashCode="52NGqEmL++Qe14" int2:id="liJVZn5Z">
      <int2:state int2:value="Rejected" int2:type="spell"/>
    </int2:textHash>
    <int2:bookmark int2:bookmarkName="_Int_IpCXZOo5" int2:invalidationBookmarkName="" int2:hashCode="jlgJYyrSzW9k3O" int2:id="O10PJqfu">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7">
    <w:nsid w:val="3b9c59c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26">
    <w:nsid w:val="3ed87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1"/>
    <w:multiLevelType w:val="multilevel"/>
    <w:tmpl w:val="FACAD8B6"/>
    <w:lvl w:ilvl="0">
      <w:numFmt w:val="bullet"/>
      <w:lvlText w:val=""/>
      <w:lvlJc w:val="left"/>
      <w:pPr>
        <w:ind w:left="720" w:hanging="360"/>
      </w:pPr>
      <w:rPr>
        <w:rFonts w:hint="default" w:ascii="Symbol" w:hAnsi="Symbol"/>
      </w:rPr>
    </w:lvl>
    <w:lvl w:ilvl="1">
      <w:numFmt w:val="bullet"/>
      <w:lvlText w:val="o"/>
      <w:lvlJc w:val="left"/>
      <w:pPr>
        <w:ind w:left="1440" w:hanging="360"/>
      </w:pPr>
      <w:rPr>
        <w:rFonts w:hint="default" w:ascii="Courier New" w:hAnsi="Courier New"/>
      </w:rPr>
    </w:lvl>
    <w:lvl w:ilvl="2">
      <w:numFmt w:val="bullet"/>
      <w:lvlText w:val=""/>
      <w:lvlJc w:val="left"/>
      <w:pPr>
        <w:ind w:left="2160" w:hanging="360"/>
      </w:pPr>
      <w:rPr>
        <w:rFonts w:hint="default" w:ascii="Wingdings" w:hAnsi="Wingdings"/>
      </w:rPr>
    </w:lvl>
    <w:lvl w:ilvl="3">
      <w:numFmt w:val="bullet"/>
      <w:lvlText w:val=""/>
      <w:lvlJc w:val="left"/>
      <w:pPr>
        <w:ind w:left="2880" w:hanging="360"/>
      </w:pPr>
      <w:rPr>
        <w:rFonts w:hint="default" w:ascii="Symbol" w:hAnsi="Symbol"/>
      </w:rPr>
    </w:lvl>
    <w:lvl w:ilvl="4">
      <w:numFmt w:val="bullet"/>
      <w:lvlText w:val="o"/>
      <w:lvlJc w:val="left"/>
      <w:pPr>
        <w:ind w:left="3600" w:hanging="360"/>
      </w:pPr>
      <w:rPr>
        <w:rFonts w:hint="default" w:ascii="Courier New" w:hAnsi="Courier New"/>
      </w:rPr>
    </w:lvl>
    <w:lvl w:ilvl="5">
      <w:numFmt w:val="bullet"/>
      <w:lvlText w:val=""/>
      <w:lvlJc w:val="left"/>
      <w:pPr>
        <w:ind w:left="4320" w:hanging="360"/>
      </w:pPr>
      <w:rPr>
        <w:rFonts w:hint="default" w:ascii="Wingdings" w:hAnsi="Wingdings"/>
      </w:rPr>
    </w:lvl>
    <w:lvl w:ilvl="6">
      <w:numFmt w:val="bullet"/>
      <w:lvlText w:val=""/>
      <w:lvlJc w:val="left"/>
      <w:pPr>
        <w:ind w:left="5040" w:hanging="360"/>
      </w:pPr>
      <w:rPr>
        <w:rFonts w:hint="default" w:ascii="Symbol" w:hAnsi="Symbol"/>
      </w:rPr>
    </w:lvl>
    <w:lvl w:ilvl="7">
      <w:numFmt w:val="bullet"/>
      <w:lvlText w:val="o"/>
      <w:lvlJc w:val="left"/>
      <w:pPr>
        <w:ind w:left="5760" w:hanging="360"/>
      </w:pPr>
      <w:rPr>
        <w:rFonts w:hint="default" w:ascii="Courier New" w:hAnsi="Courier New"/>
      </w:rPr>
    </w:lvl>
    <w:lvl w:ilvl="8">
      <w:numFmt w:val="bullet"/>
      <w:lvlText w:val=""/>
      <w:lvlJc w:val="left"/>
      <w:pPr>
        <w:ind w:left="6480" w:hanging="360"/>
      </w:pPr>
      <w:rPr>
        <w:rFonts w:hint="default" w:ascii="Wingdings" w:hAnsi="Wingdings"/>
      </w:rPr>
    </w:lvl>
  </w:abstractNum>
  <w:abstractNum w:abstractNumId="1" w15:restartNumberingAfterBreak="0">
    <w:nsid w:val="00574777"/>
    <w:multiLevelType w:val="multilevel"/>
    <w:tmpl w:val="E526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99411"/>
    <w:multiLevelType w:val="multilevel"/>
    <w:tmpl w:val="B704AB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3F784C"/>
    <w:multiLevelType w:val="multilevel"/>
    <w:tmpl w:val="89A88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C76082"/>
    <w:multiLevelType w:val="multilevel"/>
    <w:tmpl w:val="4D42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334FC"/>
    <w:multiLevelType w:val="multilevel"/>
    <w:tmpl w:val="D932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C94F5E"/>
    <w:multiLevelType w:val="multilevel"/>
    <w:tmpl w:val="2890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0D459A"/>
    <w:multiLevelType w:val="multilevel"/>
    <w:tmpl w:val="E350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677B65"/>
    <w:multiLevelType w:val="multilevel"/>
    <w:tmpl w:val="4848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6C1AF1"/>
    <w:multiLevelType w:val="multilevel"/>
    <w:tmpl w:val="92F4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E63CE"/>
    <w:multiLevelType w:val="multilevel"/>
    <w:tmpl w:val="69AE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884C81"/>
    <w:multiLevelType w:val="multilevel"/>
    <w:tmpl w:val="7D7A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E126D7"/>
    <w:multiLevelType w:val="multilevel"/>
    <w:tmpl w:val="9EFE2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B3402DE"/>
    <w:multiLevelType w:val="multilevel"/>
    <w:tmpl w:val="4CB07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B462031"/>
    <w:multiLevelType w:val="multilevel"/>
    <w:tmpl w:val="76F6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9C1CFF"/>
    <w:multiLevelType w:val="multilevel"/>
    <w:tmpl w:val="37BEB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BA54C82"/>
    <w:multiLevelType w:val="hybridMultilevel"/>
    <w:tmpl w:val="FFFFFFFF"/>
    <w:lvl w:ilvl="0" w:tplc="21562ADA">
      <w:start w:val="1"/>
      <w:numFmt w:val="bullet"/>
      <w:lvlText w:val=""/>
      <w:lvlJc w:val="left"/>
      <w:pPr>
        <w:ind w:left="720" w:hanging="360"/>
      </w:pPr>
      <w:rPr>
        <w:rFonts w:hint="default" w:ascii="Symbol" w:hAnsi="Symbol"/>
      </w:rPr>
    </w:lvl>
    <w:lvl w:ilvl="1" w:tplc="4F6AFC24">
      <w:start w:val="1"/>
      <w:numFmt w:val="bullet"/>
      <w:lvlText w:val="o"/>
      <w:lvlJc w:val="left"/>
      <w:pPr>
        <w:ind w:left="1440" w:hanging="360"/>
      </w:pPr>
      <w:rPr>
        <w:rFonts w:hint="default" w:ascii="Courier New" w:hAnsi="Courier New"/>
      </w:rPr>
    </w:lvl>
    <w:lvl w:ilvl="2" w:tplc="8346A362">
      <w:start w:val="1"/>
      <w:numFmt w:val="bullet"/>
      <w:lvlText w:val=""/>
      <w:lvlJc w:val="left"/>
      <w:pPr>
        <w:ind w:left="2160" w:hanging="360"/>
      </w:pPr>
      <w:rPr>
        <w:rFonts w:hint="default" w:ascii="Wingdings" w:hAnsi="Wingdings"/>
      </w:rPr>
    </w:lvl>
    <w:lvl w:ilvl="3" w:tplc="52EEDC4A">
      <w:start w:val="1"/>
      <w:numFmt w:val="bullet"/>
      <w:lvlText w:val=""/>
      <w:lvlJc w:val="left"/>
      <w:pPr>
        <w:ind w:left="2880" w:hanging="360"/>
      </w:pPr>
      <w:rPr>
        <w:rFonts w:hint="default" w:ascii="Symbol" w:hAnsi="Symbol"/>
      </w:rPr>
    </w:lvl>
    <w:lvl w:ilvl="4" w:tplc="849A73DE">
      <w:start w:val="1"/>
      <w:numFmt w:val="bullet"/>
      <w:lvlText w:val="o"/>
      <w:lvlJc w:val="left"/>
      <w:pPr>
        <w:ind w:left="3600" w:hanging="360"/>
      </w:pPr>
      <w:rPr>
        <w:rFonts w:hint="default" w:ascii="Courier New" w:hAnsi="Courier New"/>
      </w:rPr>
    </w:lvl>
    <w:lvl w:ilvl="5" w:tplc="845E9ECC">
      <w:start w:val="1"/>
      <w:numFmt w:val="bullet"/>
      <w:lvlText w:val=""/>
      <w:lvlJc w:val="left"/>
      <w:pPr>
        <w:ind w:left="4320" w:hanging="360"/>
      </w:pPr>
      <w:rPr>
        <w:rFonts w:hint="default" w:ascii="Wingdings" w:hAnsi="Wingdings"/>
      </w:rPr>
    </w:lvl>
    <w:lvl w:ilvl="6" w:tplc="7EAC13B6">
      <w:start w:val="1"/>
      <w:numFmt w:val="bullet"/>
      <w:lvlText w:val=""/>
      <w:lvlJc w:val="left"/>
      <w:pPr>
        <w:ind w:left="5040" w:hanging="360"/>
      </w:pPr>
      <w:rPr>
        <w:rFonts w:hint="default" w:ascii="Symbol" w:hAnsi="Symbol"/>
      </w:rPr>
    </w:lvl>
    <w:lvl w:ilvl="7" w:tplc="9418CE80">
      <w:start w:val="1"/>
      <w:numFmt w:val="bullet"/>
      <w:lvlText w:val="o"/>
      <w:lvlJc w:val="left"/>
      <w:pPr>
        <w:ind w:left="5760" w:hanging="360"/>
      </w:pPr>
      <w:rPr>
        <w:rFonts w:hint="default" w:ascii="Courier New" w:hAnsi="Courier New"/>
      </w:rPr>
    </w:lvl>
    <w:lvl w:ilvl="8" w:tplc="8C947100">
      <w:start w:val="1"/>
      <w:numFmt w:val="bullet"/>
      <w:lvlText w:val=""/>
      <w:lvlJc w:val="left"/>
      <w:pPr>
        <w:ind w:left="6480" w:hanging="360"/>
      </w:pPr>
      <w:rPr>
        <w:rFonts w:hint="default" w:ascii="Wingdings" w:hAnsi="Wingdings"/>
      </w:rPr>
    </w:lvl>
  </w:abstractNum>
  <w:abstractNum w:abstractNumId="17" w15:restartNumberingAfterBreak="0">
    <w:nsid w:val="0CB940CF"/>
    <w:multiLevelType w:val="multilevel"/>
    <w:tmpl w:val="1EC4CD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CFB1E30"/>
    <w:multiLevelType w:val="hybridMultilevel"/>
    <w:tmpl w:val="B5A2915E"/>
    <w:lvl w:ilvl="0" w:tplc="8E304852">
      <w:start w:val="1"/>
      <w:numFmt w:val="decimal"/>
      <w:lvlText w:val="%1."/>
      <w:lvlJc w:val="left"/>
      <w:pPr>
        <w:tabs>
          <w:tab w:val="num" w:pos="720"/>
        </w:tabs>
        <w:ind w:left="720" w:hanging="360"/>
      </w:pPr>
      <w:rPr>
        <w:sz w:val="20"/>
      </w:rPr>
    </w:lvl>
    <w:lvl w:ilvl="1" w:tplc="C6566376">
      <w:start w:val="1"/>
      <w:numFmt w:val="bullet"/>
      <w:lvlText w:val="o"/>
      <w:lvlJc w:val="left"/>
      <w:pPr>
        <w:tabs>
          <w:tab w:val="num" w:pos="1440"/>
        </w:tabs>
        <w:ind w:left="1440" w:hanging="360"/>
      </w:pPr>
      <w:rPr>
        <w:rFonts w:hint="default" w:ascii="Courier New" w:hAnsi="Courier New"/>
        <w:sz w:val="20"/>
      </w:rPr>
    </w:lvl>
    <w:lvl w:ilvl="2" w:tplc="FF6463C0" w:tentative="1">
      <w:start w:val="1"/>
      <w:numFmt w:val="bullet"/>
      <w:lvlText w:val=""/>
      <w:lvlJc w:val="left"/>
      <w:pPr>
        <w:tabs>
          <w:tab w:val="num" w:pos="2160"/>
        </w:tabs>
        <w:ind w:left="2160" w:hanging="360"/>
      </w:pPr>
      <w:rPr>
        <w:rFonts w:hint="default" w:ascii="Wingdings" w:hAnsi="Wingdings"/>
        <w:sz w:val="20"/>
      </w:rPr>
    </w:lvl>
    <w:lvl w:ilvl="3" w:tplc="22AEF632" w:tentative="1">
      <w:start w:val="1"/>
      <w:numFmt w:val="bullet"/>
      <w:lvlText w:val=""/>
      <w:lvlJc w:val="left"/>
      <w:pPr>
        <w:tabs>
          <w:tab w:val="num" w:pos="2880"/>
        </w:tabs>
        <w:ind w:left="2880" w:hanging="360"/>
      </w:pPr>
      <w:rPr>
        <w:rFonts w:hint="default" w:ascii="Wingdings" w:hAnsi="Wingdings"/>
        <w:sz w:val="20"/>
      </w:rPr>
    </w:lvl>
    <w:lvl w:ilvl="4" w:tplc="9510F378" w:tentative="1">
      <w:start w:val="1"/>
      <w:numFmt w:val="bullet"/>
      <w:lvlText w:val=""/>
      <w:lvlJc w:val="left"/>
      <w:pPr>
        <w:tabs>
          <w:tab w:val="num" w:pos="3600"/>
        </w:tabs>
        <w:ind w:left="3600" w:hanging="360"/>
      </w:pPr>
      <w:rPr>
        <w:rFonts w:hint="default" w:ascii="Wingdings" w:hAnsi="Wingdings"/>
        <w:sz w:val="20"/>
      </w:rPr>
    </w:lvl>
    <w:lvl w:ilvl="5" w:tplc="C71E4AAC" w:tentative="1">
      <w:start w:val="1"/>
      <w:numFmt w:val="bullet"/>
      <w:lvlText w:val=""/>
      <w:lvlJc w:val="left"/>
      <w:pPr>
        <w:tabs>
          <w:tab w:val="num" w:pos="4320"/>
        </w:tabs>
        <w:ind w:left="4320" w:hanging="360"/>
      </w:pPr>
      <w:rPr>
        <w:rFonts w:hint="default" w:ascii="Wingdings" w:hAnsi="Wingdings"/>
        <w:sz w:val="20"/>
      </w:rPr>
    </w:lvl>
    <w:lvl w:ilvl="6" w:tplc="196EFEBE" w:tentative="1">
      <w:start w:val="1"/>
      <w:numFmt w:val="bullet"/>
      <w:lvlText w:val=""/>
      <w:lvlJc w:val="left"/>
      <w:pPr>
        <w:tabs>
          <w:tab w:val="num" w:pos="5040"/>
        </w:tabs>
        <w:ind w:left="5040" w:hanging="360"/>
      </w:pPr>
      <w:rPr>
        <w:rFonts w:hint="default" w:ascii="Wingdings" w:hAnsi="Wingdings"/>
        <w:sz w:val="20"/>
      </w:rPr>
    </w:lvl>
    <w:lvl w:ilvl="7" w:tplc="57FA6C04" w:tentative="1">
      <w:start w:val="1"/>
      <w:numFmt w:val="bullet"/>
      <w:lvlText w:val=""/>
      <w:lvlJc w:val="left"/>
      <w:pPr>
        <w:tabs>
          <w:tab w:val="num" w:pos="5760"/>
        </w:tabs>
        <w:ind w:left="5760" w:hanging="360"/>
      </w:pPr>
      <w:rPr>
        <w:rFonts w:hint="default" w:ascii="Wingdings" w:hAnsi="Wingdings"/>
        <w:sz w:val="20"/>
      </w:rPr>
    </w:lvl>
    <w:lvl w:ilvl="8" w:tplc="3DF8A660"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DE946A5"/>
    <w:multiLevelType w:val="multilevel"/>
    <w:tmpl w:val="D6A4D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E964BD1"/>
    <w:multiLevelType w:val="multilevel"/>
    <w:tmpl w:val="E4E2797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0F531EF5"/>
    <w:multiLevelType w:val="multilevel"/>
    <w:tmpl w:val="AE42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A1176A"/>
    <w:multiLevelType w:val="multilevel"/>
    <w:tmpl w:val="DC149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1971296"/>
    <w:multiLevelType w:val="multilevel"/>
    <w:tmpl w:val="83AE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611FE9"/>
    <w:multiLevelType w:val="multilevel"/>
    <w:tmpl w:val="DD6E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B070C"/>
    <w:multiLevelType w:val="multilevel"/>
    <w:tmpl w:val="FB34A9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6712F44"/>
    <w:multiLevelType w:val="multilevel"/>
    <w:tmpl w:val="EDD0F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9760A12"/>
    <w:multiLevelType w:val="multilevel"/>
    <w:tmpl w:val="2142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E77350"/>
    <w:multiLevelType w:val="multilevel"/>
    <w:tmpl w:val="1396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AE315B"/>
    <w:multiLevelType w:val="multilevel"/>
    <w:tmpl w:val="4232E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AF4076D"/>
    <w:multiLevelType w:val="hybridMultilevel"/>
    <w:tmpl w:val="FFFFFFFF"/>
    <w:lvl w:ilvl="0" w:tplc="3F6ED4E8">
      <w:start w:val="1"/>
      <w:numFmt w:val="decimal"/>
      <w:lvlText w:val="%1."/>
      <w:lvlJc w:val="left"/>
      <w:pPr>
        <w:ind w:left="720" w:hanging="360"/>
      </w:pPr>
    </w:lvl>
    <w:lvl w:ilvl="1" w:tplc="4DD8C674">
      <w:start w:val="1"/>
      <w:numFmt w:val="lowerLetter"/>
      <w:lvlText w:val="%2."/>
      <w:lvlJc w:val="left"/>
      <w:pPr>
        <w:ind w:left="1440" w:hanging="360"/>
      </w:pPr>
    </w:lvl>
    <w:lvl w:ilvl="2" w:tplc="01BE27F4">
      <w:start w:val="1"/>
      <w:numFmt w:val="lowerRoman"/>
      <w:lvlText w:val="%3."/>
      <w:lvlJc w:val="right"/>
      <w:pPr>
        <w:ind w:left="2160" w:hanging="180"/>
      </w:pPr>
    </w:lvl>
    <w:lvl w:ilvl="3" w:tplc="1E121168">
      <w:start w:val="1"/>
      <w:numFmt w:val="decimal"/>
      <w:lvlText w:val="%4."/>
      <w:lvlJc w:val="left"/>
      <w:pPr>
        <w:ind w:left="2880" w:hanging="360"/>
      </w:pPr>
    </w:lvl>
    <w:lvl w:ilvl="4" w:tplc="3126CC32">
      <w:start w:val="1"/>
      <w:numFmt w:val="lowerLetter"/>
      <w:lvlText w:val="%5."/>
      <w:lvlJc w:val="left"/>
      <w:pPr>
        <w:ind w:left="3600" w:hanging="360"/>
      </w:pPr>
    </w:lvl>
    <w:lvl w:ilvl="5" w:tplc="291C98D0">
      <w:start w:val="1"/>
      <w:numFmt w:val="lowerRoman"/>
      <w:lvlText w:val="%6."/>
      <w:lvlJc w:val="right"/>
      <w:pPr>
        <w:ind w:left="4320" w:hanging="180"/>
      </w:pPr>
    </w:lvl>
    <w:lvl w:ilvl="6" w:tplc="D9807EE0">
      <w:start w:val="1"/>
      <w:numFmt w:val="decimal"/>
      <w:lvlText w:val="%7."/>
      <w:lvlJc w:val="left"/>
      <w:pPr>
        <w:ind w:left="5040" w:hanging="360"/>
      </w:pPr>
    </w:lvl>
    <w:lvl w:ilvl="7" w:tplc="FC74B180">
      <w:start w:val="1"/>
      <w:numFmt w:val="lowerLetter"/>
      <w:lvlText w:val="%8."/>
      <w:lvlJc w:val="left"/>
      <w:pPr>
        <w:ind w:left="5760" w:hanging="360"/>
      </w:pPr>
    </w:lvl>
    <w:lvl w:ilvl="8" w:tplc="31D89212">
      <w:start w:val="1"/>
      <w:numFmt w:val="lowerRoman"/>
      <w:lvlText w:val="%9."/>
      <w:lvlJc w:val="right"/>
      <w:pPr>
        <w:ind w:left="6480" w:hanging="180"/>
      </w:pPr>
    </w:lvl>
  </w:abstractNum>
  <w:abstractNum w:abstractNumId="31" w15:restartNumberingAfterBreak="0">
    <w:nsid w:val="1B636746"/>
    <w:multiLevelType w:val="multilevel"/>
    <w:tmpl w:val="85D60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9F42E3"/>
    <w:multiLevelType w:val="multilevel"/>
    <w:tmpl w:val="66CC3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2345F3A"/>
    <w:multiLevelType w:val="multilevel"/>
    <w:tmpl w:val="177E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175CAD"/>
    <w:multiLevelType w:val="multilevel"/>
    <w:tmpl w:val="64825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38C695A"/>
    <w:multiLevelType w:val="multilevel"/>
    <w:tmpl w:val="F148DF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300A4C"/>
    <w:multiLevelType w:val="multilevel"/>
    <w:tmpl w:val="72BE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6B2457"/>
    <w:multiLevelType w:val="multilevel"/>
    <w:tmpl w:val="C494D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054F3D"/>
    <w:multiLevelType w:val="multilevel"/>
    <w:tmpl w:val="3CA889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7B66689"/>
    <w:multiLevelType w:val="hybridMultilevel"/>
    <w:tmpl w:val="FFFFFFFF"/>
    <w:lvl w:ilvl="0" w:tplc="4E9E8148">
      <w:start w:val="1"/>
      <w:numFmt w:val="bullet"/>
      <w:lvlText w:val=""/>
      <w:lvlJc w:val="left"/>
      <w:pPr>
        <w:ind w:left="720" w:hanging="360"/>
      </w:pPr>
      <w:rPr>
        <w:rFonts w:hint="default" w:ascii="Symbol" w:hAnsi="Symbol"/>
      </w:rPr>
    </w:lvl>
    <w:lvl w:ilvl="1" w:tplc="3C666074">
      <w:start w:val="1"/>
      <w:numFmt w:val="bullet"/>
      <w:lvlText w:val="o"/>
      <w:lvlJc w:val="left"/>
      <w:pPr>
        <w:ind w:left="1440" w:hanging="360"/>
      </w:pPr>
      <w:rPr>
        <w:rFonts w:hint="default" w:ascii="Courier New" w:hAnsi="Courier New"/>
      </w:rPr>
    </w:lvl>
    <w:lvl w:ilvl="2" w:tplc="B882DE02">
      <w:start w:val="1"/>
      <w:numFmt w:val="bullet"/>
      <w:lvlText w:val=""/>
      <w:lvlJc w:val="left"/>
      <w:pPr>
        <w:ind w:left="2160" w:hanging="360"/>
      </w:pPr>
      <w:rPr>
        <w:rFonts w:hint="default" w:ascii="Wingdings" w:hAnsi="Wingdings"/>
      </w:rPr>
    </w:lvl>
    <w:lvl w:ilvl="3" w:tplc="8C342EA0">
      <w:start w:val="1"/>
      <w:numFmt w:val="bullet"/>
      <w:lvlText w:val=""/>
      <w:lvlJc w:val="left"/>
      <w:pPr>
        <w:ind w:left="2880" w:hanging="360"/>
      </w:pPr>
      <w:rPr>
        <w:rFonts w:hint="default" w:ascii="Symbol" w:hAnsi="Symbol"/>
      </w:rPr>
    </w:lvl>
    <w:lvl w:ilvl="4" w:tplc="0BE6C6C2">
      <w:start w:val="1"/>
      <w:numFmt w:val="bullet"/>
      <w:lvlText w:val="o"/>
      <w:lvlJc w:val="left"/>
      <w:pPr>
        <w:ind w:left="3600" w:hanging="360"/>
      </w:pPr>
      <w:rPr>
        <w:rFonts w:hint="default" w:ascii="Courier New" w:hAnsi="Courier New"/>
      </w:rPr>
    </w:lvl>
    <w:lvl w:ilvl="5" w:tplc="A2120740">
      <w:start w:val="1"/>
      <w:numFmt w:val="bullet"/>
      <w:lvlText w:val=""/>
      <w:lvlJc w:val="left"/>
      <w:pPr>
        <w:ind w:left="4320" w:hanging="360"/>
      </w:pPr>
      <w:rPr>
        <w:rFonts w:hint="default" w:ascii="Wingdings" w:hAnsi="Wingdings"/>
      </w:rPr>
    </w:lvl>
    <w:lvl w:ilvl="6" w:tplc="A322E48C">
      <w:start w:val="1"/>
      <w:numFmt w:val="bullet"/>
      <w:lvlText w:val=""/>
      <w:lvlJc w:val="left"/>
      <w:pPr>
        <w:ind w:left="5040" w:hanging="360"/>
      </w:pPr>
      <w:rPr>
        <w:rFonts w:hint="default" w:ascii="Symbol" w:hAnsi="Symbol"/>
      </w:rPr>
    </w:lvl>
    <w:lvl w:ilvl="7" w:tplc="948673EA">
      <w:start w:val="1"/>
      <w:numFmt w:val="bullet"/>
      <w:lvlText w:val="o"/>
      <w:lvlJc w:val="left"/>
      <w:pPr>
        <w:ind w:left="5760" w:hanging="360"/>
      </w:pPr>
      <w:rPr>
        <w:rFonts w:hint="default" w:ascii="Courier New" w:hAnsi="Courier New"/>
      </w:rPr>
    </w:lvl>
    <w:lvl w:ilvl="8" w:tplc="4D3C6154">
      <w:start w:val="1"/>
      <w:numFmt w:val="bullet"/>
      <w:lvlText w:val=""/>
      <w:lvlJc w:val="left"/>
      <w:pPr>
        <w:ind w:left="6480" w:hanging="360"/>
      </w:pPr>
      <w:rPr>
        <w:rFonts w:hint="default" w:ascii="Wingdings" w:hAnsi="Wingdings"/>
      </w:rPr>
    </w:lvl>
  </w:abstractNum>
  <w:abstractNum w:abstractNumId="40" w15:restartNumberingAfterBreak="0">
    <w:nsid w:val="285E4F6A"/>
    <w:multiLevelType w:val="multilevel"/>
    <w:tmpl w:val="ADE6E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A122B60"/>
    <w:multiLevelType w:val="multilevel"/>
    <w:tmpl w:val="9364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D97582"/>
    <w:multiLevelType w:val="multilevel"/>
    <w:tmpl w:val="95E8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3B2900"/>
    <w:multiLevelType w:val="hybridMultilevel"/>
    <w:tmpl w:val="B830820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4" w15:restartNumberingAfterBreak="0">
    <w:nsid w:val="2C1D06B9"/>
    <w:multiLevelType w:val="multilevel"/>
    <w:tmpl w:val="440A8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254A8E"/>
    <w:multiLevelType w:val="multilevel"/>
    <w:tmpl w:val="C33C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1F6326"/>
    <w:multiLevelType w:val="multilevel"/>
    <w:tmpl w:val="F22AC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0DB00B9"/>
    <w:multiLevelType w:val="multilevel"/>
    <w:tmpl w:val="F374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D6C82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9" w15:restartNumberingAfterBreak="0">
    <w:nsid w:val="35024C7F"/>
    <w:multiLevelType w:val="multilevel"/>
    <w:tmpl w:val="EAE0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201CFA"/>
    <w:multiLevelType w:val="multilevel"/>
    <w:tmpl w:val="914A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4D160A"/>
    <w:multiLevelType w:val="multilevel"/>
    <w:tmpl w:val="650E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19393B"/>
    <w:multiLevelType w:val="multilevel"/>
    <w:tmpl w:val="8AF6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0C2ED8"/>
    <w:multiLevelType w:val="multilevel"/>
    <w:tmpl w:val="965A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477E01"/>
    <w:multiLevelType w:val="multilevel"/>
    <w:tmpl w:val="7D84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AC20A2"/>
    <w:multiLevelType w:val="multilevel"/>
    <w:tmpl w:val="2FAC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F25D5E"/>
    <w:multiLevelType w:val="multilevel"/>
    <w:tmpl w:val="3CEA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6F569A"/>
    <w:multiLevelType w:val="multilevel"/>
    <w:tmpl w:val="3C249B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F01DBCA"/>
    <w:multiLevelType w:val="hybridMultilevel"/>
    <w:tmpl w:val="FFFFFFFF"/>
    <w:lvl w:ilvl="0" w:tplc="AFBC4760">
      <w:start w:val="1"/>
      <w:numFmt w:val="bullet"/>
      <w:lvlText w:val=""/>
      <w:lvlJc w:val="left"/>
      <w:pPr>
        <w:ind w:left="720" w:hanging="360"/>
      </w:pPr>
      <w:rPr>
        <w:rFonts w:hint="default" w:ascii="Symbol" w:hAnsi="Symbol"/>
      </w:rPr>
    </w:lvl>
    <w:lvl w:ilvl="1" w:tplc="8C5AD87E">
      <w:start w:val="1"/>
      <w:numFmt w:val="bullet"/>
      <w:lvlText w:val="o"/>
      <w:lvlJc w:val="left"/>
      <w:pPr>
        <w:ind w:left="1440" w:hanging="360"/>
      </w:pPr>
      <w:rPr>
        <w:rFonts w:hint="default" w:ascii="Courier New" w:hAnsi="Courier New"/>
      </w:rPr>
    </w:lvl>
    <w:lvl w:ilvl="2" w:tplc="F0A0ACC0">
      <w:start w:val="1"/>
      <w:numFmt w:val="bullet"/>
      <w:lvlText w:val=""/>
      <w:lvlJc w:val="left"/>
      <w:pPr>
        <w:ind w:left="2160" w:hanging="360"/>
      </w:pPr>
      <w:rPr>
        <w:rFonts w:hint="default" w:ascii="Wingdings" w:hAnsi="Wingdings"/>
      </w:rPr>
    </w:lvl>
    <w:lvl w:ilvl="3" w:tplc="D146EB82">
      <w:start w:val="1"/>
      <w:numFmt w:val="bullet"/>
      <w:lvlText w:val=""/>
      <w:lvlJc w:val="left"/>
      <w:pPr>
        <w:ind w:left="2880" w:hanging="360"/>
      </w:pPr>
      <w:rPr>
        <w:rFonts w:hint="default" w:ascii="Symbol" w:hAnsi="Symbol"/>
      </w:rPr>
    </w:lvl>
    <w:lvl w:ilvl="4" w:tplc="6B24B8EC">
      <w:start w:val="1"/>
      <w:numFmt w:val="bullet"/>
      <w:lvlText w:val="o"/>
      <w:lvlJc w:val="left"/>
      <w:pPr>
        <w:ind w:left="3600" w:hanging="360"/>
      </w:pPr>
      <w:rPr>
        <w:rFonts w:hint="default" w:ascii="Courier New" w:hAnsi="Courier New"/>
      </w:rPr>
    </w:lvl>
    <w:lvl w:ilvl="5" w:tplc="B72CCB78">
      <w:start w:val="1"/>
      <w:numFmt w:val="bullet"/>
      <w:lvlText w:val=""/>
      <w:lvlJc w:val="left"/>
      <w:pPr>
        <w:ind w:left="4320" w:hanging="360"/>
      </w:pPr>
      <w:rPr>
        <w:rFonts w:hint="default" w:ascii="Wingdings" w:hAnsi="Wingdings"/>
      </w:rPr>
    </w:lvl>
    <w:lvl w:ilvl="6" w:tplc="796492FA">
      <w:start w:val="1"/>
      <w:numFmt w:val="bullet"/>
      <w:lvlText w:val=""/>
      <w:lvlJc w:val="left"/>
      <w:pPr>
        <w:ind w:left="5040" w:hanging="360"/>
      </w:pPr>
      <w:rPr>
        <w:rFonts w:hint="default" w:ascii="Symbol" w:hAnsi="Symbol"/>
      </w:rPr>
    </w:lvl>
    <w:lvl w:ilvl="7" w:tplc="09A8CAAA">
      <w:start w:val="1"/>
      <w:numFmt w:val="bullet"/>
      <w:lvlText w:val="o"/>
      <w:lvlJc w:val="left"/>
      <w:pPr>
        <w:ind w:left="5760" w:hanging="360"/>
      </w:pPr>
      <w:rPr>
        <w:rFonts w:hint="default" w:ascii="Courier New" w:hAnsi="Courier New"/>
      </w:rPr>
    </w:lvl>
    <w:lvl w:ilvl="8" w:tplc="587CF312">
      <w:start w:val="1"/>
      <w:numFmt w:val="bullet"/>
      <w:lvlText w:val=""/>
      <w:lvlJc w:val="left"/>
      <w:pPr>
        <w:ind w:left="6480" w:hanging="360"/>
      </w:pPr>
      <w:rPr>
        <w:rFonts w:hint="default" w:ascii="Wingdings" w:hAnsi="Wingdings"/>
      </w:rPr>
    </w:lvl>
  </w:abstractNum>
  <w:abstractNum w:abstractNumId="59" w15:restartNumberingAfterBreak="0">
    <w:nsid w:val="3F3E666B"/>
    <w:multiLevelType w:val="multilevel"/>
    <w:tmpl w:val="D06A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F1BEFE"/>
    <w:multiLevelType w:val="hybridMultilevel"/>
    <w:tmpl w:val="FFFFFFFF"/>
    <w:lvl w:ilvl="0" w:tplc="D9E84598">
      <w:start w:val="1"/>
      <w:numFmt w:val="bullet"/>
      <w:lvlText w:val=""/>
      <w:lvlJc w:val="left"/>
      <w:pPr>
        <w:ind w:left="720" w:hanging="360"/>
      </w:pPr>
      <w:rPr>
        <w:rFonts w:hint="default" w:ascii="Symbol" w:hAnsi="Symbol"/>
      </w:rPr>
    </w:lvl>
    <w:lvl w:ilvl="1" w:tplc="445E1C08">
      <w:start w:val="1"/>
      <w:numFmt w:val="bullet"/>
      <w:lvlText w:val="o"/>
      <w:lvlJc w:val="left"/>
      <w:pPr>
        <w:ind w:left="1440" w:hanging="360"/>
      </w:pPr>
      <w:rPr>
        <w:rFonts w:hint="default" w:ascii="Courier New" w:hAnsi="Courier New"/>
      </w:rPr>
    </w:lvl>
    <w:lvl w:ilvl="2" w:tplc="E5BAA912">
      <w:start w:val="1"/>
      <w:numFmt w:val="bullet"/>
      <w:lvlText w:val=""/>
      <w:lvlJc w:val="left"/>
      <w:pPr>
        <w:ind w:left="2160" w:hanging="360"/>
      </w:pPr>
      <w:rPr>
        <w:rFonts w:hint="default" w:ascii="Wingdings" w:hAnsi="Wingdings"/>
      </w:rPr>
    </w:lvl>
    <w:lvl w:ilvl="3" w:tplc="80B41D0C">
      <w:start w:val="1"/>
      <w:numFmt w:val="bullet"/>
      <w:lvlText w:val=""/>
      <w:lvlJc w:val="left"/>
      <w:pPr>
        <w:ind w:left="2880" w:hanging="360"/>
      </w:pPr>
      <w:rPr>
        <w:rFonts w:hint="default" w:ascii="Symbol" w:hAnsi="Symbol"/>
      </w:rPr>
    </w:lvl>
    <w:lvl w:ilvl="4" w:tplc="DB76FE80">
      <w:start w:val="1"/>
      <w:numFmt w:val="bullet"/>
      <w:lvlText w:val="o"/>
      <w:lvlJc w:val="left"/>
      <w:pPr>
        <w:ind w:left="3600" w:hanging="360"/>
      </w:pPr>
      <w:rPr>
        <w:rFonts w:hint="default" w:ascii="Courier New" w:hAnsi="Courier New"/>
      </w:rPr>
    </w:lvl>
    <w:lvl w:ilvl="5" w:tplc="FB7C85B8">
      <w:start w:val="1"/>
      <w:numFmt w:val="bullet"/>
      <w:lvlText w:val=""/>
      <w:lvlJc w:val="left"/>
      <w:pPr>
        <w:ind w:left="4320" w:hanging="360"/>
      </w:pPr>
      <w:rPr>
        <w:rFonts w:hint="default" w:ascii="Wingdings" w:hAnsi="Wingdings"/>
      </w:rPr>
    </w:lvl>
    <w:lvl w:ilvl="6" w:tplc="53041700">
      <w:start w:val="1"/>
      <w:numFmt w:val="bullet"/>
      <w:lvlText w:val=""/>
      <w:lvlJc w:val="left"/>
      <w:pPr>
        <w:ind w:left="5040" w:hanging="360"/>
      </w:pPr>
      <w:rPr>
        <w:rFonts w:hint="default" w:ascii="Symbol" w:hAnsi="Symbol"/>
      </w:rPr>
    </w:lvl>
    <w:lvl w:ilvl="7" w:tplc="DCD431F8">
      <w:start w:val="1"/>
      <w:numFmt w:val="bullet"/>
      <w:lvlText w:val="o"/>
      <w:lvlJc w:val="left"/>
      <w:pPr>
        <w:ind w:left="5760" w:hanging="360"/>
      </w:pPr>
      <w:rPr>
        <w:rFonts w:hint="default" w:ascii="Courier New" w:hAnsi="Courier New"/>
      </w:rPr>
    </w:lvl>
    <w:lvl w:ilvl="8" w:tplc="82126158">
      <w:start w:val="1"/>
      <w:numFmt w:val="bullet"/>
      <w:lvlText w:val=""/>
      <w:lvlJc w:val="left"/>
      <w:pPr>
        <w:ind w:left="6480" w:hanging="360"/>
      </w:pPr>
      <w:rPr>
        <w:rFonts w:hint="default" w:ascii="Wingdings" w:hAnsi="Wingdings"/>
      </w:rPr>
    </w:lvl>
  </w:abstractNum>
  <w:abstractNum w:abstractNumId="61" w15:restartNumberingAfterBreak="0">
    <w:nsid w:val="41FF22DD"/>
    <w:multiLevelType w:val="multilevel"/>
    <w:tmpl w:val="463CF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27D7912"/>
    <w:multiLevelType w:val="multilevel"/>
    <w:tmpl w:val="09C06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3D17E63"/>
    <w:multiLevelType w:val="multilevel"/>
    <w:tmpl w:val="D9B8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DD3D72"/>
    <w:multiLevelType w:val="multilevel"/>
    <w:tmpl w:val="FE6AB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6F67FB8"/>
    <w:multiLevelType w:val="multilevel"/>
    <w:tmpl w:val="1B3C4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7386B54"/>
    <w:multiLevelType w:val="multilevel"/>
    <w:tmpl w:val="735E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8E5A98"/>
    <w:multiLevelType w:val="multilevel"/>
    <w:tmpl w:val="9A64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451B3A"/>
    <w:multiLevelType w:val="multilevel"/>
    <w:tmpl w:val="5E30C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99698B"/>
    <w:multiLevelType w:val="multilevel"/>
    <w:tmpl w:val="AB847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BA06EDF"/>
    <w:multiLevelType w:val="multilevel"/>
    <w:tmpl w:val="77E61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574B29"/>
    <w:multiLevelType w:val="multilevel"/>
    <w:tmpl w:val="6A665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4E100FFE"/>
    <w:multiLevelType w:val="multilevel"/>
    <w:tmpl w:val="FB34A9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E58556F"/>
    <w:multiLevelType w:val="multilevel"/>
    <w:tmpl w:val="AC2E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7615E0"/>
    <w:multiLevelType w:val="multilevel"/>
    <w:tmpl w:val="EAD0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977455"/>
    <w:multiLevelType w:val="multilevel"/>
    <w:tmpl w:val="706A24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BF0B0B"/>
    <w:multiLevelType w:val="multilevel"/>
    <w:tmpl w:val="C51A1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3CC1250"/>
    <w:multiLevelType w:val="multilevel"/>
    <w:tmpl w:val="6DB6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F77B4D"/>
    <w:multiLevelType w:val="multilevel"/>
    <w:tmpl w:val="F33A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F80CBE"/>
    <w:multiLevelType w:val="multilevel"/>
    <w:tmpl w:val="F5D4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702454"/>
    <w:multiLevelType w:val="multilevel"/>
    <w:tmpl w:val="D032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F03A23"/>
    <w:multiLevelType w:val="multilevel"/>
    <w:tmpl w:val="1E0E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8772E9"/>
    <w:multiLevelType w:val="multilevel"/>
    <w:tmpl w:val="FFFFFFFF"/>
    <w:styleLink w:val="CurrentList1"/>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3" w15:restartNumberingAfterBreak="0">
    <w:nsid w:val="564314E7"/>
    <w:multiLevelType w:val="multilevel"/>
    <w:tmpl w:val="09464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57E95B14"/>
    <w:multiLevelType w:val="multilevel"/>
    <w:tmpl w:val="A104BF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69003E"/>
    <w:multiLevelType w:val="multilevel"/>
    <w:tmpl w:val="FD8C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8796DEF"/>
    <w:multiLevelType w:val="multilevel"/>
    <w:tmpl w:val="6B6E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573617"/>
    <w:multiLevelType w:val="multilevel"/>
    <w:tmpl w:val="9FF6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4D72A5"/>
    <w:multiLevelType w:val="multilevel"/>
    <w:tmpl w:val="E300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F1630F"/>
    <w:multiLevelType w:val="multilevel"/>
    <w:tmpl w:val="F67A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821178"/>
    <w:multiLevelType w:val="multilevel"/>
    <w:tmpl w:val="A4909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AD076B"/>
    <w:multiLevelType w:val="multilevel"/>
    <w:tmpl w:val="E4E2797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2" w15:restartNumberingAfterBreak="0">
    <w:nsid w:val="5E6F22F3"/>
    <w:multiLevelType w:val="multilevel"/>
    <w:tmpl w:val="0EF0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EAC4275"/>
    <w:multiLevelType w:val="multilevel"/>
    <w:tmpl w:val="7D848EA4"/>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4" w15:restartNumberingAfterBreak="0">
    <w:nsid w:val="5FD94AA6"/>
    <w:multiLevelType w:val="multilevel"/>
    <w:tmpl w:val="0B82EC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2E1485"/>
    <w:multiLevelType w:val="multilevel"/>
    <w:tmpl w:val="CBC83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18A34DC"/>
    <w:multiLevelType w:val="multilevel"/>
    <w:tmpl w:val="20DAB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27E4A01"/>
    <w:multiLevelType w:val="multilevel"/>
    <w:tmpl w:val="9998E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62A809FA"/>
    <w:multiLevelType w:val="multilevel"/>
    <w:tmpl w:val="D0642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62CE4520"/>
    <w:multiLevelType w:val="multilevel"/>
    <w:tmpl w:val="48FA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9A33F0"/>
    <w:multiLevelType w:val="multilevel"/>
    <w:tmpl w:val="7478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D678F1"/>
    <w:multiLevelType w:val="multilevel"/>
    <w:tmpl w:val="23061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7CC50AD"/>
    <w:multiLevelType w:val="multilevel"/>
    <w:tmpl w:val="8986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666647"/>
    <w:multiLevelType w:val="multilevel"/>
    <w:tmpl w:val="DA5C9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693C7B61"/>
    <w:multiLevelType w:val="multilevel"/>
    <w:tmpl w:val="36524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6C8E5C88"/>
    <w:multiLevelType w:val="multilevel"/>
    <w:tmpl w:val="23A6D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6CA423F0"/>
    <w:multiLevelType w:val="multilevel"/>
    <w:tmpl w:val="CF64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CEC7B7A"/>
    <w:multiLevelType w:val="multilevel"/>
    <w:tmpl w:val="737A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E70BB9"/>
    <w:multiLevelType w:val="multilevel"/>
    <w:tmpl w:val="D0946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6FAD0DF1"/>
    <w:multiLevelType w:val="multilevel"/>
    <w:tmpl w:val="14E4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C76202"/>
    <w:multiLevelType w:val="multilevel"/>
    <w:tmpl w:val="4E32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CF3A43"/>
    <w:multiLevelType w:val="multilevel"/>
    <w:tmpl w:val="A8D2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0F64A92"/>
    <w:multiLevelType w:val="multilevel"/>
    <w:tmpl w:val="FAB4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1D54113"/>
    <w:multiLevelType w:val="multilevel"/>
    <w:tmpl w:val="5C1A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3A54E59"/>
    <w:multiLevelType w:val="multilevel"/>
    <w:tmpl w:val="CE868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3BE21BB"/>
    <w:multiLevelType w:val="multilevel"/>
    <w:tmpl w:val="7E66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1E81A0"/>
    <w:multiLevelType w:val="hybridMultilevel"/>
    <w:tmpl w:val="FFFFFFFF"/>
    <w:lvl w:ilvl="0" w:tplc="83281B28">
      <w:start w:val="1"/>
      <w:numFmt w:val="bullet"/>
      <w:lvlText w:val=""/>
      <w:lvlJc w:val="left"/>
      <w:pPr>
        <w:ind w:left="720" w:hanging="360"/>
      </w:pPr>
      <w:rPr>
        <w:rFonts w:hint="default" w:ascii="Symbol" w:hAnsi="Symbol"/>
      </w:rPr>
    </w:lvl>
    <w:lvl w:ilvl="1" w:tplc="418E6C46">
      <w:start w:val="1"/>
      <w:numFmt w:val="bullet"/>
      <w:lvlText w:val="o"/>
      <w:lvlJc w:val="left"/>
      <w:pPr>
        <w:ind w:left="1440" w:hanging="360"/>
      </w:pPr>
      <w:rPr>
        <w:rFonts w:hint="default" w:ascii="Courier New" w:hAnsi="Courier New"/>
      </w:rPr>
    </w:lvl>
    <w:lvl w:ilvl="2" w:tplc="359E6EB0">
      <w:start w:val="1"/>
      <w:numFmt w:val="bullet"/>
      <w:lvlText w:val=""/>
      <w:lvlJc w:val="left"/>
      <w:pPr>
        <w:ind w:left="2160" w:hanging="360"/>
      </w:pPr>
      <w:rPr>
        <w:rFonts w:hint="default" w:ascii="Wingdings" w:hAnsi="Wingdings"/>
      </w:rPr>
    </w:lvl>
    <w:lvl w:ilvl="3" w:tplc="E5663A54">
      <w:start w:val="1"/>
      <w:numFmt w:val="bullet"/>
      <w:lvlText w:val=""/>
      <w:lvlJc w:val="left"/>
      <w:pPr>
        <w:ind w:left="2880" w:hanging="360"/>
      </w:pPr>
      <w:rPr>
        <w:rFonts w:hint="default" w:ascii="Symbol" w:hAnsi="Symbol"/>
      </w:rPr>
    </w:lvl>
    <w:lvl w:ilvl="4" w:tplc="00C4D9B6">
      <w:start w:val="1"/>
      <w:numFmt w:val="bullet"/>
      <w:lvlText w:val="o"/>
      <w:lvlJc w:val="left"/>
      <w:pPr>
        <w:ind w:left="3600" w:hanging="360"/>
      </w:pPr>
      <w:rPr>
        <w:rFonts w:hint="default" w:ascii="Courier New" w:hAnsi="Courier New"/>
      </w:rPr>
    </w:lvl>
    <w:lvl w:ilvl="5" w:tplc="B0FE7152">
      <w:start w:val="1"/>
      <w:numFmt w:val="bullet"/>
      <w:lvlText w:val=""/>
      <w:lvlJc w:val="left"/>
      <w:pPr>
        <w:ind w:left="4320" w:hanging="360"/>
      </w:pPr>
      <w:rPr>
        <w:rFonts w:hint="default" w:ascii="Wingdings" w:hAnsi="Wingdings"/>
      </w:rPr>
    </w:lvl>
    <w:lvl w:ilvl="6" w:tplc="BC327FEA">
      <w:start w:val="1"/>
      <w:numFmt w:val="bullet"/>
      <w:lvlText w:val=""/>
      <w:lvlJc w:val="left"/>
      <w:pPr>
        <w:ind w:left="5040" w:hanging="360"/>
      </w:pPr>
      <w:rPr>
        <w:rFonts w:hint="default" w:ascii="Symbol" w:hAnsi="Symbol"/>
      </w:rPr>
    </w:lvl>
    <w:lvl w:ilvl="7" w:tplc="C74AE31A">
      <w:start w:val="1"/>
      <w:numFmt w:val="bullet"/>
      <w:lvlText w:val="o"/>
      <w:lvlJc w:val="left"/>
      <w:pPr>
        <w:ind w:left="5760" w:hanging="360"/>
      </w:pPr>
      <w:rPr>
        <w:rFonts w:hint="default" w:ascii="Courier New" w:hAnsi="Courier New"/>
      </w:rPr>
    </w:lvl>
    <w:lvl w:ilvl="8" w:tplc="E71247FA">
      <w:start w:val="1"/>
      <w:numFmt w:val="bullet"/>
      <w:lvlText w:val=""/>
      <w:lvlJc w:val="left"/>
      <w:pPr>
        <w:ind w:left="6480" w:hanging="360"/>
      </w:pPr>
      <w:rPr>
        <w:rFonts w:hint="default" w:ascii="Wingdings" w:hAnsi="Wingdings"/>
      </w:rPr>
    </w:lvl>
  </w:abstractNum>
  <w:abstractNum w:abstractNumId="117" w15:restartNumberingAfterBreak="0">
    <w:nsid w:val="75F51ADF"/>
    <w:multiLevelType w:val="multilevel"/>
    <w:tmpl w:val="28B8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83F6258"/>
    <w:multiLevelType w:val="multilevel"/>
    <w:tmpl w:val="4658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6F188E"/>
    <w:multiLevelType w:val="multilevel"/>
    <w:tmpl w:val="811A3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7B66474F"/>
    <w:multiLevelType w:val="multilevel"/>
    <w:tmpl w:val="DD3C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72231B"/>
    <w:multiLevelType w:val="multilevel"/>
    <w:tmpl w:val="FBBC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BCC22C6"/>
    <w:multiLevelType w:val="multilevel"/>
    <w:tmpl w:val="7D04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352F9F"/>
    <w:multiLevelType w:val="multilevel"/>
    <w:tmpl w:val="61C2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ECF185C"/>
    <w:multiLevelType w:val="multilevel"/>
    <w:tmpl w:val="4A7C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F217532"/>
    <w:multiLevelType w:val="multilevel"/>
    <w:tmpl w:val="9C167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36">
    <w:abstractNumId w:val="127"/>
  </w:num>
  <w:num w:numId="135">
    <w:abstractNumId w:val="126"/>
  </w:num>
  <w:num w:numId="1" w16cid:durableId="1983461190">
    <w:abstractNumId w:val="0"/>
  </w:num>
  <w:num w:numId="2" w16cid:durableId="765346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8512384">
    <w:abstractNumId w:val="117"/>
  </w:num>
  <w:num w:numId="4" w16cid:durableId="1523471261">
    <w:abstractNumId w:val="59"/>
  </w:num>
  <w:num w:numId="5" w16cid:durableId="83187426">
    <w:abstractNumId w:val="107"/>
  </w:num>
  <w:num w:numId="6" w16cid:durableId="542182891">
    <w:abstractNumId w:val="85"/>
  </w:num>
  <w:num w:numId="7" w16cid:durableId="1891844102">
    <w:abstractNumId w:val="24"/>
  </w:num>
  <w:num w:numId="8" w16cid:durableId="556862834">
    <w:abstractNumId w:val="90"/>
  </w:num>
  <w:num w:numId="9" w16cid:durableId="1002972971">
    <w:abstractNumId w:val="6"/>
  </w:num>
  <w:num w:numId="10" w16cid:durableId="313333900">
    <w:abstractNumId w:val="33"/>
  </w:num>
  <w:num w:numId="11" w16cid:durableId="1661228864">
    <w:abstractNumId w:val="94"/>
    <w:lvlOverride w:ilvl="0">
      <w:lvl w:ilvl="0">
        <w:numFmt w:val="decimal"/>
        <w:lvlText w:val="%1."/>
        <w:lvlJc w:val="left"/>
      </w:lvl>
    </w:lvlOverride>
  </w:num>
  <w:num w:numId="12" w16cid:durableId="727730028">
    <w:abstractNumId w:val="94"/>
    <w:lvlOverride w:ilvl="0">
      <w:lvl w:ilvl="0">
        <w:numFmt w:val="decimal"/>
        <w:lvlText w:val="%1."/>
        <w:lvlJc w:val="left"/>
      </w:lvl>
    </w:lvlOverride>
  </w:num>
  <w:num w:numId="13" w16cid:durableId="2106877834">
    <w:abstractNumId w:val="89"/>
  </w:num>
  <w:num w:numId="14" w16cid:durableId="1673869486">
    <w:abstractNumId w:val="112"/>
  </w:num>
  <w:num w:numId="15" w16cid:durableId="1122966292">
    <w:abstractNumId w:val="108"/>
  </w:num>
  <w:num w:numId="16" w16cid:durableId="1461343431">
    <w:abstractNumId w:val="119"/>
  </w:num>
  <w:num w:numId="17" w16cid:durableId="159318174">
    <w:abstractNumId w:val="19"/>
  </w:num>
  <w:num w:numId="18" w16cid:durableId="1419791145">
    <w:abstractNumId w:val="105"/>
  </w:num>
  <w:num w:numId="19" w16cid:durableId="1517694466">
    <w:abstractNumId w:val="92"/>
  </w:num>
  <w:num w:numId="20" w16cid:durableId="1511792833">
    <w:abstractNumId w:val="47"/>
  </w:num>
  <w:num w:numId="21" w16cid:durableId="1372418691">
    <w:abstractNumId w:val="56"/>
  </w:num>
  <w:num w:numId="22" w16cid:durableId="1095327408">
    <w:abstractNumId w:val="32"/>
  </w:num>
  <w:num w:numId="23" w16cid:durableId="522281541">
    <w:abstractNumId w:val="88"/>
  </w:num>
  <w:num w:numId="24" w16cid:durableId="360520314">
    <w:abstractNumId w:val="66"/>
  </w:num>
  <w:num w:numId="25" w16cid:durableId="912280427">
    <w:abstractNumId w:val="111"/>
  </w:num>
  <w:num w:numId="26" w16cid:durableId="1571965000">
    <w:abstractNumId w:val="7"/>
  </w:num>
  <w:num w:numId="27" w16cid:durableId="1169447063">
    <w:abstractNumId w:val="74"/>
  </w:num>
  <w:num w:numId="28" w16cid:durableId="1024939067">
    <w:abstractNumId w:val="77"/>
  </w:num>
  <w:num w:numId="29" w16cid:durableId="159782411">
    <w:abstractNumId w:val="37"/>
  </w:num>
  <w:num w:numId="30" w16cid:durableId="226108201">
    <w:abstractNumId w:val="35"/>
  </w:num>
  <w:num w:numId="31" w16cid:durableId="1562279895">
    <w:abstractNumId w:val="35"/>
    <w:lvlOverride w:ilvl="1">
      <w:lvl w:ilvl="1">
        <w:numFmt w:val="lowerLetter"/>
        <w:lvlText w:val="%2."/>
        <w:lvlJc w:val="left"/>
      </w:lvl>
    </w:lvlOverride>
  </w:num>
  <w:num w:numId="32" w16cid:durableId="1111901432">
    <w:abstractNumId w:val="35"/>
    <w:lvlOverride w:ilvl="1">
      <w:lvl w:ilvl="1">
        <w:numFmt w:val="lowerLetter"/>
        <w:lvlText w:val="%2."/>
        <w:lvlJc w:val="left"/>
      </w:lvl>
    </w:lvlOverride>
  </w:num>
  <w:num w:numId="33" w16cid:durableId="1075473523">
    <w:abstractNumId w:val="35"/>
    <w:lvlOverride w:ilvl="1">
      <w:lvl w:ilvl="1">
        <w:numFmt w:val="lowerLetter"/>
        <w:lvlText w:val="%2."/>
        <w:lvlJc w:val="left"/>
      </w:lvl>
    </w:lvlOverride>
  </w:num>
  <w:num w:numId="34" w16cid:durableId="244267224">
    <w:abstractNumId w:val="35"/>
    <w:lvlOverride w:ilvl="1">
      <w:lvl w:ilvl="1">
        <w:numFmt w:val="lowerLetter"/>
        <w:lvlText w:val="%2."/>
        <w:lvlJc w:val="left"/>
      </w:lvl>
    </w:lvlOverride>
  </w:num>
  <w:num w:numId="35" w16cid:durableId="216355954">
    <w:abstractNumId w:val="34"/>
  </w:num>
  <w:num w:numId="36" w16cid:durableId="1306744365">
    <w:abstractNumId w:val="104"/>
  </w:num>
  <w:num w:numId="37" w16cid:durableId="1203901859">
    <w:abstractNumId w:val="61"/>
  </w:num>
  <w:num w:numId="38" w16cid:durableId="444231603">
    <w:abstractNumId w:val="65"/>
  </w:num>
  <w:num w:numId="39" w16cid:durableId="60373497">
    <w:abstractNumId w:val="97"/>
  </w:num>
  <w:num w:numId="40" w16cid:durableId="345524318">
    <w:abstractNumId w:val="98"/>
  </w:num>
  <w:num w:numId="41" w16cid:durableId="1048262364">
    <w:abstractNumId w:val="120"/>
  </w:num>
  <w:num w:numId="42" w16cid:durableId="2002661200">
    <w:abstractNumId w:val="101"/>
  </w:num>
  <w:num w:numId="43" w16cid:durableId="149712985">
    <w:abstractNumId w:val="84"/>
    <w:lvlOverride w:ilvl="0">
      <w:lvl w:ilvl="0">
        <w:numFmt w:val="decimal"/>
        <w:lvlText w:val="%1."/>
        <w:lvlJc w:val="left"/>
      </w:lvl>
    </w:lvlOverride>
  </w:num>
  <w:num w:numId="44" w16cid:durableId="1453748465">
    <w:abstractNumId w:val="84"/>
    <w:lvlOverride w:ilvl="0">
      <w:lvl w:ilvl="0">
        <w:numFmt w:val="decimal"/>
        <w:lvlText w:val="%1."/>
        <w:lvlJc w:val="left"/>
      </w:lvl>
    </w:lvlOverride>
  </w:num>
  <w:num w:numId="45" w16cid:durableId="818619536">
    <w:abstractNumId w:val="28"/>
  </w:num>
  <w:num w:numId="46" w16cid:durableId="784033531">
    <w:abstractNumId w:val="23"/>
  </w:num>
  <w:num w:numId="47" w16cid:durableId="569577550">
    <w:abstractNumId w:val="10"/>
  </w:num>
  <w:num w:numId="48" w16cid:durableId="2048531480">
    <w:abstractNumId w:val="36"/>
  </w:num>
  <w:num w:numId="49" w16cid:durableId="1549415454">
    <w:abstractNumId w:val="12"/>
  </w:num>
  <w:num w:numId="50" w16cid:durableId="837885753">
    <w:abstractNumId w:val="27"/>
  </w:num>
  <w:num w:numId="51" w16cid:durableId="1840538699">
    <w:abstractNumId w:val="125"/>
  </w:num>
  <w:num w:numId="52" w16cid:durableId="1906598245">
    <w:abstractNumId w:val="75"/>
    <w:lvlOverride w:ilvl="0">
      <w:lvl w:ilvl="0">
        <w:numFmt w:val="decimal"/>
        <w:lvlText w:val="%1."/>
        <w:lvlJc w:val="left"/>
      </w:lvl>
    </w:lvlOverride>
  </w:num>
  <w:num w:numId="53" w16cid:durableId="792673867">
    <w:abstractNumId w:val="75"/>
    <w:lvlOverride w:ilvl="0">
      <w:lvl w:ilvl="0">
        <w:numFmt w:val="decimal"/>
        <w:lvlText w:val="%1."/>
        <w:lvlJc w:val="left"/>
      </w:lvl>
    </w:lvlOverride>
  </w:num>
  <w:num w:numId="54" w16cid:durableId="1277102669">
    <w:abstractNumId w:val="118"/>
  </w:num>
  <w:num w:numId="55" w16cid:durableId="534001934">
    <w:abstractNumId w:val="40"/>
  </w:num>
  <w:num w:numId="56" w16cid:durableId="1132406899">
    <w:abstractNumId w:val="3"/>
  </w:num>
  <w:num w:numId="57" w16cid:durableId="370036487">
    <w:abstractNumId w:val="4"/>
  </w:num>
  <w:num w:numId="58" w16cid:durableId="465124270">
    <w:abstractNumId w:val="18"/>
  </w:num>
  <w:num w:numId="59" w16cid:durableId="2101481612">
    <w:abstractNumId w:val="123"/>
  </w:num>
  <w:num w:numId="60" w16cid:durableId="699748449">
    <w:abstractNumId w:val="50"/>
  </w:num>
  <w:num w:numId="61" w16cid:durableId="1141192994">
    <w:abstractNumId w:val="103"/>
  </w:num>
  <w:num w:numId="62" w16cid:durableId="1714495399">
    <w:abstractNumId w:val="51"/>
  </w:num>
  <w:num w:numId="63" w16cid:durableId="2041125477">
    <w:abstractNumId w:val="5"/>
  </w:num>
  <w:num w:numId="64" w16cid:durableId="1839925529">
    <w:abstractNumId w:val="57"/>
  </w:num>
  <w:num w:numId="65" w16cid:durableId="94329734">
    <w:abstractNumId w:val="21"/>
  </w:num>
  <w:num w:numId="66" w16cid:durableId="1289974664">
    <w:abstractNumId w:val="81"/>
  </w:num>
  <w:num w:numId="67" w16cid:durableId="1824200690">
    <w:abstractNumId w:val="17"/>
  </w:num>
  <w:num w:numId="68" w16cid:durableId="66152553">
    <w:abstractNumId w:val="78"/>
  </w:num>
  <w:num w:numId="69" w16cid:durableId="2110153353">
    <w:abstractNumId w:val="87"/>
  </w:num>
  <w:num w:numId="70" w16cid:durableId="376319417">
    <w:abstractNumId w:val="102"/>
  </w:num>
  <w:num w:numId="71" w16cid:durableId="281572355">
    <w:abstractNumId w:val="79"/>
  </w:num>
  <w:num w:numId="72" w16cid:durableId="1093473400">
    <w:abstractNumId w:val="11"/>
  </w:num>
  <w:num w:numId="73" w16cid:durableId="304820265">
    <w:abstractNumId w:val="99"/>
  </w:num>
  <w:num w:numId="74" w16cid:durableId="524710496">
    <w:abstractNumId w:val="9"/>
  </w:num>
  <w:num w:numId="75" w16cid:durableId="2140030665">
    <w:abstractNumId w:val="71"/>
  </w:num>
  <w:num w:numId="76" w16cid:durableId="35594046">
    <w:abstractNumId w:val="73"/>
  </w:num>
  <w:num w:numId="77" w16cid:durableId="1598977650">
    <w:abstractNumId w:val="80"/>
  </w:num>
  <w:num w:numId="78" w16cid:durableId="887301488">
    <w:abstractNumId w:val="38"/>
  </w:num>
  <w:num w:numId="79" w16cid:durableId="1073238376">
    <w:abstractNumId w:val="106"/>
  </w:num>
  <w:num w:numId="80" w16cid:durableId="546919637">
    <w:abstractNumId w:val="67"/>
  </w:num>
  <w:num w:numId="81" w16cid:durableId="1203516649">
    <w:abstractNumId w:val="42"/>
  </w:num>
  <w:num w:numId="82" w16cid:durableId="627980327">
    <w:abstractNumId w:val="124"/>
  </w:num>
  <w:num w:numId="83" w16cid:durableId="1451895782">
    <w:abstractNumId w:val="93"/>
  </w:num>
  <w:num w:numId="84" w16cid:durableId="1248294">
    <w:abstractNumId w:val="86"/>
  </w:num>
  <w:num w:numId="85" w16cid:durableId="410349077">
    <w:abstractNumId w:val="52"/>
  </w:num>
  <w:num w:numId="86" w16cid:durableId="1227838206">
    <w:abstractNumId w:val="100"/>
  </w:num>
  <w:num w:numId="87" w16cid:durableId="736518458">
    <w:abstractNumId w:val="25"/>
  </w:num>
  <w:num w:numId="88" w16cid:durableId="15621024">
    <w:abstractNumId w:val="1"/>
  </w:num>
  <w:num w:numId="89" w16cid:durableId="1170026244">
    <w:abstractNumId w:val="54"/>
  </w:num>
  <w:num w:numId="90" w16cid:durableId="1970940751">
    <w:abstractNumId w:val="83"/>
  </w:num>
  <w:num w:numId="91" w16cid:durableId="1483892535">
    <w:abstractNumId w:val="45"/>
  </w:num>
  <w:num w:numId="92" w16cid:durableId="561601841">
    <w:abstractNumId w:val="55"/>
  </w:num>
  <w:num w:numId="93" w16cid:durableId="875850595">
    <w:abstractNumId w:val="114"/>
  </w:num>
  <w:num w:numId="94" w16cid:durableId="1799913062">
    <w:abstractNumId w:val="13"/>
  </w:num>
  <w:num w:numId="95" w16cid:durableId="2078280015">
    <w:abstractNumId w:val="96"/>
  </w:num>
  <w:num w:numId="96" w16cid:durableId="75134213">
    <w:abstractNumId w:val="69"/>
  </w:num>
  <w:num w:numId="97" w16cid:durableId="2101755032">
    <w:abstractNumId w:val="22"/>
  </w:num>
  <w:num w:numId="98" w16cid:durableId="635842914">
    <w:abstractNumId w:val="63"/>
  </w:num>
  <w:num w:numId="99" w16cid:durableId="1453015406">
    <w:abstractNumId w:val="68"/>
  </w:num>
  <w:num w:numId="100" w16cid:durableId="883636767">
    <w:abstractNumId w:val="76"/>
  </w:num>
  <w:num w:numId="101" w16cid:durableId="1309744856">
    <w:abstractNumId w:val="115"/>
  </w:num>
  <w:num w:numId="102" w16cid:durableId="897715051">
    <w:abstractNumId w:val="8"/>
  </w:num>
  <w:num w:numId="103" w16cid:durableId="1781414748">
    <w:abstractNumId w:val="70"/>
  </w:num>
  <w:num w:numId="104" w16cid:durableId="1186016784">
    <w:abstractNumId w:val="121"/>
  </w:num>
  <w:num w:numId="105" w16cid:durableId="1869298905">
    <w:abstractNumId w:val="26"/>
  </w:num>
  <w:num w:numId="106" w16cid:durableId="1492522429">
    <w:abstractNumId w:val="15"/>
  </w:num>
  <w:num w:numId="107" w16cid:durableId="1222181296">
    <w:abstractNumId w:val="46"/>
  </w:num>
  <w:num w:numId="108" w16cid:durableId="1974749586">
    <w:abstractNumId w:val="62"/>
  </w:num>
  <w:num w:numId="109" w16cid:durableId="162092645">
    <w:abstractNumId w:val="53"/>
  </w:num>
  <w:num w:numId="110" w16cid:durableId="2140220231">
    <w:abstractNumId w:val="49"/>
  </w:num>
  <w:num w:numId="111" w16cid:durableId="2088184963">
    <w:abstractNumId w:val="109"/>
  </w:num>
  <w:num w:numId="112" w16cid:durableId="1815298575">
    <w:abstractNumId w:val="64"/>
  </w:num>
  <w:num w:numId="113" w16cid:durableId="1569151343">
    <w:abstractNumId w:val="110"/>
  </w:num>
  <w:num w:numId="114" w16cid:durableId="1533345833">
    <w:abstractNumId w:val="95"/>
  </w:num>
  <w:num w:numId="115" w16cid:durableId="721372044">
    <w:abstractNumId w:val="122"/>
  </w:num>
  <w:num w:numId="116" w16cid:durableId="1777014845">
    <w:abstractNumId w:val="14"/>
  </w:num>
  <w:num w:numId="117" w16cid:durableId="1351299959">
    <w:abstractNumId w:val="31"/>
  </w:num>
  <w:num w:numId="118" w16cid:durableId="1061293041">
    <w:abstractNumId w:val="48"/>
  </w:num>
  <w:num w:numId="119" w16cid:durableId="298262865">
    <w:abstractNumId w:val="39"/>
  </w:num>
  <w:num w:numId="120" w16cid:durableId="1726366440">
    <w:abstractNumId w:val="116"/>
  </w:num>
  <w:num w:numId="121" w16cid:durableId="2082865228">
    <w:abstractNumId w:val="60"/>
  </w:num>
  <w:num w:numId="122" w16cid:durableId="1247232630">
    <w:abstractNumId w:val="30"/>
  </w:num>
  <w:num w:numId="123" w16cid:durableId="1519736127">
    <w:abstractNumId w:val="16"/>
  </w:num>
  <w:num w:numId="124" w16cid:durableId="332026038">
    <w:abstractNumId w:val="58"/>
  </w:num>
  <w:num w:numId="125" w16cid:durableId="657995442">
    <w:abstractNumId w:val="113"/>
  </w:num>
  <w:num w:numId="126" w16cid:durableId="1585652371">
    <w:abstractNumId w:val="29"/>
  </w:num>
  <w:num w:numId="127" w16cid:durableId="1379237383">
    <w:abstractNumId w:val="44"/>
    <w:lvlOverride w:ilvl="0">
      <w:lvl w:ilvl="0">
        <w:numFmt w:val="decimal"/>
        <w:lvlText w:val="%1."/>
        <w:lvlJc w:val="left"/>
      </w:lvl>
    </w:lvlOverride>
  </w:num>
  <w:num w:numId="128" w16cid:durableId="1763839229">
    <w:abstractNumId w:val="44"/>
    <w:lvlOverride w:ilvl="0">
      <w:lvl w:ilvl="0">
        <w:numFmt w:val="decimal"/>
        <w:lvlText w:val="%1."/>
        <w:lvlJc w:val="left"/>
      </w:lvl>
    </w:lvlOverride>
  </w:num>
  <w:num w:numId="129" w16cid:durableId="535241089">
    <w:abstractNumId w:val="41"/>
  </w:num>
  <w:num w:numId="130" w16cid:durableId="509833898">
    <w:abstractNumId w:val="82"/>
  </w:num>
  <w:num w:numId="131" w16cid:durableId="677971121">
    <w:abstractNumId w:val="72"/>
  </w:num>
  <w:num w:numId="132" w16cid:durableId="665519703">
    <w:abstractNumId w:val="43"/>
  </w:num>
  <w:num w:numId="133" w16cid:durableId="901251855">
    <w:abstractNumId w:val="20"/>
  </w:num>
  <w:num w:numId="134" w16cid:durableId="62603530">
    <w:abstractNumId w:val="91"/>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3F"/>
    <w:rsid w:val="00000CC7"/>
    <w:rsid w:val="0000314E"/>
    <w:rsid w:val="000043EB"/>
    <w:rsid w:val="0000558C"/>
    <w:rsid w:val="00011371"/>
    <w:rsid w:val="00015E73"/>
    <w:rsid w:val="000162BA"/>
    <w:rsid w:val="000205C8"/>
    <w:rsid w:val="00023D7C"/>
    <w:rsid w:val="00023FD9"/>
    <w:rsid w:val="000240BE"/>
    <w:rsid w:val="00025CA0"/>
    <w:rsid w:val="00026A4B"/>
    <w:rsid w:val="00030BBE"/>
    <w:rsid w:val="00031871"/>
    <w:rsid w:val="00033DD9"/>
    <w:rsid w:val="000340C5"/>
    <w:rsid w:val="000370DA"/>
    <w:rsid w:val="000372B3"/>
    <w:rsid w:val="000415D4"/>
    <w:rsid w:val="00041968"/>
    <w:rsid w:val="000433E3"/>
    <w:rsid w:val="0004434F"/>
    <w:rsid w:val="00044681"/>
    <w:rsid w:val="0005018D"/>
    <w:rsid w:val="000548A7"/>
    <w:rsid w:val="00055DAA"/>
    <w:rsid w:val="0005616B"/>
    <w:rsid w:val="00067215"/>
    <w:rsid w:val="000737AE"/>
    <w:rsid w:val="000771D9"/>
    <w:rsid w:val="0008541C"/>
    <w:rsid w:val="00087495"/>
    <w:rsid w:val="00090B3E"/>
    <w:rsid w:val="00090E12"/>
    <w:rsid w:val="0009122D"/>
    <w:rsid w:val="0009286E"/>
    <w:rsid w:val="000961A0"/>
    <w:rsid w:val="00096AA1"/>
    <w:rsid w:val="0009747B"/>
    <w:rsid w:val="0009749B"/>
    <w:rsid w:val="000A077A"/>
    <w:rsid w:val="000A1271"/>
    <w:rsid w:val="000A1949"/>
    <w:rsid w:val="000A42C3"/>
    <w:rsid w:val="000A64D0"/>
    <w:rsid w:val="000A742E"/>
    <w:rsid w:val="000A77A1"/>
    <w:rsid w:val="000A7893"/>
    <w:rsid w:val="000A7EB0"/>
    <w:rsid w:val="000B0458"/>
    <w:rsid w:val="000B287E"/>
    <w:rsid w:val="000B33AD"/>
    <w:rsid w:val="000B515F"/>
    <w:rsid w:val="000B7A69"/>
    <w:rsid w:val="000C15F7"/>
    <w:rsid w:val="000C277F"/>
    <w:rsid w:val="000C4BCE"/>
    <w:rsid w:val="000C5D5B"/>
    <w:rsid w:val="000C7044"/>
    <w:rsid w:val="000C7A26"/>
    <w:rsid w:val="000C7B59"/>
    <w:rsid w:val="000D51C1"/>
    <w:rsid w:val="000D556A"/>
    <w:rsid w:val="000D71C5"/>
    <w:rsid w:val="000E3659"/>
    <w:rsid w:val="000E4D47"/>
    <w:rsid w:val="000E5056"/>
    <w:rsid w:val="000E5A51"/>
    <w:rsid w:val="000E6E31"/>
    <w:rsid w:val="000E7C80"/>
    <w:rsid w:val="000F08E8"/>
    <w:rsid w:val="000F1150"/>
    <w:rsid w:val="000F1E09"/>
    <w:rsid w:val="000F4773"/>
    <w:rsid w:val="000F4A4E"/>
    <w:rsid w:val="000F5C3D"/>
    <w:rsid w:val="00101148"/>
    <w:rsid w:val="001020BC"/>
    <w:rsid w:val="001032F2"/>
    <w:rsid w:val="00111626"/>
    <w:rsid w:val="00112897"/>
    <w:rsid w:val="001141AE"/>
    <w:rsid w:val="00132D48"/>
    <w:rsid w:val="001363DB"/>
    <w:rsid w:val="00140BA9"/>
    <w:rsid w:val="00140BD5"/>
    <w:rsid w:val="00141244"/>
    <w:rsid w:val="00141E06"/>
    <w:rsid w:val="00142833"/>
    <w:rsid w:val="0014314B"/>
    <w:rsid w:val="00143D77"/>
    <w:rsid w:val="00144D5A"/>
    <w:rsid w:val="00146EB8"/>
    <w:rsid w:val="00147226"/>
    <w:rsid w:val="001572A3"/>
    <w:rsid w:val="001572AB"/>
    <w:rsid w:val="00157BCC"/>
    <w:rsid w:val="00160171"/>
    <w:rsid w:val="00161530"/>
    <w:rsid w:val="00162E6E"/>
    <w:rsid w:val="00165403"/>
    <w:rsid w:val="001657CD"/>
    <w:rsid w:val="00165854"/>
    <w:rsid w:val="0016627B"/>
    <w:rsid w:val="00166666"/>
    <w:rsid w:val="00166BE4"/>
    <w:rsid w:val="0016711A"/>
    <w:rsid w:val="00170A61"/>
    <w:rsid w:val="00176323"/>
    <w:rsid w:val="00180FD8"/>
    <w:rsid w:val="001841D3"/>
    <w:rsid w:val="00185472"/>
    <w:rsid w:val="00185B37"/>
    <w:rsid w:val="00186622"/>
    <w:rsid w:val="00187CD6"/>
    <w:rsid w:val="0019470B"/>
    <w:rsid w:val="00194E10"/>
    <w:rsid w:val="0019509A"/>
    <w:rsid w:val="00195967"/>
    <w:rsid w:val="001966E4"/>
    <w:rsid w:val="001A5319"/>
    <w:rsid w:val="001A61F0"/>
    <w:rsid w:val="001A6305"/>
    <w:rsid w:val="001A67E0"/>
    <w:rsid w:val="001A6C96"/>
    <w:rsid w:val="001A6DA4"/>
    <w:rsid w:val="001B7E58"/>
    <w:rsid w:val="001B7F91"/>
    <w:rsid w:val="001C094C"/>
    <w:rsid w:val="001C208B"/>
    <w:rsid w:val="001C320F"/>
    <w:rsid w:val="001C50DC"/>
    <w:rsid w:val="001C57AA"/>
    <w:rsid w:val="001D044B"/>
    <w:rsid w:val="001D0D92"/>
    <w:rsid w:val="001D0F93"/>
    <w:rsid w:val="001D1BF9"/>
    <w:rsid w:val="001D1E3D"/>
    <w:rsid w:val="001D1E48"/>
    <w:rsid w:val="001D4249"/>
    <w:rsid w:val="001D538D"/>
    <w:rsid w:val="001D6D64"/>
    <w:rsid w:val="001D73E1"/>
    <w:rsid w:val="001E1FA6"/>
    <w:rsid w:val="001E3308"/>
    <w:rsid w:val="001E3C2A"/>
    <w:rsid w:val="001E5B9F"/>
    <w:rsid w:val="001F0EFB"/>
    <w:rsid w:val="001F266C"/>
    <w:rsid w:val="001F30D5"/>
    <w:rsid w:val="001F3CC4"/>
    <w:rsid w:val="001F418F"/>
    <w:rsid w:val="001F71D0"/>
    <w:rsid w:val="002019D0"/>
    <w:rsid w:val="00203292"/>
    <w:rsid w:val="002036A8"/>
    <w:rsid w:val="00204883"/>
    <w:rsid w:val="00205C18"/>
    <w:rsid w:val="002076A7"/>
    <w:rsid w:val="002105FF"/>
    <w:rsid w:val="0021215B"/>
    <w:rsid w:val="00212F57"/>
    <w:rsid w:val="002153CA"/>
    <w:rsid w:val="00216A10"/>
    <w:rsid w:val="00221F93"/>
    <w:rsid w:val="00222D40"/>
    <w:rsid w:val="00223B15"/>
    <w:rsid w:val="00223CE8"/>
    <w:rsid w:val="00224ABD"/>
    <w:rsid w:val="00225D21"/>
    <w:rsid w:val="002305D6"/>
    <w:rsid w:val="00231BD0"/>
    <w:rsid w:val="00232A42"/>
    <w:rsid w:val="002352C6"/>
    <w:rsid w:val="00235A67"/>
    <w:rsid w:val="002379C1"/>
    <w:rsid w:val="00241FA1"/>
    <w:rsid w:val="002421EF"/>
    <w:rsid w:val="00242432"/>
    <w:rsid w:val="00250F24"/>
    <w:rsid w:val="002517AE"/>
    <w:rsid w:val="00251D5C"/>
    <w:rsid w:val="00254F12"/>
    <w:rsid w:val="00255B7C"/>
    <w:rsid w:val="00256DA5"/>
    <w:rsid w:val="00257B20"/>
    <w:rsid w:val="00263C09"/>
    <w:rsid w:val="00267FE2"/>
    <w:rsid w:val="002707F3"/>
    <w:rsid w:val="00270E1D"/>
    <w:rsid w:val="00271CE7"/>
    <w:rsid w:val="00274C71"/>
    <w:rsid w:val="002759E0"/>
    <w:rsid w:val="0028033F"/>
    <w:rsid w:val="002817C7"/>
    <w:rsid w:val="00290E8F"/>
    <w:rsid w:val="002967E8"/>
    <w:rsid w:val="00296E63"/>
    <w:rsid w:val="0029764A"/>
    <w:rsid w:val="002A0A1B"/>
    <w:rsid w:val="002A188D"/>
    <w:rsid w:val="002A2403"/>
    <w:rsid w:val="002A37B4"/>
    <w:rsid w:val="002A46F8"/>
    <w:rsid w:val="002B01DE"/>
    <w:rsid w:val="002B0DCA"/>
    <w:rsid w:val="002B4A6F"/>
    <w:rsid w:val="002B5CD8"/>
    <w:rsid w:val="002C1629"/>
    <w:rsid w:val="002C2711"/>
    <w:rsid w:val="002C2EDC"/>
    <w:rsid w:val="002C2F40"/>
    <w:rsid w:val="002C34E5"/>
    <w:rsid w:val="002C481F"/>
    <w:rsid w:val="002C690A"/>
    <w:rsid w:val="002D1657"/>
    <w:rsid w:val="002D48E5"/>
    <w:rsid w:val="002E5EBE"/>
    <w:rsid w:val="002F07D2"/>
    <w:rsid w:val="002F2917"/>
    <w:rsid w:val="00301A0B"/>
    <w:rsid w:val="00303D6A"/>
    <w:rsid w:val="00303E3B"/>
    <w:rsid w:val="00306F0A"/>
    <w:rsid w:val="00310C61"/>
    <w:rsid w:val="00310DC1"/>
    <w:rsid w:val="00311C5F"/>
    <w:rsid w:val="003122BA"/>
    <w:rsid w:val="00314785"/>
    <w:rsid w:val="00316CDC"/>
    <w:rsid w:val="003217C8"/>
    <w:rsid w:val="00321F18"/>
    <w:rsid w:val="0032263D"/>
    <w:rsid w:val="00323245"/>
    <w:rsid w:val="00323903"/>
    <w:rsid w:val="00324296"/>
    <w:rsid w:val="0032467D"/>
    <w:rsid w:val="00326609"/>
    <w:rsid w:val="003272BE"/>
    <w:rsid w:val="003273CD"/>
    <w:rsid w:val="0033782C"/>
    <w:rsid w:val="00340B0F"/>
    <w:rsid w:val="00342139"/>
    <w:rsid w:val="00344E55"/>
    <w:rsid w:val="00345A54"/>
    <w:rsid w:val="00345B4D"/>
    <w:rsid w:val="00346956"/>
    <w:rsid w:val="00355E1C"/>
    <w:rsid w:val="003570E2"/>
    <w:rsid w:val="00364925"/>
    <w:rsid w:val="00364C13"/>
    <w:rsid w:val="003652B9"/>
    <w:rsid w:val="00367618"/>
    <w:rsid w:val="00371727"/>
    <w:rsid w:val="003762F9"/>
    <w:rsid w:val="00382267"/>
    <w:rsid w:val="0038409B"/>
    <w:rsid w:val="00385584"/>
    <w:rsid w:val="003859AE"/>
    <w:rsid w:val="00385D8E"/>
    <w:rsid w:val="003863AF"/>
    <w:rsid w:val="0039302F"/>
    <w:rsid w:val="003934C4"/>
    <w:rsid w:val="00393C6D"/>
    <w:rsid w:val="003A1998"/>
    <w:rsid w:val="003A53B3"/>
    <w:rsid w:val="003A62CA"/>
    <w:rsid w:val="003A63B1"/>
    <w:rsid w:val="003A64FF"/>
    <w:rsid w:val="003A6E00"/>
    <w:rsid w:val="003B068B"/>
    <w:rsid w:val="003B1612"/>
    <w:rsid w:val="003B3C04"/>
    <w:rsid w:val="003B3F91"/>
    <w:rsid w:val="003B5F61"/>
    <w:rsid w:val="003B61F5"/>
    <w:rsid w:val="003C5B26"/>
    <w:rsid w:val="003D2061"/>
    <w:rsid w:val="003D3F1C"/>
    <w:rsid w:val="003D5C6B"/>
    <w:rsid w:val="003E45CC"/>
    <w:rsid w:val="003E75C6"/>
    <w:rsid w:val="003F0317"/>
    <w:rsid w:val="003F3DB2"/>
    <w:rsid w:val="003F51C9"/>
    <w:rsid w:val="003F63E8"/>
    <w:rsid w:val="003F75CE"/>
    <w:rsid w:val="004012EF"/>
    <w:rsid w:val="004020F3"/>
    <w:rsid w:val="0040641B"/>
    <w:rsid w:val="00406454"/>
    <w:rsid w:val="004127E7"/>
    <w:rsid w:val="00413D52"/>
    <w:rsid w:val="00417222"/>
    <w:rsid w:val="00420AAB"/>
    <w:rsid w:val="00423B55"/>
    <w:rsid w:val="00424CC3"/>
    <w:rsid w:val="00424D1A"/>
    <w:rsid w:val="00432E25"/>
    <w:rsid w:val="0043452A"/>
    <w:rsid w:val="004360C7"/>
    <w:rsid w:val="00442ED0"/>
    <w:rsid w:val="004434F7"/>
    <w:rsid w:val="00446298"/>
    <w:rsid w:val="00447840"/>
    <w:rsid w:val="00450823"/>
    <w:rsid w:val="004515EC"/>
    <w:rsid w:val="00455048"/>
    <w:rsid w:val="0045776C"/>
    <w:rsid w:val="004621E1"/>
    <w:rsid w:val="00462242"/>
    <w:rsid w:val="004623DB"/>
    <w:rsid w:val="00462444"/>
    <w:rsid w:val="00463D4F"/>
    <w:rsid w:val="00465638"/>
    <w:rsid w:val="00466E0B"/>
    <w:rsid w:val="004702C1"/>
    <w:rsid w:val="00474364"/>
    <w:rsid w:val="0047747B"/>
    <w:rsid w:val="00480F19"/>
    <w:rsid w:val="004817DE"/>
    <w:rsid w:val="004818F3"/>
    <w:rsid w:val="00484215"/>
    <w:rsid w:val="00486864"/>
    <w:rsid w:val="00492C16"/>
    <w:rsid w:val="00492C3C"/>
    <w:rsid w:val="00495558"/>
    <w:rsid w:val="0049707D"/>
    <w:rsid w:val="004A3468"/>
    <w:rsid w:val="004A4AE0"/>
    <w:rsid w:val="004B1AC4"/>
    <w:rsid w:val="004B1BE9"/>
    <w:rsid w:val="004B30CD"/>
    <w:rsid w:val="004B4CF6"/>
    <w:rsid w:val="004B61EB"/>
    <w:rsid w:val="004B6543"/>
    <w:rsid w:val="004B75A7"/>
    <w:rsid w:val="004C1F20"/>
    <w:rsid w:val="004C426C"/>
    <w:rsid w:val="004D111F"/>
    <w:rsid w:val="004D25D1"/>
    <w:rsid w:val="004D319E"/>
    <w:rsid w:val="004E1474"/>
    <w:rsid w:val="004E3F02"/>
    <w:rsid w:val="004E437C"/>
    <w:rsid w:val="004E58B3"/>
    <w:rsid w:val="004E69EB"/>
    <w:rsid w:val="004E6F83"/>
    <w:rsid w:val="004E7549"/>
    <w:rsid w:val="004E79D7"/>
    <w:rsid w:val="004F14AB"/>
    <w:rsid w:val="004F4B76"/>
    <w:rsid w:val="004F5F09"/>
    <w:rsid w:val="004F68AB"/>
    <w:rsid w:val="00501448"/>
    <w:rsid w:val="00504B81"/>
    <w:rsid w:val="00505759"/>
    <w:rsid w:val="00506417"/>
    <w:rsid w:val="00511356"/>
    <w:rsid w:val="005114B6"/>
    <w:rsid w:val="005117EC"/>
    <w:rsid w:val="00512B23"/>
    <w:rsid w:val="005173EF"/>
    <w:rsid w:val="005215C3"/>
    <w:rsid w:val="00523EC6"/>
    <w:rsid w:val="00525AEC"/>
    <w:rsid w:val="005304C8"/>
    <w:rsid w:val="005307C6"/>
    <w:rsid w:val="0053752C"/>
    <w:rsid w:val="005405BF"/>
    <w:rsid w:val="00542137"/>
    <w:rsid w:val="00546D31"/>
    <w:rsid w:val="0055058B"/>
    <w:rsid w:val="0055267A"/>
    <w:rsid w:val="00553AC6"/>
    <w:rsid w:val="005545D2"/>
    <w:rsid w:val="0055489A"/>
    <w:rsid w:val="00555662"/>
    <w:rsid w:val="00556EC0"/>
    <w:rsid w:val="00563D49"/>
    <w:rsid w:val="0057032C"/>
    <w:rsid w:val="005712B3"/>
    <w:rsid w:val="005751E6"/>
    <w:rsid w:val="00575630"/>
    <w:rsid w:val="005762FA"/>
    <w:rsid w:val="00576D81"/>
    <w:rsid w:val="00582664"/>
    <w:rsid w:val="00583CC1"/>
    <w:rsid w:val="00586D00"/>
    <w:rsid w:val="00592CB2"/>
    <w:rsid w:val="00594482"/>
    <w:rsid w:val="005A0591"/>
    <w:rsid w:val="005A6E0B"/>
    <w:rsid w:val="005B16BF"/>
    <w:rsid w:val="005B303C"/>
    <w:rsid w:val="005B766A"/>
    <w:rsid w:val="005C1212"/>
    <w:rsid w:val="005C1A7A"/>
    <w:rsid w:val="005C29BD"/>
    <w:rsid w:val="005C339B"/>
    <w:rsid w:val="005D1117"/>
    <w:rsid w:val="005D27A3"/>
    <w:rsid w:val="005D4AF4"/>
    <w:rsid w:val="005D58E4"/>
    <w:rsid w:val="005E25D3"/>
    <w:rsid w:val="005E2E01"/>
    <w:rsid w:val="005E3668"/>
    <w:rsid w:val="005E4740"/>
    <w:rsid w:val="005E67C1"/>
    <w:rsid w:val="005F10A8"/>
    <w:rsid w:val="005F14D1"/>
    <w:rsid w:val="005F2043"/>
    <w:rsid w:val="005F2670"/>
    <w:rsid w:val="005F2A16"/>
    <w:rsid w:val="005F35F8"/>
    <w:rsid w:val="005F408F"/>
    <w:rsid w:val="005F6B40"/>
    <w:rsid w:val="00604BD7"/>
    <w:rsid w:val="00606EFE"/>
    <w:rsid w:val="00610C6D"/>
    <w:rsid w:val="00611416"/>
    <w:rsid w:val="0061315B"/>
    <w:rsid w:val="006251F6"/>
    <w:rsid w:val="006302B6"/>
    <w:rsid w:val="00642D6A"/>
    <w:rsid w:val="0064340F"/>
    <w:rsid w:val="006441D5"/>
    <w:rsid w:val="00645E86"/>
    <w:rsid w:val="006466F6"/>
    <w:rsid w:val="00651C85"/>
    <w:rsid w:val="006531DF"/>
    <w:rsid w:val="00655511"/>
    <w:rsid w:val="00656114"/>
    <w:rsid w:val="00656796"/>
    <w:rsid w:val="00661569"/>
    <w:rsid w:val="0066175F"/>
    <w:rsid w:val="00663C23"/>
    <w:rsid w:val="00664737"/>
    <w:rsid w:val="00666677"/>
    <w:rsid w:val="006723E9"/>
    <w:rsid w:val="006730F4"/>
    <w:rsid w:val="0067697C"/>
    <w:rsid w:val="00681148"/>
    <w:rsid w:val="0068493E"/>
    <w:rsid w:val="0069506F"/>
    <w:rsid w:val="006971D4"/>
    <w:rsid w:val="006A2236"/>
    <w:rsid w:val="006A6E58"/>
    <w:rsid w:val="006B2117"/>
    <w:rsid w:val="006B360D"/>
    <w:rsid w:val="006B5616"/>
    <w:rsid w:val="006B5B3E"/>
    <w:rsid w:val="006C0CE8"/>
    <w:rsid w:val="006C12BB"/>
    <w:rsid w:val="006C141B"/>
    <w:rsid w:val="006C5553"/>
    <w:rsid w:val="006C6DD3"/>
    <w:rsid w:val="006C7C80"/>
    <w:rsid w:val="006D2101"/>
    <w:rsid w:val="006D5265"/>
    <w:rsid w:val="006D71AD"/>
    <w:rsid w:val="006E0D72"/>
    <w:rsid w:val="006E1794"/>
    <w:rsid w:val="006E3EDE"/>
    <w:rsid w:val="006E46DB"/>
    <w:rsid w:val="006E5738"/>
    <w:rsid w:val="006E5DB0"/>
    <w:rsid w:val="006E6B07"/>
    <w:rsid w:val="006E795A"/>
    <w:rsid w:val="006F0241"/>
    <w:rsid w:val="006F0588"/>
    <w:rsid w:val="006F3D36"/>
    <w:rsid w:val="006F54F5"/>
    <w:rsid w:val="006F73F9"/>
    <w:rsid w:val="006F7B10"/>
    <w:rsid w:val="006F7DCD"/>
    <w:rsid w:val="00700F48"/>
    <w:rsid w:val="007022BC"/>
    <w:rsid w:val="00705EF0"/>
    <w:rsid w:val="00707057"/>
    <w:rsid w:val="007141CE"/>
    <w:rsid w:val="00714364"/>
    <w:rsid w:val="00714857"/>
    <w:rsid w:val="007201DA"/>
    <w:rsid w:val="00722806"/>
    <w:rsid w:val="00723150"/>
    <w:rsid w:val="00724BF4"/>
    <w:rsid w:val="007262D0"/>
    <w:rsid w:val="00727DEF"/>
    <w:rsid w:val="007374D4"/>
    <w:rsid w:val="00740ADC"/>
    <w:rsid w:val="00740DC1"/>
    <w:rsid w:val="00741CCD"/>
    <w:rsid w:val="00741D00"/>
    <w:rsid w:val="007444A1"/>
    <w:rsid w:val="00745E6C"/>
    <w:rsid w:val="00750B3D"/>
    <w:rsid w:val="00750E68"/>
    <w:rsid w:val="007519AE"/>
    <w:rsid w:val="00752ECE"/>
    <w:rsid w:val="007612E9"/>
    <w:rsid w:val="00765915"/>
    <w:rsid w:val="0076653A"/>
    <w:rsid w:val="00771FB5"/>
    <w:rsid w:val="00776003"/>
    <w:rsid w:val="007824A0"/>
    <w:rsid w:val="0079368A"/>
    <w:rsid w:val="007A2A89"/>
    <w:rsid w:val="007A338B"/>
    <w:rsid w:val="007B1C74"/>
    <w:rsid w:val="007B2FA2"/>
    <w:rsid w:val="007B42C0"/>
    <w:rsid w:val="007B4EBB"/>
    <w:rsid w:val="007B6142"/>
    <w:rsid w:val="007C0DA4"/>
    <w:rsid w:val="007C2266"/>
    <w:rsid w:val="007C4688"/>
    <w:rsid w:val="007C6E7B"/>
    <w:rsid w:val="007D0062"/>
    <w:rsid w:val="007D3A27"/>
    <w:rsid w:val="007D3CA1"/>
    <w:rsid w:val="007D4C2D"/>
    <w:rsid w:val="007D4D71"/>
    <w:rsid w:val="007D5D8F"/>
    <w:rsid w:val="007D674F"/>
    <w:rsid w:val="007E0060"/>
    <w:rsid w:val="007E0507"/>
    <w:rsid w:val="007E13FE"/>
    <w:rsid w:val="007E299C"/>
    <w:rsid w:val="007E45A6"/>
    <w:rsid w:val="007E553D"/>
    <w:rsid w:val="007E5762"/>
    <w:rsid w:val="007E58D0"/>
    <w:rsid w:val="007E5D8B"/>
    <w:rsid w:val="007E6027"/>
    <w:rsid w:val="008000FE"/>
    <w:rsid w:val="008021DD"/>
    <w:rsid w:val="00802AB3"/>
    <w:rsid w:val="008043F4"/>
    <w:rsid w:val="00806449"/>
    <w:rsid w:val="00806595"/>
    <w:rsid w:val="00806C14"/>
    <w:rsid w:val="008130E9"/>
    <w:rsid w:val="00813247"/>
    <w:rsid w:val="00815159"/>
    <w:rsid w:val="00817686"/>
    <w:rsid w:val="0082339B"/>
    <w:rsid w:val="00824805"/>
    <w:rsid w:val="00834912"/>
    <w:rsid w:val="00835E7B"/>
    <w:rsid w:val="008424FC"/>
    <w:rsid w:val="00844AF0"/>
    <w:rsid w:val="00844FD3"/>
    <w:rsid w:val="00846154"/>
    <w:rsid w:val="00846584"/>
    <w:rsid w:val="00850B24"/>
    <w:rsid w:val="00854E5F"/>
    <w:rsid w:val="008629FC"/>
    <w:rsid w:val="0086726E"/>
    <w:rsid w:val="00873AD3"/>
    <w:rsid w:val="00877FF4"/>
    <w:rsid w:val="00880315"/>
    <w:rsid w:val="008813A3"/>
    <w:rsid w:val="00881BC9"/>
    <w:rsid w:val="00883F40"/>
    <w:rsid w:val="0088716A"/>
    <w:rsid w:val="00890669"/>
    <w:rsid w:val="00890874"/>
    <w:rsid w:val="00893277"/>
    <w:rsid w:val="008973ED"/>
    <w:rsid w:val="00897D7F"/>
    <w:rsid w:val="008A31BA"/>
    <w:rsid w:val="008A4076"/>
    <w:rsid w:val="008A5C0B"/>
    <w:rsid w:val="008A5F56"/>
    <w:rsid w:val="008A6701"/>
    <w:rsid w:val="008A6C00"/>
    <w:rsid w:val="008B0A0A"/>
    <w:rsid w:val="008B0B4A"/>
    <w:rsid w:val="008B114C"/>
    <w:rsid w:val="008B5D7C"/>
    <w:rsid w:val="008B6833"/>
    <w:rsid w:val="008B789B"/>
    <w:rsid w:val="008C0631"/>
    <w:rsid w:val="008C1908"/>
    <w:rsid w:val="008C32F5"/>
    <w:rsid w:val="008C4507"/>
    <w:rsid w:val="008C5D2E"/>
    <w:rsid w:val="008C6474"/>
    <w:rsid w:val="008C7154"/>
    <w:rsid w:val="008D05BB"/>
    <w:rsid w:val="008D4E75"/>
    <w:rsid w:val="008D5289"/>
    <w:rsid w:val="008D556A"/>
    <w:rsid w:val="008E2069"/>
    <w:rsid w:val="008E7748"/>
    <w:rsid w:val="008F0EAB"/>
    <w:rsid w:val="00901593"/>
    <w:rsid w:val="00901E97"/>
    <w:rsid w:val="00903FA7"/>
    <w:rsid w:val="00906FAF"/>
    <w:rsid w:val="0091022C"/>
    <w:rsid w:val="0091297F"/>
    <w:rsid w:val="009142EB"/>
    <w:rsid w:val="009154DE"/>
    <w:rsid w:val="00916E62"/>
    <w:rsid w:val="009175B1"/>
    <w:rsid w:val="0092451A"/>
    <w:rsid w:val="00925BB2"/>
    <w:rsid w:val="00926D3E"/>
    <w:rsid w:val="0093102B"/>
    <w:rsid w:val="00931C02"/>
    <w:rsid w:val="00933398"/>
    <w:rsid w:val="009370A7"/>
    <w:rsid w:val="009420F9"/>
    <w:rsid w:val="00942758"/>
    <w:rsid w:val="00942777"/>
    <w:rsid w:val="00947EF6"/>
    <w:rsid w:val="00955328"/>
    <w:rsid w:val="0096271E"/>
    <w:rsid w:val="00962ED7"/>
    <w:rsid w:val="00970FFD"/>
    <w:rsid w:val="0097400F"/>
    <w:rsid w:val="00974319"/>
    <w:rsid w:val="00974568"/>
    <w:rsid w:val="00976817"/>
    <w:rsid w:val="009837DD"/>
    <w:rsid w:val="00985E24"/>
    <w:rsid w:val="009872D3"/>
    <w:rsid w:val="00987A79"/>
    <w:rsid w:val="00987B09"/>
    <w:rsid w:val="0099131B"/>
    <w:rsid w:val="00993CDC"/>
    <w:rsid w:val="00993E1A"/>
    <w:rsid w:val="00993F50"/>
    <w:rsid w:val="0099559B"/>
    <w:rsid w:val="00996F29"/>
    <w:rsid w:val="009A10DE"/>
    <w:rsid w:val="009A2498"/>
    <w:rsid w:val="009A422C"/>
    <w:rsid w:val="009A5FEA"/>
    <w:rsid w:val="009A737A"/>
    <w:rsid w:val="009B3A38"/>
    <w:rsid w:val="009C46C6"/>
    <w:rsid w:val="009C5F29"/>
    <w:rsid w:val="009D1583"/>
    <w:rsid w:val="009D2CDF"/>
    <w:rsid w:val="009D4136"/>
    <w:rsid w:val="009D60CE"/>
    <w:rsid w:val="009D76BC"/>
    <w:rsid w:val="009E2007"/>
    <w:rsid w:val="009E2227"/>
    <w:rsid w:val="009E267F"/>
    <w:rsid w:val="009E6586"/>
    <w:rsid w:val="009F1166"/>
    <w:rsid w:val="009F3046"/>
    <w:rsid w:val="009F6858"/>
    <w:rsid w:val="009F779A"/>
    <w:rsid w:val="00A00308"/>
    <w:rsid w:val="00A00DFC"/>
    <w:rsid w:val="00A031FE"/>
    <w:rsid w:val="00A216C2"/>
    <w:rsid w:val="00A218EB"/>
    <w:rsid w:val="00A229C9"/>
    <w:rsid w:val="00A2493B"/>
    <w:rsid w:val="00A269F4"/>
    <w:rsid w:val="00A30C3B"/>
    <w:rsid w:val="00A31244"/>
    <w:rsid w:val="00A3181B"/>
    <w:rsid w:val="00A31F64"/>
    <w:rsid w:val="00A345D3"/>
    <w:rsid w:val="00A43DF2"/>
    <w:rsid w:val="00A52B3A"/>
    <w:rsid w:val="00A54E82"/>
    <w:rsid w:val="00A55719"/>
    <w:rsid w:val="00A609C9"/>
    <w:rsid w:val="00A61734"/>
    <w:rsid w:val="00A62C54"/>
    <w:rsid w:val="00A632C0"/>
    <w:rsid w:val="00A657C4"/>
    <w:rsid w:val="00A67224"/>
    <w:rsid w:val="00A7174A"/>
    <w:rsid w:val="00A72C34"/>
    <w:rsid w:val="00A8170E"/>
    <w:rsid w:val="00A84A56"/>
    <w:rsid w:val="00A8513B"/>
    <w:rsid w:val="00A8778E"/>
    <w:rsid w:val="00A87F79"/>
    <w:rsid w:val="00A9006E"/>
    <w:rsid w:val="00A9017E"/>
    <w:rsid w:val="00A91BF2"/>
    <w:rsid w:val="00A9289B"/>
    <w:rsid w:val="00A94609"/>
    <w:rsid w:val="00AA0014"/>
    <w:rsid w:val="00AA0275"/>
    <w:rsid w:val="00AA20EA"/>
    <w:rsid w:val="00AA391C"/>
    <w:rsid w:val="00AA4F85"/>
    <w:rsid w:val="00AA7294"/>
    <w:rsid w:val="00AA7C3C"/>
    <w:rsid w:val="00AB2725"/>
    <w:rsid w:val="00AB58B3"/>
    <w:rsid w:val="00AC2CBA"/>
    <w:rsid w:val="00AC2FC4"/>
    <w:rsid w:val="00AC5B22"/>
    <w:rsid w:val="00AC6BA6"/>
    <w:rsid w:val="00AC6E81"/>
    <w:rsid w:val="00AD2A8A"/>
    <w:rsid w:val="00AD42CE"/>
    <w:rsid w:val="00AD5036"/>
    <w:rsid w:val="00AE2994"/>
    <w:rsid w:val="00AE2A24"/>
    <w:rsid w:val="00AE5B8A"/>
    <w:rsid w:val="00AE6D3B"/>
    <w:rsid w:val="00AF6C9A"/>
    <w:rsid w:val="00AF745A"/>
    <w:rsid w:val="00B0140D"/>
    <w:rsid w:val="00B140FC"/>
    <w:rsid w:val="00B20441"/>
    <w:rsid w:val="00B20BC8"/>
    <w:rsid w:val="00B214B8"/>
    <w:rsid w:val="00B21E04"/>
    <w:rsid w:val="00B24D5D"/>
    <w:rsid w:val="00B2768A"/>
    <w:rsid w:val="00B30473"/>
    <w:rsid w:val="00B339CF"/>
    <w:rsid w:val="00B34E4F"/>
    <w:rsid w:val="00B430D2"/>
    <w:rsid w:val="00B4316C"/>
    <w:rsid w:val="00B46EE3"/>
    <w:rsid w:val="00B507CD"/>
    <w:rsid w:val="00B52888"/>
    <w:rsid w:val="00B541A6"/>
    <w:rsid w:val="00B5523F"/>
    <w:rsid w:val="00B559C2"/>
    <w:rsid w:val="00B56C0C"/>
    <w:rsid w:val="00B56EAC"/>
    <w:rsid w:val="00B56F29"/>
    <w:rsid w:val="00B617B5"/>
    <w:rsid w:val="00B638EF"/>
    <w:rsid w:val="00B64C63"/>
    <w:rsid w:val="00B667DB"/>
    <w:rsid w:val="00B671C4"/>
    <w:rsid w:val="00B67527"/>
    <w:rsid w:val="00B71D88"/>
    <w:rsid w:val="00B72CE0"/>
    <w:rsid w:val="00B752BF"/>
    <w:rsid w:val="00B75623"/>
    <w:rsid w:val="00B76694"/>
    <w:rsid w:val="00B77035"/>
    <w:rsid w:val="00B770B5"/>
    <w:rsid w:val="00B86A26"/>
    <w:rsid w:val="00B931BE"/>
    <w:rsid w:val="00B94095"/>
    <w:rsid w:val="00BA0493"/>
    <w:rsid w:val="00BA09C8"/>
    <w:rsid w:val="00BA2CA2"/>
    <w:rsid w:val="00BA3756"/>
    <w:rsid w:val="00BA414D"/>
    <w:rsid w:val="00BB0B57"/>
    <w:rsid w:val="00BB1FE1"/>
    <w:rsid w:val="00BB2BE1"/>
    <w:rsid w:val="00BB43BD"/>
    <w:rsid w:val="00BC1B1B"/>
    <w:rsid w:val="00BC3905"/>
    <w:rsid w:val="00BD0C5A"/>
    <w:rsid w:val="00BD6935"/>
    <w:rsid w:val="00BE007C"/>
    <w:rsid w:val="00BE0414"/>
    <w:rsid w:val="00BE58A2"/>
    <w:rsid w:val="00BF3C38"/>
    <w:rsid w:val="00BF7DD2"/>
    <w:rsid w:val="00C00F3A"/>
    <w:rsid w:val="00C02D7B"/>
    <w:rsid w:val="00C06163"/>
    <w:rsid w:val="00C0632A"/>
    <w:rsid w:val="00C065E5"/>
    <w:rsid w:val="00C0688E"/>
    <w:rsid w:val="00C06FE9"/>
    <w:rsid w:val="00C105AE"/>
    <w:rsid w:val="00C10EA5"/>
    <w:rsid w:val="00C11456"/>
    <w:rsid w:val="00C12041"/>
    <w:rsid w:val="00C16CCB"/>
    <w:rsid w:val="00C21526"/>
    <w:rsid w:val="00C23C6A"/>
    <w:rsid w:val="00C242CC"/>
    <w:rsid w:val="00C2454F"/>
    <w:rsid w:val="00C32057"/>
    <w:rsid w:val="00C335E1"/>
    <w:rsid w:val="00C35EA2"/>
    <w:rsid w:val="00C36238"/>
    <w:rsid w:val="00C36C8B"/>
    <w:rsid w:val="00C3707B"/>
    <w:rsid w:val="00C379DC"/>
    <w:rsid w:val="00C41BB3"/>
    <w:rsid w:val="00C42CCD"/>
    <w:rsid w:val="00C438FF"/>
    <w:rsid w:val="00C44993"/>
    <w:rsid w:val="00C456DD"/>
    <w:rsid w:val="00C509FD"/>
    <w:rsid w:val="00C5796D"/>
    <w:rsid w:val="00C62A64"/>
    <w:rsid w:val="00C6601E"/>
    <w:rsid w:val="00C71AA4"/>
    <w:rsid w:val="00C7265D"/>
    <w:rsid w:val="00C73871"/>
    <w:rsid w:val="00C75AEC"/>
    <w:rsid w:val="00C8580B"/>
    <w:rsid w:val="00C85E42"/>
    <w:rsid w:val="00C9404A"/>
    <w:rsid w:val="00C94081"/>
    <w:rsid w:val="00C952A5"/>
    <w:rsid w:val="00C959B3"/>
    <w:rsid w:val="00CA36DE"/>
    <w:rsid w:val="00CA5392"/>
    <w:rsid w:val="00CA703C"/>
    <w:rsid w:val="00CA734F"/>
    <w:rsid w:val="00CA7514"/>
    <w:rsid w:val="00CA7F6F"/>
    <w:rsid w:val="00CB24D9"/>
    <w:rsid w:val="00CB73C5"/>
    <w:rsid w:val="00CC1801"/>
    <w:rsid w:val="00CC2183"/>
    <w:rsid w:val="00CC29F3"/>
    <w:rsid w:val="00CC34AF"/>
    <w:rsid w:val="00CC55BA"/>
    <w:rsid w:val="00CC6BF7"/>
    <w:rsid w:val="00CD0B7C"/>
    <w:rsid w:val="00CD159C"/>
    <w:rsid w:val="00CD2582"/>
    <w:rsid w:val="00CD283A"/>
    <w:rsid w:val="00CD33BA"/>
    <w:rsid w:val="00CD459A"/>
    <w:rsid w:val="00CD4669"/>
    <w:rsid w:val="00CD5E66"/>
    <w:rsid w:val="00CD67EE"/>
    <w:rsid w:val="00CD7BA6"/>
    <w:rsid w:val="00CE28FD"/>
    <w:rsid w:val="00CE5946"/>
    <w:rsid w:val="00CE7A68"/>
    <w:rsid w:val="00CF004D"/>
    <w:rsid w:val="00CF2DB3"/>
    <w:rsid w:val="00CF2EB7"/>
    <w:rsid w:val="00CF3770"/>
    <w:rsid w:val="00CF6417"/>
    <w:rsid w:val="00CF75F5"/>
    <w:rsid w:val="00CF7DD1"/>
    <w:rsid w:val="00D01F54"/>
    <w:rsid w:val="00D028EE"/>
    <w:rsid w:val="00D043B4"/>
    <w:rsid w:val="00D043D3"/>
    <w:rsid w:val="00D05EF2"/>
    <w:rsid w:val="00D075DB"/>
    <w:rsid w:val="00D10328"/>
    <w:rsid w:val="00D11294"/>
    <w:rsid w:val="00D11335"/>
    <w:rsid w:val="00D11715"/>
    <w:rsid w:val="00D124FA"/>
    <w:rsid w:val="00D13DBB"/>
    <w:rsid w:val="00D159E4"/>
    <w:rsid w:val="00D2038C"/>
    <w:rsid w:val="00D2053E"/>
    <w:rsid w:val="00D23B8C"/>
    <w:rsid w:val="00D25CC7"/>
    <w:rsid w:val="00D30B42"/>
    <w:rsid w:val="00D3446F"/>
    <w:rsid w:val="00D34881"/>
    <w:rsid w:val="00D35005"/>
    <w:rsid w:val="00D358E7"/>
    <w:rsid w:val="00D458B1"/>
    <w:rsid w:val="00D51773"/>
    <w:rsid w:val="00D522E4"/>
    <w:rsid w:val="00D53185"/>
    <w:rsid w:val="00D55365"/>
    <w:rsid w:val="00D55BD7"/>
    <w:rsid w:val="00D64374"/>
    <w:rsid w:val="00D64F59"/>
    <w:rsid w:val="00D65CEE"/>
    <w:rsid w:val="00D67B1E"/>
    <w:rsid w:val="00D71DE7"/>
    <w:rsid w:val="00D741CB"/>
    <w:rsid w:val="00D74AEE"/>
    <w:rsid w:val="00D7608F"/>
    <w:rsid w:val="00D76C06"/>
    <w:rsid w:val="00D77E04"/>
    <w:rsid w:val="00D847ED"/>
    <w:rsid w:val="00D865C2"/>
    <w:rsid w:val="00D9161E"/>
    <w:rsid w:val="00D9173E"/>
    <w:rsid w:val="00D92C64"/>
    <w:rsid w:val="00D94219"/>
    <w:rsid w:val="00D960C1"/>
    <w:rsid w:val="00D97AC3"/>
    <w:rsid w:val="00DA2F5B"/>
    <w:rsid w:val="00DA776E"/>
    <w:rsid w:val="00DB0B2A"/>
    <w:rsid w:val="00DB1960"/>
    <w:rsid w:val="00DB2400"/>
    <w:rsid w:val="00DB3AC6"/>
    <w:rsid w:val="00DB641D"/>
    <w:rsid w:val="00DB6E69"/>
    <w:rsid w:val="00DC391B"/>
    <w:rsid w:val="00DC753D"/>
    <w:rsid w:val="00DD244D"/>
    <w:rsid w:val="00DD2CE1"/>
    <w:rsid w:val="00DD3320"/>
    <w:rsid w:val="00DD4F84"/>
    <w:rsid w:val="00DD68F4"/>
    <w:rsid w:val="00DD7D51"/>
    <w:rsid w:val="00DE1A24"/>
    <w:rsid w:val="00DE3F71"/>
    <w:rsid w:val="00DE609F"/>
    <w:rsid w:val="00DE72F7"/>
    <w:rsid w:val="00DF12D5"/>
    <w:rsid w:val="00DF2AF6"/>
    <w:rsid w:val="00DF2FC4"/>
    <w:rsid w:val="00E02F81"/>
    <w:rsid w:val="00E11586"/>
    <w:rsid w:val="00E1626C"/>
    <w:rsid w:val="00E20343"/>
    <w:rsid w:val="00E20A5E"/>
    <w:rsid w:val="00E259AC"/>
    <w:rsid w:val="00E2766F"/>
    <w:rsid w:val="00E27764"/>
    <w:rsid w:val="00E40C4B"/>
    <w:rsid w:val="00E4175C"/>
    <w:rsid w:val="00E419B0"/>
    <w:rsid w:val="00E477CE"/>
    <w:rsid w:val="00E524AA"/>
    <w:rsid w:val="00E563C9"/>
    <w:rsid w:val="00E56B4A"/>
    <w:rsid w:val="00E573B6"/>
    <w:rsid w:val="00E60E25"/>
    <w:rsid w:val="00E60F34"/>
    <w:rsid w:val="00E61335"/>
    <w:rsid w:val="00E61A73"/>
    <w:rsid w:val="00E61E32"/>
    <w:rsid w:val="00E626EB"/>
    <w:rsid w:val="00E627A0"/>
    <w:rsid w:val="00E63E16"/>
    <w:rsid w:val="00E723B9"/>
    <w:rsid w:val="00E72735"/>
    <w:rsid w:val="00E727D4"/>
    <w:rsid w:val="00E7466B"/>
    <w:rsid w:val="00E7624D"/>
    <w:rsid w:val="00E82C58"/>
    <w:rsid w:val="00E82E33"/>
    <w:rsid w:val="00E83B6E"/>
    <w:rsid w:val="00E8724E"/>
    <w:rsid w:val="00E87C27"/>
    <w:rsid w:val="00E90374"/>
    <w:rsid w:val="00E91D72"/>
    <w:rsid w:val="00E971F3"/>
    <w:rsid w:val="00E97D06"/>
    <w:rsid w:val="00EA553E"/>
    <w:rsid w:val="00EB3AE8"/>
    <w:rsid w:val="00EB3F08"/>
    <w:rsid w:val="00EC0F68"/>
    <w:rsid w:val="00EC1990"/>
    <w:rsid w:val="00EC2C0C"/>
    <w:rsid w:val="00EC32A2"/>
    <w:rsid w:val="00EC3D20"/>
    <w:rsid w:val="00EC43B0"/>
    <w:rsid w:val="00EC55C2"/>
    <w:rsid w:val="00EC5E22"/>
    <w:rsid w:val="00EC6560"/>
    <w:rsid w:val="00EC65A6"/>
    <w:rsid w:val="00EC6AF6"/>
    <w:rsid w:val="00EC6E8F"/>
    <w:rsid w:val="00ED0868"/>
    <w:rsid w:val="00ED100B"/>
    <w:rsid w:val="00ED3351"/>
    <w:rsid w:val="00ED5D58"/>
    <w:rsid w:val="00ED7838"/>
    <w:rsid w:val="00EE3695"/>
    <w:rsid w:val="00EE5B23"/>
    <w:rsid w:val="00EE60DC"/>
    <w:rsid w:val="00EF02EE"/>
    <w:rsid w:val="00EF158F"/>
    <w:rsid w:val="00EF28AA"/>
    <w:rsid w:val="00EF5033"/>
    <w:rsid w:val="00EF6860"/>
    <w:rsid w:val="00EF69F6"/>
    <w:rsid w:val="00F010F6"/>
    <w:rsid w:val="00F05E4A"/>
    <w:rsid w:val="00F06689"/>
    <w:rsid w:val="00F06BEF"/>
    <w:rsid w:val="00F06F6E"/>
    <w:rsid w:val="00F07F83"/>
    <w:rsid w:val="00F117CA"/>
    <w:rsid w:val="00F12EF6"/>
    <w:rsid w:val="00F13CDA"/>
    <w:rsid w:val="00F155AD"/>
    <w:rsid w:val="00F21209"/>
    <w:rsid w:val="00F22748"/>
    <w:rsid w:val="00F25B80"/>
    <w:rsid w:val="00F27983"/>
    <w:rsid w:val="00F31735"/>
    <w:rsid w:val="00F35FAC"/>
    <w:rsid w:val="00F36283"/>
    <w:rsid w:val="00F45305"/>
    <w:rsid w:val="00F4555C"/>
    <w:rsid w:val="00F47577"/>
    <w:rsid w:val="00F50B0B"/>
    <w:rsid w:val="00F52D78"/>
    <w:rsid w:val="00F54BD5"/>
    <w:rsid w:val="00F54DF3"/>
    <w:rsid w:val="00F62435"/>
    <w:rsid w:val="00F63669"/>
    <w:rsid w:val="00F63BE3"/>
    <w:rsid w:val="00F70710"/>
    <w:rsid w:val="00F70D98"/>
    <w:rsid w:val="00F72A18"/>
    <w:rsid w:val="00F7377F"/>
    <w:rsid w:val="00F73DEB"/>
    <w:rsid w:val="00F778E6"/>
    <w:rsid w:val="00F80AAA"/>
    <w:rsid w:val="00F81EF1"/>
    <w:rsid w:val="00F84B5C"/>
    <w:rsid w:val="00F84D6C"/>
    <w:rsid w:val="00F902FF"/>
    <w:rsid w:val="00F90CFE"/>
    <w:rsid w:val="00F91F3E"/>
    <w:rsid w:val="00F9481E"/>
    <w:rsid w:val="00F954CE"/>
    <w:rsid w:val="00F95705"/>
    <w:rsid w:val="00FA0E08"/>
    <w:rsid w:val="00FA3DED"/>
    <w:rsid w:val="00FA67C5"/>
    <w:rsid w:val="00FA6EFD"/>
    <w:rsid w:val="00FA7FC4"/>
    <w:rsid w:val="00FB1ACA"/>
    <w:rsid w:val="00FB31B8"/>
    <w:rsid w:val="00FB39C5"/>
    <w:rsid w:val="00FB6D69"/>
    <w:rsid w:val="00FB703D"/>
    <w:rsid w:val="00FB722B"/>
    <w:rsid w:val="00FB7E3E"/>
    <w:rsid w:val="00FC2CDD"/>
    <w:rsid w:val="00FC5617"/>
    <w:rsid w:val="00FD3717"/>
    <w:rsid w:val="00FD4B63"/>
    <w:rsid w:val="00FD7406"/>
    <w:rsid w:val="00FE3061"/>
    <w:rsid w:val="00FE4D72"/>
    <w:rsid w:val="00FE74AF"/>
    <w:rsid w:val="00FF0883"/>
    <w:rsid w:val="00FF0EB1"/>
    <w:rsid w:val="00FF4B91"/>
    <w:rsid w:val="00FF5A69"/>
    <w:rsid w:val="00FF5F3E"/>
    <w:rsid w:val="00FF72D6"/>
    <w:rsid w:val="01292171"/>
    <w:rsid w:val="01E45872"/>
    <w:rsid w:val="0309D116"/>
    <w:rsid w:val="040E6633"/>
    <w:rsid w:val="046E6D43"/>
    <w:rsid w:val="068C4E55"/>
    <w:rsid w:val="080BF79B"/>
    <w:rsid w:val="08A9479D"/>
    <w:rsid w:val="0AB6B3B9"/>
    <w:rsid w:val="0AC67227"/>
    <w:rsid w:val="0BE36DFC"/>
    <w:rsid w:val="0BEA1279"/>
    <w:rsid w:val="0C7753F0"/>
    <w:rsid w:val="0CA0E1DD"/>
    <w:rsid w:val="0FAA766C"/>
    <w:rsid w:val="1047B961"/>
    <w:rsid w:val="11B4B723"/>
    <w:rsid w:val="11BD934E"/>
    <w:rsid w:val="122798FB"/>
    <w:rsid w:val="12520B9C"/>
    <w:rsid w:val="1853CC90"/>
    <w:rsid w:val="187E02DA"/>
    <w:rsid w:val="19EDF05A"/>
    <w:rsid w:val="1AC5EEF7"/>
    <w:rsid w:val="1C473BBF"/>
    <w:rsid w:val="1EA3336C"/>
    <w:rsid w:val="20056E6A"/>
    <w:rsid w:val="20D9966F"/>
    <w:rsid w:val="25AC744E"/>
    <w:rsid w:val="262CA3CA"/>
    <w:rsid w:val="26FE954A"/>
    <w:rsid w:val="2821A9B2"/>
    <w:rsid w:val="2A1A6A47"/>
    <w:rsid w:val="2AB60CBA"/>
    <w:rsid w:val="2B0AF515"/>
    <w:rsid w:val="2B83B82B"/>
    <w:rsid w:val="2BC6A272"/>
    <w:rsid w:val="2BD6861F"/>
    <w:rsid w:val="2C6B6BBF"/>
    <w:rsid w:val="2DCD389C"/>
    <w:rsid w:val="2DCDA204"/>
    <w:rsid w:val="2EC6C82A"/>
    <w:rsid w:val="2F96251A"/>
    <w:rsid w:val="3222C80B"/>
    <w:rsid w:val="32E7DC7C"/>
    <w:rsid w:val="3383CC90"/>
    <w:rsid w:val="34B96201"/>
    <w:rsid w:val="34F632BE"/>
    <w:rsid w:val="39959BA2"/>
    <w:rsid w:val="3B174301"/>
    <w:rsid w:val="3C79E45D"/>
    <w:rsid w:val="3E92617B"/>
    <w:rsid w:val="3EC68D69"/>
    <w:rsid w:val="3EF5A07A"/>
    <w:rsid w:val="3FEEB204"/>
    <w:rsid w:val="404715BC"/>
    <w:rsid w:val="411F5CB7"/>
    <w:rsid w:val="412946CA"/>
    <w:rsid w:val="418F7FFB"/>
    <w:rsid w:val="41E1C54D"/>
    <w:rsid w:val="41E82573"/>
    <w:rsid w:val="432BEE21"/>
    <w:rsid w:val="441AF4BC"/>
    <w:rsid w:val="4429CE0A"/>
    <w:rsid w:val="46750F54"/>
    <w:rsid w:val="46FD5855"/>
    <w:rsid w:val="4725F046"/>
    <w:rsid w:val="48EE17B6"/>
    <w:rsid w:val="49819D88"/>
    <w:rsid w:val="4A368CB9"/>
    <w:rsid w:val="4DA51A9A"/>
    <w:rsid w:val="4DDEC854"/>
    <w:rsid w:val="4E289FCC"/>
    <w:rsid w:val="4E8E965E"/>
    <w:rsid w:val="4FC9B2C1"/>
    <w:rsid w:val="50CD27D8"/>
    <w:rsid w:val="50FCEAE5"/>
    <w:rsid w:val="5580A619"/>
    <w:rsid w:val="57ACAFE5"/>
    <w:rsid w:val="593B976F"/>
    <w:rsid w:val="5C996F1A"/>
    <w:rsid w:val="5DD4EAC3"/>
    <w:rsid w:val="5DEC1C07"/>
    <w:rsid w:val="5E4A91D7"/>
    <w:rsid w:val="5E67C37C"/>
    <w:rsid w:val="60F0559E"/>
    <w:rsid w:val="60F31A95"/>
    <w:rsid w:val="62B42425"/>
    <w:rsid w:val="65321137"/>
    <w:rsid w:val="691F27B3"/>
    <w:rsid w:val="6C067310"/>
    <w:rsid w:val="6C758E9A"/>
    <w:rsid w:val="6DD16D2B"/>
    <w:rsid w:val="701396F9"/>
    <w:rsid w:val="70A5DE72"/>
    <w:rsid w:val="71DAC911"/>
    <w:rsid w:val="720A9F96"/>
    <w:rsid w:val="734AF542"/>
    <w:rsid w:val="735F8387"/>
    <w:rsid w:val="73BB0BF4"/>
    <w:rsid w:val="747CC9EF"/>
    <w:rsid w:val="780489D9"/>
    <w:rsid w:val="78B5FF08"/>
    <w:rsid w:val="7F63A462"/>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94A9"/>
  <w15:docId w15:val="{2C00AC5B-ADF6-4312-ABF9-0D5D70EE2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noProof/>
    </w:rPr>
  </w:style>
  <w:style w:type="paragraph" w:styleId="Heading1">
    <w:name w:val="heading 1"/>
    <w:basedOn w:val="Normal"/>
    <w:next w:val="Normal"/>
    <w:link w:val="Heading1Char"/>
    <w:uiPriority w:val="9"/>
    <w:qFormat/>
    <w:rsid w:val="00604BD7"/>
    <w:pPr>
      <w:keepNext/>
      <w:keepLines/>
      <w:spacing w:before="480" w:after="0"/>
      <w:outlineLvl w:val="0"/>
    </w:pPr>
    <w:rPr>
      <w:rFonts w:asciiTheme="majorHAnsi" w:hAnsiTheme="majorHAnsi" w:eastAsiaTheme="majorEastAsia" w:cstheme="majorBidi"/>
      <w:b/>
      <w:bCs/>
      <w:color w:val="365F91" w:themeColor="accent1" w:themeShade="BF"/>
      <w:sz w:val="40"/>
      <w:szCs w:val="40"/>
      <w:shd w:val="clear" w:color="auto" w:fill="FFFFFF"/>
    </w:rPr>
  </w:style>
  <w:style w:type="paragraph" w:styleId="Heading2">
    <w:name w:val="heading 2"/>
    <w:basedOn w:val="Normal"/>
    <w:next w:val="Normal"/>
    <w:link w:val="Heading2Char"/>
    <w:uiPriority w:val="9"/>
    <w:unhideWhenUsed/>
    <w:qFormat/>
    <w:rsid w:val="00604BD7"/>
    <w:pPr>
      <w:keepNext/>
      <w:keepLines/>
      <w:spacing w:before="200" w:after="0"/>
      <w:outlineLvl w:val="1"/>
    </w:pPr>
    <w:rPr>
      <w:rFonts w:asciiTheme="majorHAnsi" w:hAnsiTheme="majorHAnsi" w:eastAsiaTheme="majorEastAsia" w:cstheme="majorBidi"/>
      <w:b/>
      <w:bCs/>
      <w:color w:val="4F81BD" w:themeColor="accent1"/>
      <w:sz w:val="36"/>
      <w:szCs w:val="36"/>
      <w:shd w:val="clear" w:color="auto" w:fill="FFFFFF"/>
    </w:rPr>
  </w:style>
  <w:style w:type="paragraph" w:styleId="Heading3">
    <w:name w:val="heading 3"/>
    <w:basedOn w:val="Normal"/>
    <w:next w:val="Normal"/>
    <w:link w:val="Heading3Char"/>
    <w:uiPriority w:val="9"/>
    <w:unhideWhenUsed/>
    <w:qFormat/>
    <w:rsid w:val="00604BD7"/>
    <w:pPr>
      <w:keepNext/>
      <w:keepLines/>
      <w:spacing w:before="200" w:after="0"/>
      <w:outlineLvl w:val="2"/>
    </w:pPr>
    <w:rPr>
      <w:rFonts w:asciiTheme="majorHAnsi" w:hAnsiTheme="majorHAnsi" w:eastAsiaTheme="majorEastAsia" w:cstheme="majorBidi"/>
      <w:b/>
      <w:bCs/>
      <w:color w:val="4F81BD" w:themeColor="accent1"/>
      <w:sz w:val="32"/>
      <w:szCs w:val="32"/>
      <w:shd w:val="clear" w:color="auto" w:fill="FFFFFF"/>
    </w:rPr>
  </w:style>
  <w:style w:type="paragraph" w:styleId="Heading4">
    <w:name w:val="heading 4"/>
    <w:basedOn w:val="Normal"/>
    <w:next w:val="Normal"/>
    <w:link w:val="Heading4Char"/>
    <w:uiPriority w:val="9"/>
    <w:unhideWhenUsed/>
    <w:qFormat/>
    <w:rsid w:val="00CC34AF"/>
    <w:pPr>
      <w:keepNext/>
      <w:keepLines/>
      <w:spacing w:before="40" w:after="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CC34AF"/>
    <w:pPr>
      <w:keepNext/>
      <w:keepLines/>
      <w:spacing w:before="40" w:after="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BodyText"/>
    <w:link w:val="Heading6Char"/>
    <w:uiPriority w:val="9"/>
    <w:semiHidden/>
    <w:unhideWhenUsed/>
    <w:qFormat/>
    <w:rsid w:val="008D05BB"/>
    <w:pPr>
      <w:keepNext/>
      <w:keepLines/>
      <w:spacing w:before="40" w:after="0" w:line="240" w:lineRule="auto"/>
      <w:outlineLvl w:val="5"/>
    </w:pPr>
    <w:rPr>
      <w:rFonts w:ascii="Times New Roman" w:hAnsi="Times New Roman" w:eastAsiaTheme="majorEastAsia" w:cstheme="majorBidi"/>
      <w:i/>
      <w:iCs/>
      <w:color w:val="595959" w:themeColor="text1" w:themeTint="A6"/>
      <w:sz w:val="26"/>
      <w:szCs w:val="24"/>
      <w:lang w:val="en-US" w:eastAsia="zh-CN"/>
    </w:rPr>
  </w:style>
  <w:style w:type="paragraph" w:styleId="Heading7">
    <w:name w:val="heading 7"/>
    <w:basedOn w:val="Normal"/>
    <w:next w:val="BodyText"/>
    <w:link w:val="Heading7Char"/>
    <w:uiPriority w:val="9"/>
    <w:semiHidden/>
    <w:unhideWhenUsed/>
    <w:qFormat/>
    <w:rsid w:val="008D05BB"/>
    <w:pPr>
      <w:keepNext/>
      <w:keepLines/>
      <w:spacing w:before="40" w:after="0" w:line="240" w:lineRule="auto"/>
      <w:outlineLvl w:val="6"/>
    </w:pPr>
    <w:rPr>
      <w:rFonts w:ascii="Times New Roman" w:hAnsi="Times New Roman" w:eastAsiaTheme="majorEastAsia" w:cstheme="majorBidi"/>
      <w:color w:val="595959" w:themeColor="text1" w:themeTint="A6"/>
      <w:sz w:val="26"/>
      <w:szCs w:val="24"/>
      <w:lang w:val="en-US" w:eastAsia="zh-CN"/>
    </w:rPr>
  </w:style>
  <w:style w:type="paragraph" w:styleId="Heading8">
    <w:name w:val="heading 8"/>
    <w:basedOn w:val="Normal"/>
    <w:next w:val="BodyText"/>
    <w:link w:val="Heading8Char"/>
    <w:uiPriority w:val="9"/>
    <w:semiHidden/>
    <w:unhideWhenUsed/>
    <w:qFormat/>
    <w:rsid w:val="008D05BB"/>
    <w:pPr>
      <w:keepNext/>
      <w:keepLines/>
      <w:spacing w:after="0" w:line="240" w:lineRule="auto"/>
      <w:outlineLvl w:val="7"/>
    </w:pPr>
    <w:rPr>
      <w:rFonts w:ascii="Times New Roman" w:hAnsi="Times New Roman" w:eastAsiaTheme="majorEastAsia" w:cstheme="majorBidi"/>
      <w:i/>
      <w:iCs/>
      <w:color w:val="272727" w:themeColor="text1" w:themeTint="D8"/>
      <w:sz w:val="26"/>
      <w:szCs w:val="24"/>
      <w:lang w:val="en-US" w:eastAsia="zh-CN"/>
    </w:rPr>
  </w:style>
  <w:style w:type="paragraph" w:styleId="Heading9">
    <w:name w:val="heading 9"/>
    <w:basedOn w:val="Normal"/>
    <w:next w:val="BodyText"/>
    <w:link w:val="Heading9Char"/>
    <w:uiPriority w:val="9"/>
    <w:semiHidden/>
    <w:unhideWhenUsed/>
    <w:qFormat/>
    <w:rsid w:val="008D05BB"/>
    <w:pPr>
      <w:keepNext/>
      <w:keepLines/>
      <w:spacing w:after="0" w:line="240" w:lineRule="auto"/>
      <w:outlineLvl w:val="8"/>
    </w:pPr>
    <w:rPr>
      <w:rFonts w:ascii="Times New Roman" w:hAnsi="Times New Roman" w:eastAsiaTheme="majorEastAsia" w:cstheme="majorBidi"/>
      <w:color w:val="272727" w:themeColor="text1" w:themeTint="D8"/>
      <w:sz w:val="26"/>
      <w:szCs w:val="24"/>
      <w:lang w:val="en-US"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144D5A"/>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144D5A"/>
    <w:rPr>
      <w:rFonts w:ascii="Tahoma" w:hAnsi="Tahoma" w:cs="Tahoma"/>
      <w:sz w:val="16"/>
      <w:szCs w:val="16"/>
    </w:rPr>
  </w:style>
  <w:style w:type="paragraph" w:styleId="HTMLPreformatted">
    <w:name w:val="HTML Preformatted"/>
    <w:basedOn w:val="Normal"/>
    <w:link w:val="HTMLPreformattedChar"/>
    <w:uiPriority w:val="99"/>
    <w:semiHidden/>
    <w:unhideWhenUsed/>
    <w:rsid w:val="00144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vi-VN"/>
    </w:rPr>
  </w:style>
  <w:style w:type="character" w:styleId="HTMLPreformattedChar" w:customStyle="1">
    <w:name w:val="HTML Preformatted Char"/>
    <w:basedOn w:val="DefaultParagraphFont"/>
    <w:link w:val="HTMLPreformatted"/>
    <w:uiPriority w:val="99"/>
    <w:semiHidden/>
    <w:rsid w:val="00144D5A"/>
    <w:rPr>
      <w:rFonts w:ascii="Courier New" w:hAnsi="Courier New" w:eastAsia="Times New Roman" w:cs="Courier New"/>
      <w:sz w:val="20"/>
      <w:szCs w:val="20"/>
      <w:lang w:eastAsia="vi-VN"/>
    </w:rPr>
  </w:style>
  <w:style w:type="paragraph" w:styleId="ListParagraph">
    <w:name w:val="List Paragraph"/>
    <w:basedOn w:val="Normal"/>
    <w:uiPriority w:val="34"/>
    <w:qFormat/>
    <w:rsid w:val="00F27983"/>
    <w:pPr>
      <w:ind w:left="720"/>
      <w:contextualSpacing/>
    </w:pPr>
  </w:style>
  <w:style w:type="paragraph" w:styleId="Header">
    <w:name w:val="header"/>
    <w:basedOn w:val="Normal"/>
    <w:link w:val="HeaderChar"/>
    <w:uiPriority w:val="99"/>
    <w:unhideWhenUsed/>
    <w:rsid w:val="001966E4"/>
    <w:pPr>
      <w:tabs>
        <w:tab w:val="center" w:pos="4513"/>
        <w:tab w:val="right" w:pos="9026"/>
      </w:tabs>
      <w:spacing w:after="0" w:line="240" w:lineRule="auto"/>
    </w:pPr>
  </w:style>
  <w:style w:type="character" w:styleId="HeaderChar" w:customStyle="1">
    <w:name w:val="Header Char"/>
    <w:basedOn w:val="DefaultParagraphFont"/>
    <w:link w:val="Header"/>
    <w:uiPriority w:val="99"/>
    <w:rsid w:val="001966E4"/>
  </w:style>
  <w:style w:type="paragraph" w:styleId="Footer">
    <w:name w:val="footer"/>
    <w:basedOn w:val="Normal"/>
    <w:link w:val="FooterChar"/>
    <w:uiPriority w:val="99"/>
    <w:unhideWhenUsed/>
    <w:rsid w:val="001966E4"/>
    <w:pPr>
      <w:tabs>
        <w:tab w:val="center" w:pos="4513"/>
        <w:tab w:val="right" w:pos="9026"/>
      </w:tabs>
      <w:spacing w:after="0" w:line="240" w:lineRule="auto"/>
    </w:pPr>
  </w:style>
  <w:style w:type="character" w:styleId="FooterChar" w:customStyle="1">
    <w:name w:val="Footer Char"/>
    <w:basedOn w:val="DefaultParagraphFont"/>
    <w:link w:val="Footer"/>
    <w:uiPriority w:val="99"/>
    <w:rsid w:val="001966E4"/>
  </w:style>
  <w:style w:type="character" w:styleId="Heading1Char" w:customStyle="1">
    <w:name w:val="Heading 1 Char"/>
    <w:basedOn w:val="DefaultParagraphFont"/>
    <w:link w:val="Heading1"/>
    <w:uiPriority w:val="9"/>
    <w:rsid w:val="00604BD7"/>
    <w:rPr>
      <w:rFonts w:asciiTheme="majorHAnsi" w:hAnsiTheme="majorHAnsi" w:eastAsiaTheme="majorEastAsia" w:cstheme="majorBidi"/>
      <w:b/>
      <w:bCs/>
      <w:color w:val="365F91" w:themeColor="accent1" w:themeShade="BF"/>
      <w:sz w:val="40"/>
      <w:szCs w:val="40"/>
    </w:rPr>
  </w:style>
  <w:style w:type="paragraph" w:styleId="TOCHeading">
    <w:name w:val="TOC Heading"/>
    <w:basedOn w:val="Heading1"/>
    <w:next w:val="Normal"/>
    <w:uiPriority w:val="39"/>
    <w:unhideWhenUsed/>
    <w:qFormat/>
    <w:rsid w:val="00F81EF1"/>
    <w:pPr>
      <w:outlineLvl w:val="9"/>
    </w:pPr>
    <w:rPr>
      <w:lang w:val="en-US" w:eastAsia="ja-JP"/>
    </w:rPr>
  </w:style>
  <w:style w:type="paragraph" w:styleId="TOC1">
    <w:name w:val="toc 1"/>
    <w:basedOn w:val="Normal"/>
    <w:next w:val="Normal"/>
    <w:autoRedefine/>
    <w:uiPriority w:val="39"/>
    <w:unhideWhenUsed/>
    <w:rsid w:val="00C62A64"/>
    <w:pPr>
      <w:tabs>
        <w:tab w:val="right" w:leader="dot" w:pos="8777"/>
      </w:tabs>
      <w:spacing w:after="100"/>
    </w:pPr>
  </w:style>
  <w:style w:type="character" w:styleId="Hyperlink">
    <w:name w:val="Hyperlink"/>
    <w:basedOn w:val="DefaultParagraphFont"/>
    <w:uiPriority w:val="99"/>
    <w:unhideWhenUsed/>
    <w:rsid w:val="00F81EF1"/>
    <w:rPr>
      <w:color w:val="0000FF" w:themeColor="hyperlink"/>
      <w:u w:val="single"/>
    </w:rPr>
  </w:style>
  <w:style w:type="character" w:styleId="Heading2Char" w:customStyle="1">
    <w:name w:val="Heading 2 Char"/>
    <w:basedOn w:val="DefaultParagraphFont"/>
    <w:link w:val="Heading2"/>
    <w:uiPriority w:val="9"/>
    <w:rsid w:val="00604BD7"/>
    <w:rPr>
      <w:rFonts w:asciiTheme="majorHAnsi" w:hAnsiTheme="majorHAnsi" w:eastAsiaTheme="majorEastAsia" w:cstheme="majorBidi"/>
      <w:b/>
      <w:bCs/>
      <w:color w:val="4F81BD" w:themeColor="accent1"/>
      <w:sz w:val="36"/>
      <w:szCs w:val="36"/>
    </w:rPr>
  </w:style>
  <w:style w:type="table" w:styleId="TableGrid">
    <w:name w:val="Table Grid"/>
    <w:basedOn w:val="TableNormal"/>
    <w:uiPriority w:val="39"/>
    <w:rsid w:val="00F624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2">
    <w:name w:val="toc 2"/>
    <w:basedOn w:val="Normal"/>
    <w:next w:val="Normal"/>
    <w:autoRedefine/>
    <w:uiPriority w:val="39"/>
    <w:unhideWhenUsed/>
    <w:rsid w:val="00A55719"/>
    <w:pPr>
      <w:spacing w:after="100"/>
      <w:ind w:left="220"/>
    </w:pPr>
  </w:style>
  <w:style w:type="paragraph" w:styleId="NormalWeb">
    <w:name w:val="Normal (Web)"/>
    <w:basedOn w:val="Normal"/>
    <w:uiPriority w:val="99"/>
    <w:semiHidden/>
    <w:unhideWhenUsed/>
    <w:rsid w:val="00C85E42"/>
    <w:pPr>
      <w:spacing w:before="100" w:beforeAutospacing="1" w:after="100" w:afterAutospacing="1" w:line="240" w:lineRule="auto"/>
    </w:pPr>
    <w:rPr>
      <w:rFonts w:ascii="Times New Roman" w:hAnsi="Times New Roman" w:eastAsia="Times New Roman" w:cs="Times New Roman"/>
      <w:sz w:val="24"/>
      <w:szCs w:val="24"/>
      <w:lang w:eastAsia="vi-VN"/>
    </w:rPr>
  </w:style>
  <w:style w:type="character" w:styleId="Heading3Char" w:customStyle="1">
    <w:name w:val="Heading 3 Char"/>
    <w:basedOn w:val="DefaultParagraphFont"/>
    <w:link w:val="Heading3"/>
    <w:uiPriority w:val="9"/>
    <w:rsid w:val="00604BD7"/>
    <w:rPr>
      <w:rFonts w:asciiTheme="majorHAnsi" w:hAnsiTheme="majorHAnsi" w:eastAsiaTheme="majorEastAsia" w:cstheme="majorBidi"/>
      <w:b/>
      <w:bCs/>
      <w:color w:val="4F81BD" w:themeColor="accent1"/>
      <w:sz w:val="32"/>
      <w:szCs w:val="32"/>
    </w:rPr>
  </w:style>
  <w:style w:type="paragraph" w:styleId="TOC3">
    <w:name w:val="toc 3"/>
    <w:basedOn w:val="Normal"/>
    <w:next w:val="Normal"/>
    <w:autoRedefine/>
    <w:uiPriority w:val="39"/>
    <w:unhideWhenUsed/>
    <w:rsid w:val="00931C02"/>
    <w:pPr>
      <w:spacing w:after="100"/>
      <w:ind w:left="440"/>
    </w:pPr>
  </w:style>
  <w:style w:type="paragraph" w:styleId="BodyText">
    <w:name w:val="Body Text"/>
    <w:basedOn w:val="Normal"/>
    <w:link w:val="BodyTextChar"/>
    <w:qFormat/>
    <w:rsid w:val="0064340F"/>
    <w:pPr>
      <w:spacing w:before="180" w:after="180" w:line="240" w:lineRule="auto"/>
    </w:pPr>
    <w:rPr>
      <w:rFonts w:ascii="Times New Roman" w:hAnsi="Times New Roman" w:eastAsiaTheme="minorEastAsia"/>
      <w:sz w:val="26"/>
      <w:szCs w:val="24"/>
      <w:lang w:val="en-US" w:eastAsia="zh-CN"/>
    </w:rPr>
  </w:style>
  <w:style w:type="character" w:styleId="BodyTextChar" w:customStyle="1">
    <w:name w:val="Body Text Char"/>
    <w:basedOn w:val="DefaultParagraphFont"/>
    <w:link w:val="BodyText"/>
    <w:rsid w:val="0064340F"/>
    <w:rPr>
      <w:rFonts w:ascii="Times New Roman" w:hAnsi="Times New Roman" w:eastAsiaTheme="minorEastAsia"/>
      <w:sz w:val="26"/>
      <w:szCs w:val="24"/>
      <w:lang w:val="en-US" w:eastAsia="zh-CN"/>
    </w:rPr>
  </w:style>
  <w:style w:type="paragraph" w:styleId="FirstParagraph" w:customStyle="1">
    <w:name w:val="First Paragraph"/>
    <w:basedOn w:val="BodyText"/>
    <w:next w:val="BodyText"/>
    <w:qFormat/>
    <w:rsid w:val="0064340F"/>
  </w:style>
  <w:style w:type="paragraph" w:styleId="Compact" w:customStyle="1">
    <w:name w:val="Compact"/>
    <w:basedOn w:val="BodyText"/>
    <w:qFormat/>
    <w:rsid w:val="0064340F"/>
    <w:pPr>
      <w:spacing w:before="36" w:after="36"/>
    </w:pPr>
  </w:style>
  <w:style w:type="table" w:styleId="Table" w:customStyle="1">
    <w:name w:val="Table"/>
    <w:basedOn w:val="TableNormal"/>
    <w:semiHidden/>
    <w:unhideWhenUsed/>
    <w:qFormat/>
    <w:rsid w:val="0064340F"/>
    <w:pPr>
      <w:spacing w:line="240" w:lineRule="auto"/>
    </w:pPr>
    <w:rPr>
      <w:rFonts w:ascii="Times New Roman" w:hAnsi="Times New Roman" w:eastAsiaTheme="minorEastAsia"/>
      <w:sz w:val="24"/>
      <w:szCs w:val="24"/>
      <w:lang w:val="en-US" w:eastAsia="zh-CN"/>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Times New Roman" w:hAnsi="Times New Roman"/>
        <w:b/>
        <w:bCs/>
        <w:color w:val="000000" w:themeColor="text1"/>
        <w:sz w:val="24"/>
      </w:rPr>
      <w:tblPr/>
      <w:tcPr>
        <w:shd w:val="clear" w:color="auto" w:fill="D9D9D9" w:themeFill="background1" w:themeFillShade="D9"/>
      </w:tcPr>
    </w:tblStylePr>
    <w:tblStylePr w:type="lastRow">
      <w:rPr>
        <w:rFonts w:ascii="Times New Roman" w:hAnsi="Times New Roman"/>
        <w:b/>
        <w:bCs/>
        <w:color w:val="000000" w:themeColor="text1"/>
        <w:sz w:val="24"/>
      </w:rPr>
    </w:tblStylePr>
    <w:tblStylePr w:type="firstCol">
      <w:rPr>
        <w:color w:val="FFFFFF" w:themeColor="background1"/>
      </w:rPr>
    </w:tblStylePr>
    <w:tblStylePr w:type="lastCol">
      <w:rPr>
        <w:color w:val="FFFFFF" w:themeColor="background1"/>
      </w:rPr>
    </w:tblStylePr>
    <w:tblStylePr w:type="band1Vert">
      <w:tblPr/>
      <w:tcPr>
        <w:shd w:val="clear" w:color="auto" w:fill="808080" w:themeFill="text1" w:themeFillTint="7F"/>
      </w:tcPr>
    </w:tblStylePr>
  </w:style>
  <w:style w:type="character" w:styleId="Heading4Char" w:customStyle="1">
    <w:name w:val="Heading 4 Char"/>
    <w:basedOn w:val="DefaultParagraphFont"/>
    <w:link w:val="Heading4"/>
    <w:uiPriority w:val="9"/>
    <w:rsid w:val="00CC34AF"/>
    <w:rPr>
      <w:rFonts w:asciiTheme="majorHAnsi" w:hAnsiTheme="majorHAnsi" w:eastAsiaTheme="majorEastAsia" w:cstheme="majorBidi"/>
      <w:i/>
      <w:iCs/>
      <w:color w:val="365F91" w:themeColor="accent1" w:themeShade="BF"/>
    </w:rPr>
  </w:style>
  <w:style w:type="character" w:styleId="Heading5Char" w:customStyle="1">
    <w:name w:val="Heading 5 Char"/>
    <w:basedOn w:val="DefaultParagraphFont"/>
    <w:link w:val="Heading5"/>
    <w:uiPriority w:val="9"/>
    <w:rsid w:val="00CC34AF"/>
    <w:rPr>
      <w:rFonts w:asciiTheme="majorHAnsi" w:hAnsiTheme="majorHAnsi" w:eastAsiaTheme="majorEastAsia" w:cstheme="majorBidi"/>
      <w:color w:val="365F91" w:themeColor="accent1" w:themeShade="BF"/>
    </w:rPr>
  </w:style>
  <w:style w:type="paragraph" w:styleId="msonormal0" w:customStyle="1">
    <w:name w:val="msonormal"/>
    <w:basedOn w:val="Normal"/>
    <w:rsid w:val="00CC34AF"/>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Heading6Char" w:customStyle="1">
    <w:name w:val="Heading 6 Char"/>
    <w:basedOn w:val="DefaultParagraphFont"/>
    <w:link w:val="Heading6"/>
    <w:uiPriority w:val="9"/>
    <w:semiHidden/>
    <w:rsid w:val="008D05BB"/>
    <w:rPr>
      <w:rFonts w:ascii="Times New Roman" w:hAnsi="Times New Roman" w:eastAsiaTheme="majorEastAsia" w:cstheme="majorBidi"/>
      <w:i/>
      <w:iCs/>
      <w:color w:val="595959" w:themeColor="text1" w:themeTint="A6"/>
      <w:sz w:val="26"/>
      <w:szCs w:val="24"/>
      <w:lang w:val="en-US" w:eastAsia="zh-CN"/>
    </w:rPr>
  </w:style>
  <w:style w:type="character" w:styleId="Heading7Char" w:customStyle="1">
    <w:name w:val="Heading 7 Char"/>
    <w:basedOn w:val="DefaultParagraphFont"/>
    <w:link w:val="Heading7"/>
    <w:uiPriority w:val="9"/>
    <w:semiHidden/>
    <w:rsid w:val="008D05BB"/>
    <w:rPr>
      <w:rFonts w:ascii="Times New Roman" w:hAnsi="Times New Roman" w:eastAsiaTheme="majorEastAsia" w:cstheme="majorBidi"/>
      <w:color w:val="595959" w:themeColor="text1" w:themeTint="A6"/>
      <w:sz w:val="26"/>
      <w:szCs w:val="24"/>
      <w:lang w:val="en-US" w:eastAsia="zh-CN"/>
    </w:rPr>
  </w:style>
  <w:style w:type="character" w:styleId="Heading8Char" w:customStyle="1">
    <w:name w:val="Heading 8 Char"/>
    <w:basedOn w:val="DefaultParagraphFont"/>
    <w:link w:val="Heading8"/>
    <w:uiPriority w:val="9"/>
    <w:semiHidden/>
    <w:rsid w:val="008D05BB"/>
    <w:rPr>
      <w:rFonts w:ascii="Times New Roman" w:hAnsi="Times New Roman" w:eastAsiaTheme="majorEastAsia" w:cstheme="majorBidi"/>
      <w:i/>
      <w:iCs/>
      <w:color w:val="272727" w:themeColor="text1" w:themeTint="D8"/>
      <w:sz w:val="26"/>
      <w:szCs w:val="24"/>
      <w:lang w:val="en-US" w:eastAsia="zh-CN"/>
    </w:rPr>
  </w:style>
  <w:style w:type="character" w:styleId="Heading9Char" w:customStyle="1">
    <w:name w:val="Heading 9 Char"/>
    <w:basedOn w:val="DefaultParagraphFont"/>
    <w:link w:val="Heading9"/>
    <w:uiPriority w:val="9"/>
    <w:semiHidden/>
    <w:rsid w:val="008D05BB"/>
    <w:rPr>
      <w:rFonts w:ascii="Times New Roman" w:hAnsi="Times New Roman" w:eastAsiaTheme="majorEastAsia" w:cstheme="majorBidi"/>
      <w:color w:val="272727" w:themeColor="text1" w:themeTint="D8"/>
      <w:sz w:val="26"/>
      <w:szCs w:val="24"/>
      <w:lang w:val="en-US" w:eastAsia="zh-CN"/>
    </w:rPr>
  </w:style>
  <w:style w:type="paragraph" w:styleId="Title">
    <w:name w:val="Title"/>
    <w:basedOn w:val="Normal"/>
    <w:next w:val="BodyText"/>
    <w:link w:val="TitleChar"/>
    <w:uiPriority w:val="10"/>
    <w:qFormat/>
    <w:rsid w:val="008D05BB"/>
    <w:pPr>
      <w:spacing w:after="80" w:line="240" w:lineRule="auto"/>
      <w:contextualSpacing/>
      <w:jc w:val="center"/>
    </w:pPr>
    <w:rPr>
      <w:rFonts w:ascii="Times New Roman" w:hAnsi="Times New Roman" w:eastAsiaTheme="majorEastAsia" w:cstheme="majorBidi"/>
      <w:b/>
      <w:sz w:val="44"/>
      <w:szCs w:val="56"/>
      <w:lang w:val="en-US" w:eastAsia="zh-CN"/>
    </w:rPr>
  </w:style>
  <w:style w:type="character" w:styleId="TitleChar" w:customStyle="1">
    <w:name w:val="Title Char"/>
    <w:basedOn w:val="DefaultParagraphFont"/>
    <w:link w:val="Title"/>
    <w:uiPriority w:val="10"/>
    <w:rsid w:val="008D05BB"/>
    <w:rPr>
      <w:rFonts w:ascii="Times New Roman" w:hAnsi="Times New Roman" w:eastAsiaTheme="majorEastAsia" w:cstheme="majorBidi"/>
      <w:b/>
      <w:sz w:val="44"/>
      <w:szCs w:val="56"/>
      <w:lang w:val="en-US" w:eastAsia="zh-CN"/>
    </w:rPr>
  </w:style>
  <w:style w:type="paragraph" w:styleId="Subtitle">
    <w:name w:val="Subtitle"/>
    <w:basedOn w:val="Title"/>
    <w:next w:val="BodyText"/>
    <w:link w:val="SubtitleChar"/>
    <w:uiPriority w:val="11"/>
    <w:qFormat/>
    <w:rsid w:val="008D05BB"/>
    <w:pPr>
      <w:numPr>
        <w:ilvl w:val="1"/>
      </w:numPr>
    </w:pPr>
    <w:rPr>
      <w:b w:val="0"/>
      <w:i/>
      <w:spacing w:val="15"/>
      <w:sz w:val="22"/>
      <w:szCs w:val="28"/>
    </w:rPr>
  </w:style>
  <w:style w:type="character" w:styleId="SubtitleChar" w:customStyle="1">
    <w:name w:val="Subtitle Char"/>
    <w:basedOn w:val="DefaultParagraphFont"/>
    <w:link w:val="Subtitle"/>
    <w:uiPriority w:val="11"/>
    <w:rsid w:val="008D05BB"/>
    <w:rPr>
      <w:rFonts w:ascii="Times New Roman" w:hAnsi="Times New Roman" w:eastAsiaTheme="majorEastAsia" w:cstheme="majorBidi"/>
      <w:i/>
      <w:spacing w:val="15"/>
      <w:szCs w:val="28"/>
      <w:lang w:val="en-US" w:eastAsia="zh-CN"/>
    </w:rPr>
  </w:style>
  <w:style w:type="paragraph" w:styleId="Author" w:customStyle="1">
    <w:name w:val="Author"/>
    <w:basedOn w:val="Title"/>
    <w:next w:val="BodyText"/>
    <w:qFormat/>
    <w:rsid w:val="008D05BB"/>
    <w:pPr>
      <w:keepNext/>
      <w:keepLines/>
    </w:pPr>
    <w:rPr>
      <w:sz w:val="24"/>
      <w:szCs w:val="24"/>
    </w:rPr>
  </w:style>
  <w:style w:type="paragraph" w:styleId="Date">
    <w:name w:val="Date"/>
    <w:basedOn w:val="Title"/>
    <w:next w:val="BodyText"/>
    <w:link w:val="DateChar"/>
    <w:qFormat/>
    <w:rsid w:val="008D05BB"/>
    <w:pPr>
      <w:keepNext/>
      <w:keepLines/>
    </w:pPr>
    <w:rPr>
      <w:sz w:val="24"/>
      <w:szCs w:val="24"/>
    </w:rPr>
  </w:style>
  <w:style w:type="character" w:styleId="DateChar" w:customStyle="1">
    <w:name w:val="Date Char"/>
    <w:basedOn w:val="DefaultParagraphFont"/>
    <w:link w:val="Date"/>
    <w:rsid w:val="008D05BB"/>
    <w:rPr>
      <w:rFonts w:ascii="Times New Roman" w:hAnsi="Times New Roman" w:eastAsiaTheme="majorEastAsia" w:cstheme="majorBidi"/>
      <w:b/>
      <w:sz w:val="24"/>
      <w:szCs w:val="24"/>
      <w:lang w:val="en-US" w:eastAsia="zh-CN"/>
    </w:rPr>
  </w:style>
  <w:style w:type="paragraph" w:styleId="AbstractTitle" w:customStyle="1">
    <w:name w:val="Abstract Title"/>
    <w:basedOn w:val="Normal"/>
    <w:next w:val="Abstract"/>
    <w:qFormat/>
    <w:rsid w:val="008D05BB"/>
    <w:pPr>
      <w:keepNext/>
      <w:keepLines/>
      <w:spacing w:before="300" w:after="0" w:line="240" w:lineRule="auto"/>
      <w:jc w:val="center"/>
    </w:pPr>
    <w:rPr>
      <w:rFonts w:ascii="Times New Roman" w:hAnsi="Times New Roman" w:eastAsiaTheme="minorEastAsia"/>
      <w:b/>
      <w:sz w:val="20"/>
      <w:szCs w:val="20"/>
      <w:lang w:val="en-US" w:eastAsia="zh-CN"/>
    </w:rPr>
  </w:style>
  <w:style w:type="paragraph" w:styleId="Abstract" w:customStyle="1">
    <w:name w:val="Abstract"/>
    <w:basedOn w:val="Normal"/>
    <w:next w:val="BodyText"/>
    <w:qFormat/>
    <w:rsid w:val="008D05BB"/>
    <w:pPr>
      <w:keepNext/>
      <w:keepLines/>
      <w:spacing w:before="100" w:after="300" w:line="240" w:lineRule="auto"/>
    </w:pPr>
    <w:rPr>
      <w:rFonts w:ascii="Times New Roman" w:hAnsi="Times New Roman" w:eastAsiaTheme="minorEastAsia"/>
      <w:sz w:val="24"/>
      <w:szCs w:val="20"/>
      <w:lang w:val="en-US" w:eastAsia="zh-CN"/>
    </w:rPr>
  </w:style>
  <w:style w:type="paragraph" w:styleId="Bibliography">
    <w:name w:val="Bibliography"/>
    <w:basedOn w:val="Normal"/>
    <w:qFormat/>
    <w:rsid w:val="008D05BB"/>
    <w:pPr>
      <w:spacing w:line="240" w:lineRule="auto"/>
    </w:pPr>
    <w:rPr>
      <w:rFonts w:ascii="Times New Roman" w:hAnsi="Times New Roman" w:eastAsiaTheme="minorEastAsia"/>
      <w:sz w:val="26"/>
      <w:szCs w:val="24"/>
      <w:lang w:val="en-US" w:eastAsia="zh-CN"/>
    </w:rPr>
  </w:style>
  <w:style w:type="paragraph" w:styleId="BlockText">
    <w:name w:val="Block Text"/>
    <w:basedOn w:val="BodyText"/>
    <w:next w:val="BodyText"/>
    <w:uiPriority w:val="9"/>
    <w:unhideWhenUsed/>
    <w:qFormat/>
    <w:rsid w:val="008D05BB"/>
    <w:pPr>
      <w:spacing w:before="100" w:after="100"/>
      <w:ind w:left="480" w:right="480"/>
    </w:pPr>
    <w:rPr>
      <w:sz w:val="24"/>
    </w:rPr>
  </w:style>
  <w:style w:type="paragraph" w:styleId="FootnoteText">
    <w:name w:val="footnote text"/>
    <w:basedOn w:val="Normal"/>
    <w:link w:val="FootnoteTextChar"/>
    <w:uiPriority w:val="9"/>
    <w:unhideWhenUsed/>
    <w:qFormat/>
    <w:rsid w:val="008D05BB"/>
    <w:pPr>
      <w:spacing w:line="240" w:lineRule="auto"/>
    </w:pPr>
    <w:rPr>
      <w:rFonts w:ascii="Times New Roman" w:hAnsi="Times New Roman" w:eastAsiaTheme="minorEastAsia"/>
      <w:sz w:val="26"/>
      <w:szCs w:val="24"/>
      <w:lang w:val="en-US" w:eastAsia="zh-CN"/>
    </w:rPr>
  </w:style>
  <w:style w:type="character" w:styleId="FootnoteTextChar" w:customStyle="1">
    <w:name w:val="Footnote Text Char"/>
    <w:basedOn w:val="DefaultParagraphFont"/>
    <w:link w:val="FootnoteText"/>
    <w:uiPriority w:val="9"/>
    <w:rsid w:val="008D05BB"/>
    <w:rPr>
      <w:rFonts w:ascii="Times New Roman" w:hAnsi="Times New Roman" w:eastAsiaTheme="minorEastAsia"/>
      <w:sz w:val="26"/>
      <w:szCs w:val="24"/>
      <w:lang w:val="en-US" w:eastAsia="zh-CN"/>
    </w:rPr>
  </w:style>
  <w:style w:type="paragraph" w:styleId="FootnoteBlockText" w:customStyle="1">
    <w:name w:val="Footnote Block Text"/>
    <w:basedOn w:val="FootnoteText"/>
    <w:next w:val="FootnoteText"/>
    <w:uiPriority w:val="9"/>
    <w:unhideWhenUsed/>
    <w:qFormat/>
    <w:rsid w:val="008D05BB"/>
    <w:pPr>
      <w:spacing w:before="100" w:after="100"/>
      <w:ind w:left="480" w:right="480"/>
    </w:pPr>
  </w:style>
  <w:style w:type="paragraph" w:styleId="DefinitionTerm" w:customStyle="1">
    <w:name w:val="Definition Term"/>
    <w:basedOn w:val="Normal"/>
    <w:next w:val="Definition"/>
    <w:rsid w:val="008D05BB"/>
    <w:pPr>
      <w:keepNext/>
      <w:keepLines/>
      <w:spacing w:after="0" w:line="240" w:lineRule="auto"/>
    </w:pPr>
    <w:rPr>
      <w:rFonts w:ascii="Times New Roman" w:hAnsi="Times New Roman" w:eastAsiaTheme="minorEastAsia"/>
      <w:b/>
      <w:sz w:val="26"/>
      <w:szCs w:val="24"/>
      <w:lang w:val="en-US" w:eastAsia="zh-CN"/>
    </w:rPr>
  </w:style>
  <w:style w:type="paragraph" w:styleId="Definition" w:customStyle="1">
    <w:name w:val="Definition"/>
    <w:basedOn w:val="Normal"/>
    <w:rsid w:val="008D05BB"/>
    <w:pPr>
      <w:spacing w:line="240" w:lineRule="auto"/>
    </w:pPr>
    <w:rPr>
      <w:rFonts w:ascii="Times New Roman" w:hAnsi="Times New Roman" w:eastAsiaTheme="minorEastAsia"/>
      <w:sz w:val="26"/>
      <w:szCs w:val="24"/>
      <w:lang w:val="en-US" w:eastAsia="zh-CN"/>
    </w:rPr>
  </w:style>
  <w:style w:type="paragraph" w:styleId="Caption">
    <w:name w:val="caption"/>
    <w:basedOn w:val="Normal"/>
    <w:link w:val="CaptionChar"/>
    <w:rsid w:val="008D05BB"/>
    <w:pPr>
      <w:spacing w:after="120" w:line="240" w:lineRule="auto"/>
    </w:pPr>
    <w:rPr>
      <w:rFonts w:ascii="Times New Roman" w:hAnsi="Times New Roman" w:eastAsiaTheme="minorEastAsia"/>
      <w:i/>
      <w:sz w:val="26"/>
      <w:szCs w:val="24"/>
      <w:lang w:val="en-US" w:eastAsia="zh-CN"/>
    </w:rPr>
  </w:style>
  <w:style w:type="paragraph" w:styleId="TableCaption" w:customStyle="1">
    <w:name w:val="Table Caption"/>
    <w:basedOn w:val="Caption"/>
    <w:rsid w:val="008D05BB"/>
    <w:pPr>
      <w:keepNext/>
    </w:pPr>
    <w:rPr>
      <w:sz w:val="24"/>
    </w:rPr>
  </w:style>
  <w:style w:type="paragraph" w:styleId="ImageCaption" w:customStyle="1">
    <w:name w:val="Image Caption"/>
    <w:basedOn w:val="Caption"/>
    <w:rsid w:val="008D05BB"/>
    <w:rPr>
      <w:sz w:val="22"/>
    </w:rPr>
  </w:style>
  <w:style w:type="paragraph" w:styleId="Figure" w:customStyle="1">
    <w:name w:val="Figure"/>
    <w:basedOn w:val="Normal"/>
    <w:rsid w:val="008D05BB"/>
    <w:pPr>
      <w:spacing w:line="240" w:lineRule="auto"/>
    </w:pPr>
    <w:rPr>
      <w:rFonts w:ascii="Times New Roman" w:hAnsi="Times New Roman" w:eastAsiaTheme="minorEastAsia"/>
      <w:sz w:val="26"/>
      <w:szCs w:val="24"/>
      <w:lang w:val="en-US" w:eastAsia="zh-CN"/>
    </w:rPr>
  </w:style>
  <w:style w:type="paragraph" w:styleId="CaptionedFigure" w:customStyle="1">
    <w:name w:val="Captioned Figure"/>
    <w:basedOn w:val="Figure"/>
    <w:rsid w:val="008D05BB"/>
    <w:pPr>
      <w:keepNext/>
    </w:pPr>
  </w:style>
  <w:style w:type="character" w:styleId="CaptionChar" w:customStyle="1">
    <w:name w:val="Caption Char"/>
    <w:basedOn w:val="DefaultParagraphFont"/>
    <w:link w:val="Caption"/>
    <w:rsid w:val="008D05BB"/>
    <w:rPr>
      <w:rFonts w:ascii="Times New Roman" w:hAnsi="Times New Roman" w:eastAsiaTheme="minorEastAsia"/>
      <w:i/>
      <w:sz w:val="26"/>
      <w:szCs w:val="24"/>
      <w:lang w:val="en-US" w:eastAsia="zh-CN"/>
    </w:rPr>
  </w:style>
  <w:style w:type="character" w:styleId="VerbatimChar" w:customStyle="1">
    <w:name w:val="Verbatim Char"/>
    <w:basedOn w:val="CaptionChar"/>
    <w:link w:val="SourceCode"/>
    <w:rsid w:val="008D05BB"/>
    <w:rPr>
      <w:rFonts w:ascii="Consolas" w:hAnsi="Consolas" w:eastAsiaTheme="minorEastAsia"/>
      <w:i/>
      <w:sz w:val="26"/>
      <w:szCs w:val="24"/>
      <w:shd w:val="clear" w:color="auto" w:fill="F2F2F2" w:themeFill="background1" w:themeFillShade="F2"/>
      <w:lang w:val="en-US" w:eastAsia="zh-CN"/>
    </w:rPr>
  </w:style>
  <w:style w:type="character" w:styleId="SectionNumber" w:customStyle="1">
    <w:name w:val="Section Number"/>
    <w:basedOn w:val="CaptionChar"/>
    <w:rsid w:val="008D05BB"/>
    <w:rPr>
      <w:rFonts w:ascii="Times New Roman" w:hAnsi="Times New Roman" w:eastAsiaTheme="minorEastAsia"/>
      <w:i/>
      <w:sz w:val="26"/>
      <w:szCs w:val="24"/>
      <w:lang w:val="en-US" w:eastAsia="zh-CN"/>
    </w:rPr>
  </w:style>
  <w:style w:type="character" w:styleId="FootnoteReference">
    <w:name w:val="footnote reference"/>
    <w:basedOn w:val="CaptionChar"/>
    <w:rsid w:val="008D05BB"/>
    <w:rPr>
      <w:rFonts w:ascii="Times New Roman" w:hAnsi="Times New Roman" w:eastAsiaTheme="minorEastAsia"/>
      <w:i/>
      <w:sz w:val="26"/>
      <w:szCs w:val="24"/>
      <w:vertAlign w:val="superscript"/>
      <w:lang w:val="en-US" w:eastAsia="zh-CN"/>
    </w:rPr>
  </w:style>
  <w:style w:type="character" w:styleId="CommentReference">
    <w:name w:val="annotation reference"/>
    <w:basedOn w:val="DefaultParagraphFont"/>
    <w:rsid w:val="008D05BB"/>
    <w:rPr>
      <w:sz w:val="16"/>
      <w:szCs w:val="16"/>
    </w:rPr>
  </w:style>
  <w:style w:type="paragraph" w:styleId="CommentText">
    <w:name w:val="annotation text"/>
    <w:basedOn w:val="Normal"/>
    <w:link w:val="CommentTextChar"/>
    <w:rsid w:val="008D05BB"/>
    <w:pPr>
      <w:spacing w:line="240" w:lineRule="auto"/>
    </w:pPr>
    <w:rPr>
      <w:rFonts w:ascii="Times New Roman" w:hAnsi="Times New Roman" w:eastAsiaTheme="minorEastAsia"/>
      <w:sz w:val="20"/>
      <w:szCs w:val="20"/>
      <w:lang w:val="en-US" w:eastAsia="zh-CN"/>
    </w:rPr>
  </w:style>
  <w:style w:type="character" w:styleId="CommentTextChar" w:customStyle="1">
    <w:name w:val="Comment Text Char"/>
    <w:basedOn w:val="DefaultParagraphFont"/>
    <w:link w:val="CommentText"/>
    <w:rsid w:val="008D05BB"/>
    <w:rPr>
      <w:rFonts w:ascii="Times New Roman" w:hAnsi="Times New Roman" w:eastAsiaTheme="minorEastAsia"/>
      <w:sz w:val="20"/>
      <w:szCs w:val="20"/>
      <w:lang w:val="en-US" w:eastAsia="zh-CN"/>
    </w:rPr>
  </w:style>
  <w:style w:type="paragraph" w:styleId="CommentSubject">
    <w:name w:val="annotation subject"/>
    <w:basedOn w:val="CommentText"/>
    <w:next w:val="CommentText"/>
    <w:link w:val="CommentSubjectChar"/>
    <w:rsid w:val="008D05BB"/>
    <w:rPr>
      <w:b/>
      <w:bCs/>
    </w:rPr>
  </w:style>
  <w:style w:type="character" w:styleId="CommentSubjectChar" w:customStyle="1">
    <w:name w:val="Comment Subject Char"/>
    <w:basedOn w:val="CommentTextChar"/>
    <w:link w:val="CommentSubject"/>
    <w:rsid w:val="008D05BB"/>
    <w:rPr>
      <w:rFonts w:ascii="Times New Roman" w:hAnsi="Times New Roman" w:eastAsiaTheme="minorEastAsia"/>
      <w:b/>
      <w:bCs/>
      <w:sz w:val="20"/>
      <w:szCs w:val="20"/>
      <w:lang w:val="en-US" w:eastAsia="zh-CN"/>
    </w:rPr>
  </w:style>
  <w:style w:type="paragraph" w:styleId="SourceCode" w:customStyle="1">
    <w:name w:val="Source Code"/>
    <w:basedOn w:val="Normal"/>
    <w:link w:val="VerbatimChar"/>
    <w:autoRedefine/>
    <w:rsid w:val="008D05BB"/>
    <w:pPr>
      <w:shd w:val="clear" w:color="auto" w:fill="F2F2F2" w:themeFill="background1" w:themeFillShade="F2"/>
      <w:wordWrap w:val="0"/>
      <w:spacing w:line="240" w:lineRule="auto"/>
    </w:pPr>
    <w:rPr>
      <w:rFonts w:ascii="Consolas" w:hAnsi="Consolas" w:eastAsiaTheme="minorEastAsia"/>
      <w:i/>
      <w:szCs w:val="24"/>
      <w:lang w:val="en-US" w:eastAsia="zh-CN"/>
    </w:rPr>
  </w:style>
  <w:style w:type="character" w:styleId="KeywordTok" w:customStyle="1">
    <w:name w:val="KeywordTok"/>
    <w:basedOn w:val="VerbatimChar"/>
    <w:rsid w:val="008D05BB"/>
    <w:rPr>
      <w:rFonts w:ascii="Consolas" w:hAnsi="Consolas" w:eastAsiaTheme="minorEastAsia"/>
      <w:b/>
      <w:i/>
      <w:color w:val="007020"/>
      <w:sz w:val="26"/>
      <w:szCs w:val="24"/>
      <w:shd w:val="clear" w:color="auto" w:fill="F2F2F2" w:themeFill="background1" w:themeFillShade="F2"/>
      <w:lang w:val="en-US" w:eastAsia="zh-CN"/>
    </w:rPr>
  </w:style>
  <w:style w:type="character" w:styleId="DataTypeTok" w:customStyle="1">
    <w:name w:val="DataTypeTok"/>
    <w:basedOn w:val="VerbatimChar"/>
    <w:rsid w:val="008D05BB"/>
    <w:rPr>
      <w:rFonts w:ascii="Consolas" w:hAnsi="Consolas" w:eastAsiaTheme="minorEastAsia"/>
      <w:i/>
      <w:color w:val="902000"/>
      <w:sz w:val="26"/>
      <w:szCs w:val="24"/>
      <w:shd w:val="clear" w:color="auto" w:fill="F2F2F2" w:themeFill="background1" w:themeFillShade="F2"/>
      <w:lang w:val="en-US" w:eastAsia="zh-CN"/>
    </w:rPr>
  </w:style>
  <w:style w:type="character" w:styleId="StringTok" w:customStyle="1">
    <w:name w:val="StringTok"/>
    <w:basedOn w:val="VerbatimChar"/>
    <w:rsid w:val="008D05BB"/>
    <w:rPr>
      <w:rFonts w:ascii="Consolas" w:hAnsi="Consolas" w:eastAsiaTheme="minorEastAsia"/>
      <w:i/>
      <w:color w:val="4070A0"/>
      <w:sz w:val="26"/>
      <w:szCs w:val="24"/>
      <w:shd w:val="clear" w:color="auto" w:fill="F2F2F2" w:themeFill="background1" w:themeFillShade="F2"/>
      <w:lang w:val="en-US" w:eastAsia="zh-CN"/>
    </w:rPr>
  </w:style>
  <w:style w:type="character" w:styleId="FunctionTok" w:customStyle="1">
    <w:name w:val="FunctionTok"/>
    <w:basedOn w:val="VerbatimChar"/>
    <w:rsid w:val="008D05BB"/>
    <w:rPr>
      <w:rFonts w:ascii="Consolas" w:hAnsi="Consolas" w:eastAsiaTheme="minorEastAsia"/>
      <w:i/>
      <w:color w:val="06287E"/>
      <w:sz w:val="26"/>
      <w:szCs w:val="24"/>
      <w:shd w:val="clear" w:color="auto" w:fill="F2F2F2" w:themeFill="background1" w:themeFillShade="F2"/>
      <w:lang w:val="en-US" w:eastAsia="zh-CN"/>
    </w:rPr>
  </w:style>
  <w:style w:type="character" w:styleId="OperatorTok" w:customStyle="1">
    <w:name w:val="OperatorTok"/>
    <w:basedOn w:val="VerbatimChar"/>
    <w:rsid w:val="008D05BB"/>
    <w:rPr>
      <w:rFonts w:ascii="Consolas" w:hAnsi="Consolas" w:eastAsiaTheme="minorEastAsia"/>
      <w:i/>
      <w:color w:val="666666"/>
      <w:sz w:val="26"/>
      <w:szCs w:val="24"/>
      <w:shd w:val="clear" w:color="auto" w:fill="F2F2F2" w:themeFill="background1" w:themeFillShade="F2"/>
      <w:lang w:val="en-US" w:eastAsia="zh-CN"/>
    </w:rPr>
  </w:style>
  <w:style w:type="character" w:styleId="NormalTok" w:customStyle="1">
    <w:name w:val="NormalTok"/>
    <w:basedOn w:val="VerbatimChar"/>
    <w:rsid w:val="008D05BB"/>
    <w:rPr>
      <w:rFonts w:ascii="Consolas" w:hAnsi="Consolas" w:eastAsiaTheme="minorEastAsia"/>
      <w:i/>
      <w:sz w:val="26"/>
      <w:szCs w:val="24"/>
      <w:shd w:val="clear" w:color="auto" w:fill="F2F2F2" w:themeFill="background1" w:themeFillShade="F2"/>
      <w:lang w:val="en-US" w:eastAsia="zh-CN"/>
    </w:rPr>
  </w:style>
  <w:style w:type="character" w:styleId="DecValTok" w:customStyle="1">
    <w:name w:val="DecValTok"/>
    <w:basedOn w:val="VerbatimChar"/>
    <w:rsid w:val="008D05BB"/>
    <w:rPr>
      <w:rFonts w:ascii="Consolas" w:hAnsi="Consolas" w:eastAsiaTheme="minorEastAsia"/>
      <w:i/>
      <w:color w:val="40A070"/>
      <w:sz w:val="26"/>
      <w:szCs w:val="24"/>
      <w:shd w:val="clear" w:color="auto" w:fill="F2F2F2" w:themeFill="background1" w:themeFillShade="F2"/>
      <w:lang w:val="en-US" w:eastAsia="zh-CN"/>
    </w:rPr>
  </w:style>
  <w:style w:type="character" w:styleId="BaseNTok" w:customStyle="1">
    <w:name w:val="BaseNTok"/>
    <w:basedOn w:val="VerbatimChar"/>
    <w:rsid w:val="008D05BB"/>
    <w:rPr>
      <w:rFonts w:ascii="Consolas" w:hAnsi="Consolas" w:eastAsiaTheme="minorEastAsia"/>
      <w:i/>
      <w:color w:val="40A070"/>
      <w:sz w:val="26"/>
      <w:szCs w:val="24"/>
      <w:shd w:val="clear" w:color="auto" w:fill="F2F2F2" w:themeFill="background1" w:themeFillShade="F2"/>
      <w:lang w:val="en-US" w:eastAsia="zh-CN"/>
    </w:rPr>
  </w:style>
  <w:style w:type="character" w:styleId="FloatTok" w:customStyle="1">
    <w:name w:val="FloatTok"/>
    <w:basedOn w:val="VerbatimChar"/>
    <w:rsid w:val="008D05BB"/>
    <w:rPr>
      <w:rFonts w:ascii="Consolas" w:hAnsi="Consolas" w:eastAsiaTheme="minorEastAsia"/>
      <w:i/>
      <w:color w:val="40A070"/>
      <w:sz w:val="26"/>
      <w:szCs w:val="24"/>
      <w:shd w:val="clear" w:color="auto" w:fill="F2F2F2" w:themeFill="background1" w:themeFillShade="F2"/>
      <w:lang w:val="en-US" w:eastAsia="zh-CN"/>
    </w:rPr>
  </w:style>
  <w:style w:type="character" w:styleId="ConstantTok" w:customStyle="1">
    <w:name w:val="ConstantTok"/>
    <w:basedOn w:val="VerbatimChar"/>
    <w:rsid w:val="008D05BB"/>
    <w:rPr>
      <w:rFonts w:ascii="Consolas" w:hAnsi="Consolas" w:eastAsiaTheme="minorEastAsia"/>
      <w:i/>
      <w:color w:val="880000"/>
      <w:sz w:val="26"/>
      <w:szCs w:val="24"/>
      <w:shd w:val="clear" w:color="auto" w:fill="F2F2F2" w:themeFill="background1" w:themeFillShade="F2"/>
      <w:lang w:val="en-US" w:eastAsia="zh-CN"/>
    </w:rPr>
  </w:style>
  <w:style w:type="character" w:styleId="CharTok" w:customStyle="1">
    <w:name w:val="CharTok"/>
    <w:basedOn w:val="VerbatimChar"/>
    <w:rsid w:val="008D05BB"/>
    <w:rPr>
      <w:rFonts w:ascii="Consolas" w:hAnsi="Consolas" w:eastAsiaTheme="minorEastAsia"/>
      <w:i/>
      <w:color w:val="4070A0"/>
      <w:sz w:val="26"/>
      <w:szCs w:val="24"/>
      <w:shd w:val="clear" w:color="auto" w:fill="F2F2F2" w:themeFill="background1" w:themeFillShade="F2"/>
      <w:lang w:val="en-US" w:eastAsia="zh-CN"/>
    </w:rPr>
  </w:style>
  <w:style w:type="character" w:styleId="SpecialCharTok" w:customStyle="1">
    <w:name w:val="SpecialCharTok"/>
    <w:basedOn w:val="VerbatimChar"/>
    <w:rsid w:val="008D05BB"/>
    <w:rPr>
      <w:rFonts w:ascii="Consolas" w:hAnsi="Consolas" w:eastAsiaTheme="minorEastAsia"/>
      <w:i/>
      <w:color w:val="4070A0"/>
      <w:sz w:val="26"/>
      <w:szCs w:val="24"/>
      <w:shd w:val="clear" w:color="auto" w:fill="F2F2F2" w:themeFill="background1" w:themeFillShade="F2"/>
      <w:lang w:val="en-US" w:eastAsia="zh-CN"/>
    </w:rPr>
  </w:style>
  <w:style w:type="character" w:styleId="VerbatimStringTok" w:customStyle="1">
    <w:name w:val="VerbatimStringTok"/>
    <w:basedOn w:val="VerbatimChar"/>
    <w:rsid w:val="008D05BB"/>
    <w:rPr>
      <w:rFonts w:ascii="Consolas" w:hAnsi="Consolas" w:eastAsiaTheme="minorEastAsia"/>
      <w:i/>
      <w:color w:val="4070A0"/>
      <w:sz w:val="26"/>
      <w:szCs w:val="24"/>
      <w:shd w:val="clear" w:color="auto" w:fill="F2F2F2" w:themeFill="background1" w:themeFillShade="F2"/>
      <w:lang w:val="en-US" w:eastAsia="zh-CN"/>
    </w:rPr>
  </w:style>
  <w:style w:type="character" w:styleId="SpecialStringTok" w:customStyle="1">
    <w:name w:val="SpecialStringTok"/>
    <w:basedOn w:val="VerbatimChar"/>
    <w:rsid w:val="008D05BB"/>
    <w:rPr>
      <w:rFonts w:ascii="Consolas" w:hAnsi="Consolas" w:eastAsiaTheme="minorEastAsia"/>
      <w:i/>
      <w:color w:val="BB6688"/>
      <w:sz w:val="26"/>
      <w:szCs w:val="24"/>
      <w:shd w:val="clear" w:color="auto" w:fill="F2F2F2" w:themeFill="background1" w:themeFillShade="F2"/>
      <w:lang w:val="en-US" w:eastAsia="zh-CN"/>
    </w:rPr>
  </w:style>
  <w:style w:type="character" w:styleId="ImportTok" w:customStyle="1">
    <w:name w:val="ImportTok"/>
    <w:basedOn w:val="VerbatimChar"/>
    <w:rsid w:val="008D05BB"/>
    <w:rPr>
      <w:rFonts w:ascii="Consolas" w:hAnsi="Consolas" w:eastAsiaTheme="minorEastAsia"/>
      <w:b/>
      <w:i/>
      <w:color w:val="008000"/>
      <w:sz w:val="26"/>
      <w:szCs w:val="24"/>
      <w:shd w:val="clear" w:color="auto" w:fill="F2F2F2" w:themeFill="background1" w:themeFillShade="F2"/>
      <w:lang w:val="en-US" w:eastAsia="zh-CN"/>
    </w:rPr>
  </w:style>
  <w:style w:type="character" w:styleId="CommentTok" w:customStyle="1">
    <w:name w:val="CommentTok"/>
    <w:basedOn w:val="VerbatimChar"/>
    <w:rsid w:val="008D05BB"/>
    <w:rPr>
      <w:rFonts w:ascii="Consolas" w:hAnsi="Consolas" w:eastAsiaTheme="minorEastAsia"/>
      <w:i w:val="0"/>
      <w:color w:val="60A0B0"/>
      <w:sz w:val="26"/>
      <w:szCs w:val="24"/>
      <w:shd w:val="clear" w:color="auto" w:fill="F2F2F2" w:themeFill="background1" w:themeFillShade="F2"/>
      <w:lang w:val="en-US" w:eastAsia="zh-CN"/>
    </w:rPr>
  </w:style>
  <w:style w:type="character" w:styleId="DocumentationTok" w:customStyle="1">
    <w:name w:val="DocumentationTok"/>
    <w:basedOn w:val="VerbatimChar"/>
    <w:rsid w:val="008D05BB"/>
    <w:rPr>
      <w:rFonts w:ascii="Consolas" w:hAnsi="Consolas" w:eastAsiaTheme="minorEastAsia"/>
      <w:i w:val="0"/>
      <w:color w:val="BA2121"/>
      <w:sz w:val="26"/>
      <w:szCs w:val="24"/>
      <w:shd w:val="clear" w:color="auto" w:fill="F2F2F2" w:themeFill="background1" w:themeFillShade="F2"/>
      <w:lang w:val="en-US" w:eastAsia="zh-CN"/>
    </w:rPr>
  </w:style>
  <w:style w:type="character" w:styleId="AnnotationTok" w:customStyle="1">
    <w:name w:val="AnnotationTok"/>
    <w:basedOn w:val="VerbatimChar"/>
    <w:rsid w:val="008D05BB"/>
    <w:rPr>
      <w:rFonts w:ascii="Consolas" w:hAnsi="Consolas" w:eastAsiaTheme="minorEastAsia"/>
      <w:b/>
      <w:i w:val="0"/>
      <w:color w:val="60A0B0"/>
      <w:sz w:val="26"/>
      <w:szCs w:val="24"/>
      <w:shd w:val="clear" w:color="auto" w:fill="F2F2F2" w:themeFill="background1" w:themeFillShade="F2"/>
      <w:lang w:val="en-US" w:eastAsia="zh-CN"/>
    </w:rPr>
  </w:style>
  <w:style w:type="character" w:styleId="CommentVarTok" w:customStyle="1">
    <w:name w:val="CommentVarTok"/>
    <w:basedOn w:val="VerbatimChar"/>
    <w:rsid w:val="008D05BB"/>
    <w:rPr>
      <w:rFonts w:ascii="Consolas" w:hAnsi="Consolas" w:eastAsiaTheme="minorEastAsia"/>
      <w:b/>
      <w:i w:val="0"/>
      <w:color w:val="60A0B0"/>
      <w:sz w:val="26"/>
      <w:szCs w:val="24"/>
      <w:shd w:val="clear" w:color="auto" w:fill="F2F2F2" w:themeFill="background1" w:themeFillShade="F2"/>
      <w:lang w:val="en-US" w:eastAsia="zh-CN"/>
    </w:rPr>
  </w:style>
  <w:style w:type="character" w:styleId="OtherTok" w:customStyle="1">
    <w:name w:val="OtherTok"/>
    <w:basedOn w:val="VerbatimChar"/>
    <w:rsid w:val="008D05BB"/>
    <w:rPr>
      <w:rFonts w:ascii="Consolas" w:hAnsi="Consolas" w:eastAsiaTheme="minorEastAsia"/>
      <w:i/>
      <w:color w:val="007020"/>
      <w:sz w:val="26"/>
      <w:szCs w:val="24"/>
      <w:shd w:val="clear" w:color="auto" w:fill="F2F2F2" w:themeFill="background1" w:themeFillShade="F2"/>
      <w:lang w:val="en-US" w:eastAsia="zh-CN"/>
    </w:rPr>
  </w:style>
  <w:style w:type="character" w:styleId="VariableTok" w:customStyle="1">
    <w:name w:val="VariableTok"/>
    <w:basedOn w:val="VerbatimChar"/>
    <w:rsid w:val="008D05BB"/>
    <w:rPr>
      <w:rFonts w:ascii="Consolas" w:hAnsi="Consolas" w:eastAsiaTheme="minorEastAsia"/>
      <w:i/>
      <w:color w:val="19177C"/>
      <w:sz w:val="26"/>
      <w:szCs w:val="24"/>
      <w:shd w:val="clear" w:color="auto" w:fill="F2F2F2" w:themeFill="background1" w:themeFillShade="F2"/>
      <w:lang w:val="en-US" w:eastAsia="zh-CN"/>
    </w:rPr>
  </w:style>
  <w:style w:type="character" w:styleId="ControlFlowTok" w:customStyle="1">
    <w:name w:val="ControlFlowTok"/>
    <w:basedOn w:val="VerbatimChar"/>
    <w:rsid w:val="008D05BB"/>
    <w:rPr>
      <w:rFonts w:ascii="Consolas" w:hAnsi="Consolas" w:eastAsiaTheme="minorEastAsia"/>
      <w:b/>
      <w:i/>
      <w:color w:val="007020"/>
      <w:sz w:val="26"/>
      <w:szCs w:val="24"/>
      <w:shd w:val="clear" w:color="auto" w:fill="F2F2F2" w:themeFill="background1" w:themeFillShade="F2"/>
      <w:lang w:val="en-US" w:eastAsia="zh-CN"/>
    </w:rPr>
  </w:style>
  <w:style w:type="character" w:styleId="BuiltInTok" w:customStyle="1">
    <w:name w:val="BuiltInTok"/>
    <w:basedOn w:val="VerbatimChar"/>
    <w:rsid w:val="008D05BB"/>
    <w:rPr>
      <w:rFonts w:ascii="Consolas" w:hAnsi="Consolas" w:eastAsiaTheme="minorEastAsia"/>
      <w:i/>
      <w:color w:val="008000"/>
      <w:sz w:val="26"/>
      <w:szCs w:val="24"/>
      <w:shd w:val="clear" w:color="auto" w:fill="F2F2F2" w:themeFill="background1" w:themeFillShade="F2"/>
      <w:lang w:val="en-US" w:eastAsia="zh-CN"/>
    </w:rPr>
  </w:style>
  <w:style w:type="character" w:styleId="ExtensionTok" w:customStyle="1">
    <w:name w:val="ExtensionTok"/>
    <w:basedOn w:val="VerbatimChar"/>
    <w:rsid w:val="008D05BB"/>
    <w:rPr>
      <w:rFonts w:ascii="Consolas" w:hAnsi="Consolas" w:eastAsiaTheme="minorEastAsia"/>
      <w:i/>
      <w:sz w:val="26"/>
      <w:szCs w:val="24"/>
      <w:shd w:val="clear" w:color="auto" w:fill="F2F2F2" w:themeFill="background1" w:themeFillShade="F2"/>
      <w:lang w:val="en-US" w:eastAsia="zh-CN"/>
    </w:rPr>
  </w:style>
  <w:style w:type="character" w:styleId="PreprocessorTok" w:customStyle="1">
    <w:name w:val="PreprocessorTok"/>
    <w:basedOn w:val="VerbatimChar"/>
    <w:rsid w:val="008D05BB"/>
    <w:rPr>
      <w:rFonts w:ascii="Consolas" w:hAnsi="Consolas" w:eastAsiaTheme="minorEastAsia"/>
      <w:i/>
      <w:color w:val="BC7A00"/>
      <w:sz w:val="26"/>
      <w:szCs w:val="24"/>
      <w:shd w:val="clear" w:color="auto" w:fill="F2F2F2" w:themeFill="background1" w:themeFillShade="F2"/>
      <w:lang w:val="en-US" w:eastAsia="zh-CN"/>
    </w:rPr>
  </w:style>
  <w:style w:type="character" w:styleId="AttributeTok" w:customStyle="1">
    <w:name w:val="AttributeTok"/>
    <w:basedOn w:val="VerbatimChar"/>
    <w:rsid w:val="008D05BB"/>
    <w:rPr>
      <w:rFonts w:ascii="Consolas" w:hAnsi="Consolas" w:eastAsiaTheme="minorEastAsia"/>
      <w:i/>
      <w:color w:val="7D9029"/>
      <w:sz w:val="26"/>
      <w:szCs w:val="24"/>
      <w:shd w:val="clear" w:color="auto" w:fill="F2F2F2" w:themeFill="background1" w:themeFillShade="F2"/>
      <w:lang w:val="en-US" w:eastAsia="zh-CN"/>
    </w:rPr>
  </w:style>
  <w:style w:type="character" w:styleId="RegionMarkerTok" w:customStyle="1">
    <w:name w:val="RegionMarkerTok"/>
    <w:basedOn w:val="VerbatimChar"/>
    <w:rsid w:val="008D05BB"/>
    <w:rPr>
      <w:rFonts w:ascii="Consolas" w:hAnsi="Consolas" w:eastAsiaTheme="minorEastAsia"/>
      <w:i/>
      <w:sz w:val="26"/>
      <w:szCs w:val="24"/>
      <w:shd w:val="clear" w:color="auto" w:fill="F2F2F2" w:themeFill="background1" w:themeFillShade="F2"/>
      <w:lang w:val="en-US" w:eastAsia="zh-CN"/>
    </w:rPr>
  </w:style>
  <w:style w:type="character" w:styleId="InformationTok" w:customStyle="1">
    <w:name w:val="InformationTok"/>
    <w:basedOn w:val="VerbatimChar"/>
    <w:rsid w:val="008D05BB"/>
    <w:rPr>
      <w:rFonts w:ascii="Consolas" w:hAnsi="Consolas" w:eastAsiaTheme="minorEastAsia"/>
      <w:b/>
      <w:i w:val="0"/>
      <w:color w:val="60A0B0"/>
      <w:sz w:val="26"/>
      <w:szCs w:val="24"/>
      <w:shd w:val="clear" w:color="auto" w:fill="F2F2F2" w:themeFill="background1" w:themeFillShade="F2"/>
      <w:lang w:val="en-US" w:eastAsia="zh-CN"/>
    </w:rPr>
  </w:style>
  <w:style w:type="character" w:styleId="WarningTok" w:customStyle="1">
    <w:name w:val="WarningTok"/>
    <w:basedOn w:val="VerbatimChar"/>
    <w:rsid w:val="008D05BB"/>
    <w:rPr>
      <w:rFonts w:ascii="Consolas" w:hAnsi="Consolas" w:eastAsiaTheme="minorEastAsia"/>
      <w:b/>
      <w:i w:val="0"/>
      <w:color w:val="60A0B0"/>
      <w:sz w:val="26"/>
      <w:szCs w:val="24"/>
      <w:shd w:val="clear" w:color="auto" w:fill="F2F2F2" w:themeFill="background1" w:themeFillShade="F2"/>
      <w:lang w:val="en-US" w:eastAsia="zh-CN"/>
    </w:rPr>
  </w:style>
  <w:style w:type="character" w:styleId="AlertTok" w:customStyle="1">
    <w:name w:val="AlertTok"/>
    <w:basedOn w:val="VerbatimChar"/>
    <w:rsid w:val="008D05BB"/>
    <w:rPr>
      <w:rFonts w:ascii="Consolas" w:hAnsi="Consolas" w:eastAsiaTheme="minorEastAsia"/>
      <w:b/>
      <w:i/>
      <w:color w:val="FF0000"/>
      <w:sz w:val="26"/>
      <w:szCs w:val="24"/>
      <w:shd w:val="clear" w:color="auto" w:fill="F2F2F2" w:themeFill="background1" w:themeFillShade="F2"/>
      <w:lang w:val="en-US" w:eastAsia="zh-CN"/>
    </w:rPr>
  </w:style>
  <w:style w:type="character" w:styleId="ErrorTok" w:customStyle="1">
    <w:name w:val="ErrorTok"/>
    <w:basedOn w:val="VerbatimChar"/>
    <w:rsid w:val="008D05BB"/>
    <w:rPr>
      <w:rFonts w:ascii="Consolas" w:hAnsi="Consolas" w:eastAsiaTheme="minorEastAsia"/>
      <w:b/>
      <w:i/>
      <w:color w:val="FF0000"/>
      <w:sz w:val="26"/>
      <w:szCs w:val="24"/>
      <w:shd w:val="clear" w:color="auto" w:fill="F2F2F2" w:themeFill="background1" w:themeFillShade="F2"/>
      <w:lang w:val="en-US" w:eastAsia="zh-CN"/>
    </w:rPr>
  </w:style>
  <w:style w:type="character" w:styleId="FollowedHyperlink">
    <w:name w:val="FollowedHyperlink"/>
    <w:basedOn w:val="DefaultParagraphFont"/>
    <w:uiPriority w:val="99"/>
    <w:semiHidden/>
    <w:unhideWhenUsed/>
    <w:rsid w:val="008D05BB"/>
    <w:rPr>
      <w:color w:val="800080" w:themeColor="followedHyperlink"/>
      <w:u w:val="single"/>
    </w:rPr>
  </w:style>
  <w:style w:type="numbering" w:styleId="CurrentList1" w:customStyle="1">
    <w:name w:val="Current List1"/>
    <w:uiPriority w:val="99"/>
    <w:rsid w:val="00993CDC"/>
    <w:pPr>
      <w:numPr>
        <w:numId w:val="130"/>
      </w:numPr>
    </w:pPr>
  </w:style>
  <w:style w:type="paragraph" w:styleId="TOC4">
    <w:name w:val="toc 4"/>
    <w:basedOn w:val="Normal"/>
    <w:next w:val="Normal"/>
    <w:autoRedefine/>
    <w:uiPriority w:val="39"/>
    <w:unhideWhenUsed/>
    <w:rsid w:val="00806595"/>
    <w:pPr>
      <w:spacing w:after="100" w:line="278" w:lineRule="auto"/>
      <w:ind w:left="720"/>
    </w:pPr>
    <w:rPr>
      <w:rFonts w:eastAsiaTheme="minorEastAsia"/>
      <w:noProof w:val="0"/>
      <w:kern w:val="2"/>
      <w:sz w:val="24"/>
      <w:szCs w:val="24"/>
      <w:lang w:val="en-US"/>
      <w14:ligatures w14:val="standardContextual"/>
    </w:rPr>
  </w:style>
  <w:style w:type="paragraph" w:styleId="TOC5">
    <w:name w:val="toc 5"/>
    <w:basedOn w:val="Normal"/>
    <w:next w:val="Normal"/>
    <w:autoRedefine/>
    <w:uiPriority w:val="39"/>
    <w:unhideWhenUsed/>
    <w:rsid w:val="00806595"/>
    <w:pPr>
      <w:spacing w:after="100" w:line="278" w:lineRule="auto"/>
      <w:ind w:left="960"/>
    </w:pPr>
    <w:rPr>
      <w:rFonts w:eastAsiaTheme="minorEastAsia"/>
      <w:noProof w:val="0"/>
      <w:kern w:val="2"/>
      <w:sz w:val="24"/>
      <w:szCs w:val="24"/>
      <w:lang w:val="en-US"/>
      <w14:ligatures w14:val="standardContextual"/>
    </w:rPr>
  </w:style>
  <w:style w:type="paragraph" w:styleId="TOC6">
    <w:name w:val="toc 6"/>
    <w:basedOn w:val="Normal"/>
    <w:next w:val="Normal"/>
    <w:autoRedefine/>
    <w:uiPriority w:val="39"/>
    <w:unhideWhenUsed/>
    <w:rsid w:val="00806595"/>
    <w:pPr>
      <w:spacing w:after="100" w:line="278" w:lineRule="auto"/>
      <w:ind w:left="1200"/>
    </w:pPr>
    <w:rPr>
      <w:rFonts w:eastAsiaTheme="minorEastAsia"/>
      <w:noProof w:val="0"/>
      <w:kern w:val="2"/>
      <w:sz w:val="24"/>
      <w:szCs w:val="24"/>
      <w:lang w:val="en-US"/>
      <w14:ligatures w14:val="standardContextual"/>
    </w:rPr>
  </w:style>
  <w:style w:type="paragraph" w:styleId="TOC7">
    <w:name w:val="toc 7"/>
    <w:basedOn w:val="Normal"/>
    <w:next w:val="Normal"/>
    <w:autoRedefine/>
    <w:uiPriority w:val="39"/>
    <w:unhideWhenUsed/>
    <w:rsid w:val="00806595"/>
    <w:pPr>
      <w:spacing w:after="100" w:line="278" w:lineRule="auto"/>
      <w:ind w:left="1440"/>
    </w:pPr>
    <w:rPr>
      <w:rFonts w:eastAsiaTheme="minorEastAsia"/>
      <w:noProof w:val="0"/>
      <w:kern w:val="2"/>
      <w:sz w:val="24"/>
      <w:szCs w:val="24"/>
      <w:lang w:val="en-US"/>
      <w14:ligatures w14:val="standardContextual"/>
    </w:rPr>
  </w:style>
  <w:style w:type="paragraph" w:styleId="TOC8">
    <w:name w:val="toc 8"/>
    <w:basedOn w:val="Normal"/>
    <w:next w:val="Normal"/>
    <w:autoRedefine/>
    <w:uiPriority w:val="39"/>
    <w:unhideWhenUsed/>
    <w:rsid w:val="00806595"/>
    <w:pPr>
      <w:spacing w:after="100" w:line="278" w:lineRule="auto"/>
      <w:ind w:left="1680"/>
    </w:pPr>
    <w:rPr>
      <w:rFonts w:eastAsiaTheme="minorEastAsia"/>
      <w:noProof w:val="0"/>
      <w:kern w:val="2"/>
      <w:sz w:val="24"/>
      <w:szCs w:val="24"/>
      <w:lang w:val="en-US"/>
      <w14:ligatures w14:val="standardContextual"/>
    </w:rPr>
  </w:style>
  <w:style w:type="paragraph" w:styleId="TOC9">
    <w:name w:val="toc 9"/>
    <w:basedOn w:val="Normal"/>
    <w:next w:val="Normal"/>
    <w:autoRedefine/>
    <w:uiPriority w:val="39"/>
    <w:unhideWhenUsed/>
    <w:rsid w:val="00806595"/>
    <w:pPr>
      <w:spacing w:after="100" w:line="278" w:lineRule="auto"/>
      <w:ind w:left="1920"/>
    </w:pPr>
    <w:rPr>
      <w:rFonts w:eastAsiaTheme="minorEastAsia"/>
      <w:noProof w:val="0"/>
      <w:kern w:val="2"/>
      <w:sz w:val="24"/>
      <w:szCs w:val="24"/>
      <w:lang w:val="en-US"/>
      <w14:ligatures w14:val="standardContextual"/>
    </w:rPr>
  </w:style>
  <w:style w:type="character" w:styleId="UnresolvedMention">
    <w:name w:val="Unresolved Mention"/>
    <w:basedOn w:val="DefaultParagraphFont"/>
    <w:uiPriority w:val="99"/>
    <w:semiHidden/>
    <w:unhideWhenUsed/>
    <w:rsid w:val="00806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9994">
      <w:bodyDiv w:val="1"/>
      <w:marLeft w:val="0"/>
      <w:marRight w:val="0"/>
      <w:marTop w:val="0"/>
      <w:marBottom w:val="0"/>
      <w:divBdr>
        <w:top w:val="none" w:sz="0" w:space="0" w:color="auto"/>
        <w:left w:val="none" w:sz="0" w:space="0" w:color="auto"/>
        <w:bottom w:val="none" w:sz="0" w:space="0" w:color="auto"/>
        <w:right w:val="none" w:sz="0" w:space="0" w:color="auto"/>
      </w:divBdr>
      <w:divsChild>
        <w:div w:id="956109849">
          <w:marLeft w:val="0"/>
          <w:marRight w:val="0"/>
          <w:marTop w:val="0"/>
          <w:marBottom w:val="0"/>
          <w:divBdr>
            <w:top w:val="none" w:sz="0" w:space="0" w:color="auto"/>
            <w:left w:val="none" w:sz="0" w:space="0" w:color="auto"/>
            <w:bottom w:val="none" w:sz="0" w:space="0" w:color="auto"/>
            <w:right w:val="none" w:sz="0" w:space="0" w:color="auto"/>
          </w:divBdr>
          <w:divsChild>
            <w:div w:id="770786540">
              <w:marLeft w:val="0"/>
              <w:marRight w:val="0"/>
              <w:marTop w:val="0"/>
              <w:marBottom w:val="0"/>
              <w:divBdr>
                <w:top w:val="none" w:sz="0" w:space="0" w:color="auto"/>
                <w:left w:val="none" w:sz="0" w:space="0" w:color="auto"/>
                <w:bottom w:val="none" w:sz="0" w:space="0" w:color="auto"/>
                <w:right w:val="none" w:sz="0" w:space="0" w:color="auto"/>
              </w:divBdr>
              <w:divsChild>
                <w:div w:id="16713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5684">
      <w:bodyDiv w:val="1"/>
      <w:marLeft w:val="0"/>
      <w:marRight w:val="0"/>
      <w:marTop w:val="0"/>
      <w:marBottom w:val="0"/>
      <w:divBdr>
        <w:top w:val="none" w:sz="0" w:space="0" w:color="auto"/>
        <w:left w:val="none" w:sz="0" w:space="0" w:color="auto"/>
        <w:bottom w:val="none" w:sz="0" w:space="0" w:color="auto"/>
        <w:right w:val="none" w:sz="0" w:space="0" w:color="auto"/>
      </w:divBdr>
    </w:div>
    <w:div w:id="162550971">
      <w:bodyDiv w:val="1"/>
      <w:marLeft w:val="0"/>
      <w:marRight w:val="0"/>
      <w:marTop w:val="0"/>
      <w:marBottom w:val="0"/>
      <w:divBdr>
        <w:top w:val="none" w:sz="0" w:space="0" w:color="auto"/>
        <w:left w:val="none" w:sz="0" w:space="0" w:color="auto"/>
        <w:bottom w:val="none" w:sz="0" w:space="0" w:color="auto"/>
        <w:right w:val="none" w:sz="0" w:space="0" w:color="auto"/>
      </w:divBdr>
    </w:div>
    <w:div w:id="330572873">
      <w:bodyDiv w:val="1"/>
      <w:marLeft w:val="0"/>
      <w:marRight w:val="0"/>
      <w:marTop w:val="0"/>
      <w:marBottom w:val="0"/>
      <w:divBdr>
        <w:top w:val="none" w:sz="0" w:space="0" w:color="auto"/>
        <w:left w:val="none" w:sz="0" w:space="0" w:color="auto"/>
        <w:bottom w:val="none" w:sz="0" w:space="0" w:color="auto"/>
        <w:right w:val="none" w:sz="0" w:space="0" w:color="auto"/>
      </w:divBdr>
      <w:divsChild>
        <w:div w:id="66611850">
          <w:marLeft w:val="557"/>
          <w:marRight w:val="0"/>
          <w:marTop w:val="0"/>
          <w:marBottom w:val="0"/>
          <w:divBdr>
            <w:top w:val="none" w:sz="0" w:space="0" w:color="auto"/>
            <w:left w:val="none" w:sz="0" w:space="0" w:color="auto"/>
            <w:bottom w:val="none" w:sz="0" w:space="0" w:color="auto"/>
            <w:right w:val="none" w:sz="0" w:space="0" w:color="auto"/>
          </w:divBdr>
        </w:div>
        <w:div w:id="109058908">
          <w:marLeft w:val="557"/>
          <w:marRight w:val="0"/>
          <w:marTop w:val="0"/>
          <w:marBottom w:val="0"/>
          <w:divBdr>
            <w:top w:val="none" w:sz="0" w:space="0" w:color="auto"/>
            <w:left w:val="none" w:sz="0" w:space="0" w:color="auto"/>
            <w:bottom w:val="none" w:sz="0" w:space="0" w:color="auto"/>
            <w:right w:val="none" w:sz="0" w:space="0" w:color="auto"/>
          </w:divBdr>
        </w:div>
        <w:div w:id="153029125">
          <w:marLeft w:val="557"/>
          <w:marRight w:val="0"/>
          <w:marTop w:val="0"/>
          <w:marBottom w:val="0"/>
          <w:divBdr>
            <w:top w:val="none" w:sz="0" w:space="0" w:color="auto"/>
            <w:left w:val="none" w:sz="0" w:space="0" w:color="auto"/>
            <w:bottom w:val="none" w:sz="0" w:space="0" w:color="auto"/>
            <w:right w:val="none" w:sz="0" w:space="0" w:color="auto"/>
          </w:divBdr>
        </w:div>
        <w:div w:id="173804152">
          <w:marLeft w:val="557"/>
          <w:marRight w:val="0"/>
          <w:marTop w:val="0"/>
          <w:marBottom w:val="0"/>
          <w:divBdr>
            <w:top w:val="none" w:sz="0" w:space="0" w:color="auto"/>
            <w:left w:val="none" w:sz="0" w:space="0" w:color="auto"/>
            <w:bottom w:val="none" w:sz="0" w:space="0" w:color="auto"/>
            <w:right w:val="none" w:sz="0" w:space="0" w:color="auto"/>
          </w:divBdr>
        </w:div>
        <w:div w:id="224491597">
          <w:marLeft w:val="557"/>
          <w:marRight w:val="0"/>
          <w:marTop w:val="0"/>
          <w:marBottom w:val="0"/>
          <w:divBdr>
            <w:top w:val="none" w:sz="0" w:space="0" w:color="auto"/>
            <w:left w:val="none" w:sz="0" w:space="0" w:color="auto"/>
            <w:bottom w:val="none" w:sz="0" w:space="0" w:color="auto"/>
            <w:right w:val="none" w:sz="0" w:space="0" w:color="auto"/>
          </w:divBdr>
        </w:div>
        <w:div w:id="277956556">
          <w:marLeft w:val="557"/>
          <w:marRight w:val="0"/>
          <w:marTop w:val="0"/>
          <w:marBottom w:val="0"/>
          <w:divBdr>
            <w:top w:val="none" w:sz="0" w:space="0" w:color="auto"/>
            <w:left w:val="none" w:sz="0" w:space="0" w:color="auto"/>
            <w:bottom w:val="none" w:sz="0" w:space="0" w:color="auto"/>
            <w:right w:val="none" w:sz="0" w:space="0" w:color="auto"/>
          </w:divBdr>
        </w:div>
        <w:div w:id="348334041">
          <w:marLeft w:val="557"/>
          <w:marRight w:val="0"/>
          <w:marTop w:val="0"/>
          <w:marBottom w:val="0"/>
          <w:divBdr>
            <w:top w:val="none" w:sz="0" w:space="0" w:color="auto"/>
            <w:left w:val="none" w:sz="0" w:space="0" w:color="auto"/>
            <w:bottom w:val="none" w:sz="0" w:space="0" w:color="auto"/>
            <w:right w:val="none" w:sz="0" w:space="0" w:color="auto"/>
          </w:divBdr>
        </w:div>
        <w:div w:id="356470768">
          <w:marLeft w:val="557"/>
          <w:marRight w:val="0"/>
          <w:marTop w:val="0"/>
          <w:marBottom w:val="0"/>
          <w:divBdr>
            <w:top w:val="none" w:sz="0" w:space="0" w:color="auto"/>
            <w:left w:val="none" w:sz="0" w:space="0" w:color="auto"/>
            <w:bottom w:val="none" w:sz="0" w:space="0" w:color="auto"/>
            <w:right w:val="none" w:sz="0" w:space="0" w:color="auto"/>
          </w:divBdr>
        </w:div>
        <w:div w:id="692729132">
          <w:marLeft w:val="557"/>
          <w:marRight w:val="0"/>
          <w:marTop w:val="0"/>
          <w:marBottom w:val="0"/>
          <w:divBdr>
            <w:top w:val="none" w:sz="0" w:space="0" w:color="auto"/>
            <w:left w:val="none" w:sz="0" w:space="0" w:color="auto"/>
            <w:bottom w:val="none" w:sz="0" w:space="0" w:color="auto"/>
            <w:right w:val="none" w:sz="0" w:space="0" w:color="auto"/>
          </w:divBdr>
        </w:div>
        <w:div w:id="721488680">
          <w:marLeft w:val="557"/>
          <w:marRight w:val="0"/>
          <w:marTop w:val="0"/>
          <w:marBottom w:val="0"/>
          <w:divBdr>
            <w:top w:val="none" w:sz="0" w:space="0" w:color="auto"/>
            <w:left w:val="none" w:sz="0" w:space="0" w:color="auto"/>
            <w:bottom w:val="none" w:sz="0" w:space="0" w:color="auto"/>
            <w:right w:val="none" w:sz="0" w:space="0" w:color="auto"/>
          </w:divBdr>
        </w:div>
        <w:div w:id="736170648">
          <w:marLeft w:val="557"/>
          <w:marRight w:val="0"/>
          <w:marTop w:val="0"/>
          <w:marBottom w:val="0"/>
          <w:divBdr>
            <w:top w:val="none" w:sz="0" w:space="0" w:color="auto"/>
            <w:left w:val="none" w:sz="0" w:space="0" w:color="auto"/>
            <w:bottom w:val="none" w:sz="0" w:space="0" w:color="auto"/>
            <w:right w:val="none" w:sz="0" w:space="0" w:color="auto"/>
          </w:divBdr>
        </w:div>
        <w:div w:id="743377008">
          <w:marLeft w:val="557"/>
          <w:marRight w:val="0"/>
          <w:marTop w:val="0"/>
          <w:marBottom w:val="0"/>
          <w:divBdr>
            <w:top w:val="none" w:sz="0" w:space="0" w:color="auto"/>
            <w:left w:val="none" w:sz="0" w:space="0" w:color="auto"/>
            <w:bottom w:val="none" w:sz="0" w:space="0" w:color="auto"/>
            <w:right w:val="none" w:sz="0" w:space="0" w:color="auto"/>
          </w:divBdr>
        </w:div>
        <w:div w:id="747576695">
          <w:marLeft w:val="557"/>
          <w:marRight w:val="0"/>
          <w:marTop w:val="0"/>
          <w:marBottom w:val="0"/>
          <w:divBdr>
            <w:top w:val="none" w:sz="0" w:space="0" w:color="auto"/>
            <w:left w:val="none" w:sz="0" w:space="0" w:color="auto"/>
            <w:bottom w:val="none" w:sz="0" w:space="0" w:color="auto"/>
            <w:right w:val="none" w:sz="0" w:space="0" w:color="auto"/>
          </w:divBdr>
        </w:div>
        <w:div w:id="846410496">
          <w:marLeft w:val="557"/>
          <w:marRight w:val="0"/>
          <w:marTop w:val="0"/>
          <w:marBottom w:val="0"/>
          <w:divBdr>
            <w:top w:val="none" w:sz="0" w:space="0" w:color="auto"/>
            <w:left w:val="none" w:sz="0" w:space="0" w:color="auto"/>
            <w:bottom w:val="none" w:sz="0" w:space="0" w:color="auto"/>
            <w:right w:val="none" w:sz="0" w:space="0" w:color="auto"/>
          </w:divBdr>
        </w:div>
        <w:div w:id="862401720">
          <w:marLeft w:val="557"/>
          <w:marRight w:val="0"/>
          <w:marTop w:val="0"/>
          <w:marBottom w:val="0"/>
          <w:divBdr>
            <w:top w:val="none" w:sz="0" w:space="0" w:color="auto"/>
            <w:left w:val="none" w:sz="0" w:space="0" w:color="auto"/>
            <w:bottom w:val="none" w:sz="0" w:space="0" w:color="auto"/>
            <w:right w:val="none" w:sz="0" w:space="0" w:color="auto"/>
          </w:divBdr>
        </w:div>
        <w:div w:id="881524814">
          <w:marLeft w:val="557"/>
          <w:marRight w:val="0"/>
          <w:marTop w:val="0"/>
          <w:marBottom w:val="0"/>
          <w:divBdr>
            <w:top w:val="none" w:sz="0" w:space="0" w:color="auto"/>
            <w:left w:val="none" w:sz="0" w:space="0" w:color="auto"/>
            <w:bottom w:val="none" w:sz="0" w:space="0" w:color="auto"/>
            <w:right w:val="none" w:sz="0" w:space="0" w:color="auto"/>
          </w:divBdr>
        </w:div>
        <w:div w:id="895316971">
          <w:marLeft w:val="557"/>
          <w:marRight w:val="0"/>
          <w:marTop w:val="0"/>
          <w:marBottom w:val="0"/>
          <w:divBdr>
            <w:top w:val="none" w:sz="0" w:space="0" w:color="auto"/>
            <w:left w:val="none" w:sz="0" w:space="0" w:color="auto"/>
            <w:bottom w:val="none" w:sz="0" w:space="0" w:color="auto"/>
            <w:right w:val="none" w:sz="0" w:space="0" w:color="auto"/>
          </w:divBdr>
        </w:div>
        <w:div w:id="895355430">
          <w:marLeft w:val="557"/>
          <w:marRight w:val="0"/>
          <w:marTop w:val="0"/>
          <w:marBottom w:val="0"/>
          <w:divBdr>
            <w:top w:val="none" w:sz="0" w:space="0" w:color="auto"/>
            <w:left w:val="none" w:sz="0" w:space="0" w:color="auto"/>
            <w:bottom w:val="none" w:sz="0" w:space="0" w:color="auto"/>
            <w:right w:val="none" w:sz="0" w:space="0" w:color="auto"/>
          </w:divBdr>
        </w:div>
        <w:div w:id="1021323378">
          <w:marLeft w:val="557"/>
          <w:marRight w:val="0"/>
          <w:marTop w:val="0"/>
          <w:marBottom w:val="0"/>
          <w:divBdr>
            <w:top w:val="none" w:sz="0" w:space="0" w:color="auto"/>
            <w:left w:val="none" w:sz="0" w:space="0" w:color="auto"/>
            <w:bottom w:val="none" w:sz="0" w:space="0" w:color="auto"/>
            <w:right w:val="none" w:sz="0" w:space="0" w:color="auto"/>
          </w:divBdr>
        </w:div>
        <w:div w:id="1125125983">
          <w:marLeft w:val="557"/>
          <w:marRight w:val="0"/>
          <w:marTop w:val="0"/>
          <w:marBottom w:val="0"/>
          <w:divBdr>
            <w:top w:val="none" w:sz="0" w:space="0" w:color="auto"/>
            <w:left w:val="none" w:sz="0" w:space="0" w:color="auto"/>
            <w:bottom w:val="none" w:sz="0" w:space="0" w:color="auto"/>
            <w:right w:val="none" w:sz="0" w:space="0" w:color="auto"/>
          </w:divBdr>
        </w:div>
        <w:div w:id="1135685746">
          <w:marLeft w:val="557"/>
          <w:marRight w:val="0"/>
          <w:marTop w:val="0"/>
          <w:marBottom w:val="0"/>
          <w:divBdr>
            <w:top w:val="none" w:sz="0" w:space="0" w:color="auto"/>
            <w:left w:val="none" w:sz="0" w:space="0" w:color="auto"/>
            <w:bottom w:val="none" w:sz="0" w:space="0" w:color="auto"/>
            <w:right w:val="none" w:sz="0" w:space="0" w:color="auto"/>
          </w:divBdr>
        </w:div>
        <w:div w:id="1138570365">
          <w:marLeft w:val="557"/>
          <w:marRight w:val="0"/>
          <w:marTop w:val="0"/>
          <w:marBottom w:val="0"/>
          <w:divBdr>
            <w:top w:val="none" w:sz="0" w:space="0" w:color="auto"/>
            <w:left w:val="none" w:sz="0" w:space="0" w:color="auto"/>
            <w:bottom w:val="none" w:sz="0" w:space="0" w:color="auto"/>
            <w:right w:val="none" w:sz="0" w:space="0" w:color="auto"/>
          </w:divBdr>
        </w:div>
        <w:div w:id="1143346826">
          <w:marLeft w:val="557"/>
          <w:marRight w:val="0"/>
          <w:marTop w:val="0"/>
          <w:marBottom w:val="0"/>
          <w:divBdr>
            <w:top w:val="none" w:sz="0" w:space="0" w:color="auto"/>
            <w:left w:val="none" w:sz="0" w:space="0" w:color="auto"/>
            <w:bottom w:val="none" w:sz="0" w:space="0" w:color="auto"/>
            <w:right w:val="none" w:sz="0" w:space="0" w:color="auto"/>
          </w:divBdr>
        </w:div>
        <w:div w:id="1186334231">
          <w:marLeft w:val="557"/>
          <w:marRight w:val="0"/>
          <w:marTop w:val="0"/>
          <w:marBottom w:val="0"/>
          <w:divBdr>
            <w:top w:val="none" w:sz="0" w:space="0" w:color="auto"/>
            <w:left w:val="none" w:sz="0" w:space="0" w:color="auto"/>
            <w:bottom w:val="none" w:sz="0" w:space="0" w:color="auto"/>
            <w:right w:val="none" w:sz="0" w:space="0" w:color="auto"/>
          </w:divBdr>
        </w:div>
        <w:div w:id="1222323149">
          <w:marLeft w:val="557"/>
          <w:marRight w:val="0"/>
          <w:marTop w:val="0"/>
          <w:marBottom w:val="0"/>
          <w:divBdr>
            <w:top w:val="none" w:sz="0" w:space="0" w:color="auto"/>
            <w:left w:val="none" w:sz="0" w:space="0" w:color="auto"/>
            <w:bottom w:val="none" w:sz="0" w:space="0" w:color="auto"/>
            <w:right w:val="none" w:sz="0" w:space="0" w:color="auto"/>
          </w:divBdr>
        </w:div>
        <w:div w:id="1328358797">
          <w:marLeft w:val="557"/>
          <w:marRight w:val="0"/>
          <w:marTop w:val="0"/>
          <w:marBottom w:val="0"/>
          <w:divBdr>
            <w:top w:val="none" w:sz="0" w:space="0" w:color="auto"/>
            <w:left w:val="none" w:sz="0" w:space="0" w:color="auto"/>
            <w:bottom w:val="none" w:sz="0" w:space="0" w:color="auto"/>
            <w:right w:val="none" w:sz="0" w:space="0" w:color="auto"/>
          </w:divBdr>
        </w:div>
        <w:div w:id="1341736021">
          <w:marLeft w:val="557"/>
          <w:marRight w:val="0"/>
          <w:marTop w:val="0"/>
          <w:marBottom w:val="0"/>
          <w:divBdr>
            <w:top w:val="none" w:sz="0" w:space="0" w:color="auto"/>
            <w:left w:val="none" w:sz="0" w:space="0" w:color="auto"/>
            <w:bottom w:val="none" w:sz="0" w:space="0" w:color="auto"/>
            <w:right w:val="none" w:sz="0" w:space="0" w:color="auto"/>
          </w:divBdr>
        </w:div>
        <w:div w:id="1484857799">
          <w:marLeft w:val="557"/>
          <w:marRight w:val="0"/>
          <w:marTop w:val="0"/>
          <w:marBottom w:val="0"/>
          <w:divBdr>
            <w:top w:val="none" w:sz="0" w:space="0" w:color="auto"/>
            <w:left w:val="none" w:sz="0" w:space="0" w:color="auto"/>
            <w:bottom w:val="none" w:sz="0" w:space="0" w:color="auto"/>
            <w:right w:val="none" w:sz="0" w:space="0" w:color="auto"/>
          </w:divBdr>
        </w:div>
        <w:div w:id="1536381655">
          <w:marLeft w:val="557"/>
          <w:marRight w:val="0"/>
          <w:marTop w:val="0"/>
          <w:marBottom w:val="0"/>
          <w:divBdr>
            <w:top w:val="none" w:sz="0" w:space="0" w:color="auto"/>
            <w:left w:val="none" w:sz="0" w:space="0" w:color="auto"/>
            <w:bottom w:val="none" w:sz="0" w:space="0" w:color="auto"/>
            <w:right w:val="none" w:sz="0" w:space="0" w:color="auto"/>
          </w:divBdr>
        </w:div>
        <w:div w:id="1538084122">
          <w:marLeft w:val="557"/>
          <w:marRight w:val="0"/>
          <w:marTop w:val="0"/>
          <w:marBottom w:val="0"/>
          <w:divBdr>
            <w:top w:val="none" w:sz="0" w:space="0" w:color="auto"/>
            <w:left w:val="none" w:sz="0" w:space="0" w:color="auto"/>
            <w:bottom w:val="none" w:sz="0" w:space="0" w:color="auto"/>
            <w:right w:val="none" w:sz="0" w:space="0" w:color="auto"/>
          </w:divBdr>
        </w:div>
        <w:div w:id="1586919456">
          <w:marLeft w:val="557"/>
          <w:marRight w:val="0"/>
          <w:marTop w:val="0"/>
          <w:marBottom w:val="0"/>
          <w:divBdr>
            <w:top w:val="none" w:sz="0" w:space="0" w:color="auto"/>
            <w:left w:val="none" w:sz="0" w:space="0" w:color="auto"/>
            <w:bottom w:val="none" w:sz="0" w:space="0" w:color="auto"/>
            <w:right w:val="none" w:sz="0" w:space="0" w:color="auto"/>
          </w:divBdr>
        </w:div>
        <w:div w:id="1605305179">
          <w:marLeft w:val="557"/>
          <w:marRight w:val="0"/>
          <w:marTop w:val="0"/>
          <w:marBottom w:val="0"/>
          <w:divBdr>
            <w:top w:val="none" w:sz="0" w:space="0" w:color="auto"/>
            <w:left w:val="none" w:sz="0" w:space="0" w:color="auto"/>
            <w:bottom w:val="none" w:sz="0" w:space="0" w:color="auto"/>
            <w:right w:val="none" w:sz="0" w:space="0" w:color="auto"/>
          </w:divBdr>
        </w:div>
        <w:div w:id="1663849022">
          <w:marLeft w:val="557"/>
          <w:marRight w:val="0"/>
          <w:marTop w:val="0"/>
          <w:marBottom w:val="0"/>
          <w:divBdr>
            <w:top w:val="none" w:sz="0" w:space="0" w:color="auto"/>
            <w:left w:val="none" w:sz="0" w:space="0" w:color="auto"/>
            <w:bottom w:val="none" w:sz="0" w:space="0" w:color="auto"/>
            <w:right w:val="none" w:sz="0" w:space="0" w:color="auto"/>
          </w:divBdr>
        </w:div>
        <w:div w:id="1668556716">
          <w:marLeft w:val="557"/>
          <w:marRight w:val="0"/>
          <w:marTop w:val="0"/>
          <w:marBottom w:val="0"/>
          <w:divBdr>
            <w:top w:val="none" w:sz="0" w:space="0" w:color="auto"/>
            <w:left w:val="none" w:sz="0" w:space="0" w:color="auto"/>
            <w:bottom w:val="none" w:sz="0" w:space="0" w:color="auto"/>
            <w:right w:val="none" w:sz="0" w:space="0" w:color="auto"/>
          </w:divBdr>
        </w:div>
        <w:div w:id="1678115083">
          <w:marLeft w:val="557"/>
          <w:marRight w:val="0"/>
          <w:marTop w:val="0"/>
          <w:marBottom w:val="0"/>
          <w:divBdr>
            <w:top w:val="none" w:sz="0" w:space="0" w:color="auto"/>
            <w:left w:val="none" w:sz="0" w:space="0" w:color="auto"/>
            <w:bottom w:val="none" w:sz="0" w:space="0" w:color="auto"/>
            <w:right w:val="none" w:sz="0" w:space="0" w:color="auto"/>
          </w:divBdr>
        </w:div>
        <w:div w:id="1767000414">
          <w:marLeft w:val="557"/>
          <w:marRight w:val="0"/>
          <w:marTop w:val="0"/>
          <w:marBottom w:val="0"/>
          <w:divBdr>
            <w:top w:val="none" w:sz="0" w:space="0" w:color="auto"/>
            <w:left w:val="none" w:sz="0" w:space="0" w:color="auto"/>
            <w:bottom w:val="none" w:sz="0" w:space="0" w:color="auto"/>
            <w:right w:val="none" w:sz="0" w:space="0" w:color="auto"/>
          </w:divBdr>
        </w:div>
        <w:div w:id="1770195301">
          <w:marLeft w:val="557"/>
          <w:marRight w:val="0"/>
          <w:marTop w:val="0"/>
          <w:marBottom w:val="0"/>
          <w:divBdr>
            <w:top w:val="none" w:sz="0" w:space="0" w:color="auto"/>
            <w:left w:val="none" w:sz="0" w:space="0" w:color="auto"/>
            <w:bottom w:val="none" w:sz="0" w:space="0" w:color="auto"/>
            <w:right w:val="none" w:sz="0" w:space="0" w:color="auto"/>
          </w:divBdr>
        </w:div>
        <w:div w:id="1775586532">
          <w:marLeft w:val="557"/>
          <w:marRight w:val="0"/>
          <w:marTop w:val="0"/>
          <w:marBottom w:val="0"/>
          <w:divBdr>
            <w:top w:val="none" w:sz="0" w:space="0" w:color="auto"/>
            <w:left w:val="none" w:sz="0" w:space="0" w:color="auto"/>
            <w:bottom w:val="none" w:sz="0" w:space="0" w:color="auto"/>
            <w:right w:val="none" w:sz="0" w:space="0" w:color="auto"/>
          </w:divBdr>
        </w:div>
        <w:div w:id="1851411086">
          <w:marLeft w:val="557"/>
          <w:marRight w:val="0"/>
          <w:marTop w:val="0"/>
          <w:marBottom w:val="0"/>
          <w:divBdr>
            <w:top w:val="none" w:sz="0" w:space="0" w:color="auto"/>
            <w:left w:val="none" w:sz="0" w:space="0" w:color="auto"/>
            <w:bottom w:val="none" w:sz="0" w:space="0" w:color="auto"/>
            <w:right w:val="none" w:sz="0" w:space="0" w:color="auto"/>
          </w:divBdr>
        </w:div>
        <w:div w:id="2022664849">
          <w:marLeft w:val="557"/>
          <w:marRight w:val="0"/>
          <w:marTop w:val="0"/>
          <w:marBottom w:val="0"/>
          <w:divBdr>
            <w:top w:val="none" w:sz="0" w:space="0" w:color="auto"/>
            <w:left w:val="none" w:sz="0" w:space="0" w:color="auto"/>
            <w:bottom w:val="none" w:sz="0" w:space="0" w:color="auto"/>
            <w:right w:val="none" w:sz="0" w:space="0" w:color="auto"/>
          </w:divBdr>
        </w:div>
        <w:div w:id="2081755521">
          <w:marLeft w:val="557"/>
          <w:marRight w:val="0"/>
          <w:marTop w:val="0"/>
          <w:marBottom w:val="0"/>
          <w:divBdr>
            <w:top w:val="none" w:sz="0" w:space="0" w:color="auto"/>
            <w:left w:val="none" w:sz="0" w:space="0" w:color="auto"/>
            <w:bottom w:val="none" w:sz="0" w:space="0" w:color="auto"/>
            <w:right w:val="none" w:sz="0" w:space="0" w:color="auto"/>
          </w:divBdr>
        </w:div>
        <w:div w:id="2143762481">
          <w:marLeft w:val="557"/>
          <w:marRight w:val="0"/>
          <w:marTop w:val="0"/>
          <w:marBottom w:val="0"/>
          <w:divBdr>
            <w:top w:val="none" w:sz="0" w:space="0" w:color="auto"/>
            <w:left w:val="none" w:sz="0" w:space="0" w:color="auto"/>
            <w:bottom w:val="none" w:sz="0" w:space="0" w:color="auto"/>
            <w:right w:val="none" w:sz="0" w:space="0" w:color="auto"/>
          </w:divBdr>
        </w:div>
      </w:divsChild>
    </w:div>
    <w:div w:id="456875744">
      <w:bodyDiv w:val="1"/>
      <w:marLeft w:val="0"/>
      <w:marRight w:val="0"/>
      <w:marTop w:val="0"/>
      <w:marBottom w:val="0"/>
      <w:divBdr>
        <w:top w:val="none" w:sz="0" w:space="0" w:color="auto"/>
        <w:left w:val="none" w:sz="0" w:space="0" w:color="auto"/>
        <w:bottom w:val="none" w:sz="0" w:space="0" w:color="auto"/>
        <w:right w:val="none" w:sz="0" w:space="0" w:color="auto"/>
      </w:divBdr>
    </w:div>
    <w:div w:id="468866897">
      <w:bodyDiv w:val="1"/>
      <w:marLeft w:val="0"/>
      <w:marRight w:val="0"/>
      <w:marTop w:val="0"/>
      <w:marBottom w:val="0"/>
      <w:divBdr>
        <w:top w:val="none" w:sz="0" w:space="0" w:color="auto"/>
        <w:left w:val="none" w:sz="0" w:space="0" w:color="auto"/>
        <w:bottom w:val="none" w:sz="0" w:space="0" w:color="auto"/>
        <w:right w:val="none" w:sz="0" w:space="0" w:color="auto"/>
      </w:divBdr>
    </w:div>
    <w:div w:id="483937175">
      <w:bodyDiv w:val="1"/>
      <w:marLeft w:val="0"/>
      <w:marRight w:val="0"/>
      <w:marTop w:val="0"/>
      <w:marBottom w:val="0"/>
      <w:divBdr>
        <w:top w:val="none" w:sz="0" w:space="0" w:color="auto"/>
        <w:left w:val="none" w:sz="0" w:space="0" w:color="auto"/>
        <w:bottom w:val="none" w:sz="0" w:space="0" w:color="auto"/>
        <w:right w:val="none" w:sz="0" w:space="0" w:color="auto"/>
      </w:divBdr>
    </w:div>
    <w:div w:id="569120220">
      <w:bodyDiv w:val="1"/>
      <w:marLeft w:val="0"/>
      <w:marRight w:val="0"/>
      <w:marTop w:val="0"/>
      <w:marBottom w:val="0"/>
      <w:divBdr>
        <w:top w:val="none" w:sz="0" w:space="0" w:color="auto"/>
        <w:left w:val="none" w:sz="0" w:space="0" w:color="auto"/>
        <w:bottom w:val="none" w:sz="0" w:space="0" w:color="auto"/>
        <w:right w:val="none" w:sz="0" w:space="0" w:color="auto"/>
      </w:divBdr>
    </w:div>
    <w:div w:id="1017266726">
      <w:bodyDiv w:val="1"/>
      <w:marLeft w:val="0"/>
      <w:marRight w:val="0"/>
      <w:marTop w:val="0"/>
      <w:marBottom w:val="0"/>
      <w:divBdr>
        <w:top w:val="none" w:sz="0" w:space="0" w:color="auto"/>
        <w:left w:val="none" w:sz="0" w:space="0" w:color="auto"/>
        <w:bottom w:val="none" w:sz="0" w:space="0" w:color="auto"/>
        <w:right w:val="none" w:sz="0" w:space="0" w:color="auto"/>
      </w:divBdr>
    </w:div>
    <w:div w:id="1107581471">
      <w:bodyDiv w:val="1"/>
      <w:marLeft w:val="0"/>
      <w:marRight w:val="0"/>
      <w:marTop w:val="0"/>
      <w:marBottom w:val="0"/>
      <w:divBdr>
        <w:top w:val="none" w:sz="0" w:space="0" w:color="auto"/>
        <w:left w:val="none" w:sz="0" w:space="0" w:color="auto"/>
        <w:bottom w:val="none" w:sz="0" w:space="0" w:color="auto"/>
        <w:right w:val="none" w:sz="0" w:space="0" w:color="auto"/>
      </w:divBdr>
      <w:divsChild>
        <w:div w:id="1196695612">
          <w:marLeft w:val="0"/>
          <w:marRight w:val="0"/>
          <w:marTop w:val="0"/>
          <w:marBottom w:val="0"/>
          <w:divBdr>
            <w:top w:val="none" w:sz="0" w:space="0" w:color="auto"/>
            <w:left w:val="none" w:sz="0" w:space="0" w:color="auto"/>
            <w:bottom w:val="none" w:sz="0" w:space="0" w:color="auto"/>
            <w:right w:val="none" w:sz="0" w:space="0" w:color="auto"/>
          </w:divBdr>
          <w:divsChild>
            <w:div w:id="535656185">
              <w:marLeft w:val="0"/>
              <w:marRight w:val="0"/>
              <w:marTop w:val="0"/>
              <w:marBottom w:val="0"/>
              <w:divBdr>
                <w:top w:val="none" w:sz="0" w:space="0" w:color="auto"/>
                <w:left w:val="none" w:sz="0" w:space="0" w:color="auto"/>
                <w:bottom w:val="none" w:sz="0" w:space="0" w:color="auto"/>
                <w:right w:val="none" w:sz="0" w:space="0" w:color="auto"/>
              </w:divBdr>
              <w:divsChild>
                <w:div w:id="4454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3677">
      <w:bodyDiv w:val="1"/>
      <w:marLeft w:val="0"/>
      <w:marRight w:val="0"/>
      <w:marTop w:val="0"/>
      <w:marBottom w:val="0"/>
      <w:divBdr>
        <w:top w:val="none" w:sz="0" w:space="0" w:color="auto"/>
        <w:left w:val="none" w:sz="0" w:space="0" w:color="auto"/>
        <w:bottom w:val="none" w:sz="0" w:space="0" w:color="auto"/>
        <w:right w:val="none" w:sz="0" w:space="0" w:color="auto"/>
      </w:divBdr>
      <w:divsChild>
        <w:div w:id="72510237">
          <w:marLeft w:val="557"/>
          <w:marRight w:val="0"/>
          <w:marTop w:val="0"/>
          <w:marBottom w:val="0"/>
          <w:divBdr>
            <w:top w:val="none" w:sz="0" w:space="0" w:color="auto"/>
            <w:left w:val="none" w:sz="0" w:space="0" w:color="auto"/>
            <w:bottom w:val="none" w:sz="0" w:space="0" w:color="auto"/>
            <w:right w:val="none" w:sz="0" w:space="0" w:color="auto"/>
          </w:divBdr>
        </w:div>
        <w:div w:id="95289927">
          <w:marLeft w:val="557"/>
          <w:marRight w:val="0"/>
          <w:marTop w:val="0"/>
          <w:marBottom w:val="0"/>
          <w:divBdr>
            <w:top w:val="none" w:sz="0" w:space="0" w:color="auto"/>
            <w:left w:val="none" w:sz="0" w:space="0" w:color="auto"/>
            <w:bottom w:val="none" w:sz="0" w:space="0" w:color="auto"/>
            <w:right w:val="none" w:sz="0" w:space="0" w:color="auto"/>
          </w:divBdr>
        </w:div>
        <w:div w:id="134299666">
          <w:marLeft w:val="557"/>
          <w:marRight w:val="0"/>
          <w:marTop w:val="0"/>
          <w:marBottom w:val="0"/>
          <w:divBdr>
            <w:top w:val="none" w:sz="0" w:space="0" w:color="auto"/>
            <w:left w:val="none" w:sz="0" w:space="0" w:color="auto"/>
            <w:bottom w:val="none" w:sz="0" w:space="0" w:color="auto"/>
            <w:right w:val="none" w:sz="0" w:space="0" w:color="auto"/>
          </w:divBdr>
        </w:div>
        <w:div w:id="157187063">
          <w:marLeft w:val="557"/>
          <w:marRight w:val="0"/>
          <w:marTop w:val="0"/>
          <w:marBottom w:val="0"/>
          <w:divBdr>
            <w:top w:val="none" w:sz="0" w:space="0" w:color="auto"/>
            <w:left w:val="none" w:sz="0" w:space="0" w:color="auto"/>
            <w:bottom w:val="none" w:sz="0" w:space="0" w:color="auto"/>
            <w:right w:val="none" w:sz="0" w:space="0" w:color="auto"/>
          </w:divBdr>
        </w:div>
        <w:div w:id="167643659">
          <w:marLeft w:val="557"/>
          <w:marRight w:val="0"/>
          <w:marTop w:val="0"/>
          <w:marBottom w:val="0"/>
          <w:divBdr>
            <w:top w:val="none" w:sz="0" w:space="0" w:color="auto"/>
            <w:left w:val="none" w:sz="0" w:space="0" w:color="auto"/>
            <w:bottom w:val="none" w:sz="0" w:space="0" w:color="auto"/>
            <w:right w:val="none" w:sz="0" w:space="0" w:color="auto"/>
          </w:divBdr>
        </w:div>
        <w:div w:id="181363571">
          <w:marLeft w:val="557"/>
          <w:marRight w:val="0"/>
          <w:marTop w:val="0"/>
          <w:marBottom w:val="0"/>
          <w:divBdr>
            <w:top w:val="none" w:sz="0" w:space="0" w:color="auto"/>
            <w:left w:val="none" w:sz="0" w:space="0" w:color="auto"/>
            <w:bottom w:val="none" w:sz="0" w:space="0" w:color="auto"/>
            <w:right w:val="none" w:sz="0" w:space="0" w:color="auto"/>
          </w:divBdr>
        </w:div>
        <w:div w:id="243035725">
          <w:marLeft w:val="557"/>
          <w:marRight w:val="0"/>
          <w:marTop w:val="0"/>
          <w:marBottom w:val="0"/>
          <w:divBdr>
            <w:top w:val="none" w:sz="0" w:space="0" w:color="auto"/>
            <w:left w:val="none" w:sz="0" w:space="0" w:color="auto"/>
            <w:bottom w:val="none" w:sz="0" w:space="0" w:color="auto"/>
            <w:right w:val="none" w:sz="0" w:space="0" w:color="auto"/>
          </w:divBdr>
        </w:div>
        <w:div w:id="272976191">
          <w:marLeft w:val="557"/>
          <w:marRight w:val="0"/>
          <w:marTop w:val="0"/>
          <w:marBottom w:val="0"/>
          <w:divBdr>
            <w:top w:val="none" w:sz="0" w:space="0" w:color="auto"/>
            <w:left w:val="none" w:sz="0" w:space="0" w:color="auto"/>
            <w:bottom w:val="none" w:sz="0" w:space="0" w:color="auto"/>
            <w:right w:val="none" w:sz="0" w:space="0" w:color="auto"/>
          </w:divBdr>
        </w:div>
        <w:div w:id="338122671">
          <w:marLeft w:val="557"/>
          <w:marRight w:val="0"/>
          <w:marTop w:val="0"/>
          <w:marBottom w:val="0"/>
          <w:divBdr>
            <w:top w:val="none" w:sz="0" w:space="0" w:color="auto"/>
            <w:left w:val="none" w:sz="0" w:space="0" w:color="auto"/>
            <w:bottom w:val="none" w:sz="0" w:space="0" w:color="auto"/>
            <w:right w:val="none" w:sz="0" w:space="0" w:color="auto"/>
          </w:divBdr>
        </w:div>
        <w:div w:id="339895183">
          <w:marLeft w:val="557"/>
          <w:marRight w:val="0"/>
          <w:marTop w:val="0"/>
          <w:marBottom w:val="0"/>
          <w:divBdr>
            <w:top w:val="none" w:sz="0" w:space="0" w:color="auto"/>
            <w:left w:val="none" w:sz="0" w:space="0" w:color="auto"/>
            <w:bottom w:val="none" w:sz="0" w:space="0" w:color="auto"/>
            <w:right w:val="none" w:sz="0" w:space="0" w:color="auto"/>
          </w:divBdr>
        </w:div>
        <w:div w:id="392774296">
          <w:marLeft w:val="557"/>
          <w:marRight w:val="0"/>
          <w:marTop w:val="0"/>
          <w:marBottom w:val="0"/>
          <w:divBdr>
            <w:top w:val="none" w:sz="0" w:space="0" w:color="auto"/>
            <w:left w:val="none" w:sz="0" w:space="0" w:color="auto"/>
            <w:bottom w:val="none" w:sz="0" w:space="0" w:color="auto"/>
            <w:right w:val="none" w:sz="0" w:space="0" w:color="auto"/>
          </w:divBdr>
        </w:div>
        <w:div w:id="400255254">
          <w:marLeft w:val="557"/>
          <w:marRight w:val="0"/>
          <w:marTop w:val="0"/>
          <w:marBottom w:val="0"/>
          <w:divBdr>
            <w:top w:val="none" w:sz="0" w:space="0" w:color="auto"/>
            <w:left w:val="none" w:sz="0" w:space="0" w:color="auto"/>
            <w:bottom w:val="none" w:sz="0" w:space="0" w:color="auto"/>
            <w:right w:val="none" w:sz="0" w:space="0" w:color="auto"/>
          </w:divBdr>
        </w:div>
        <w:div w:id="564293855">
          <w:marLeft w:val="557"/>
          <w:marRight w:val="0"/>
          <w:marTop w:val="0"/>
          <w:marBottom w:val="0"/>
          <w:divBdr>
            <w:top w:val="none" w:sz="0" w:space="0" w:color="auto"/>
            <w:left w:val="none" w:sz="0" w:space="0" w:color="auto"/>
            <w:bottom w:val="none" w:sz="0" w:space="0" w:color="auto"/>
            <w:right w:val="none" w:sz="0" w:space="0" w:color="auto"/>
          </w:divBdr>
        </w:div>
        <w:div w:id="619193067">
          <w:marLeft w:val="557"/>
          <w:marRight w:val="0"/>
          <w:marTop w:val="0"/>
          <w:marBottom w:val="0"/>
          <w:divBdr>
            <w:top w:val="none" w:sz="0" w:space="0" w:color="auto"/>
            <w:left w:val="none" w:sz="0" w:space="0" w:color="auto"/>
            <w:bottom w:val="none" w:sz="0" w:space="0" w:color="auto"/>
            <w:right w:val="none" w:sz="0" w:space="0" w:color="auto"/>
          </w:divBdr>
        </w:div>
        <w:div w:id="714619035">
          <w:marLeft w:val="557"/>
          <w:marRight w:val="0"/>
          <w:marTop w:val="0"/>
          <w:marBottom w:val="0"/>
          <w:divBdr>
            <w:top w:val="none" w:sz="0" w:space="0" w:color="auto"/>
            <w:left w:val="none" w:sz="0" w:space="0" w:color="auto"/>
            <w:bottom w:val="none" w:sz="0" w:space="0" w:color="auto"/>
            <w:right w:val="none" w:sz="0" w:space="0" w:color="auto"/>
          </w:divBdr>
        </w:div>
        <w:div w:id="732703243">
          <w:marLeft w:val="557"/>
          <w:marRight w:val="0"/>
          <w:marTop w:val="0"/>
          <w:marBottom w:val="0"/>
          <w:divBdr>
            <w:top w:val="none" w:sz="0" w:space="0" w:color="auto"/>
            <w:left w:val="none" w:sz="0" w:space="0" w:color="auto"/>
            <w:bottom w:val="none" w:sz="0" w:space="0" w:color="auto"/>
            <w:right w:val="none" w:sz="0" w:space="0" w:color="auto"/>
          </w:divBdr>
        </w:div>
        <w:div w:id="780609064">
          <w:marLeft w:val="557"/>
          <w:marRight w:val="0"/>
          <w:marTop w:val="0"/>
          <w:marBottom w:val="0"/>
          <w:divBdr>
            <w:top w:val="none" w:sz="0" w:space="0" w:color="auto"/>
            <w:left w:val="none" w:sz="0" w:space="0" w:color="auto"/>
            <w:bottom w:val="none" w:sz="0" w:space="0" w:color="auto"/>
            <w:right w:val="none" w:sz="0" w:space="0" w:color="auto"/>
          </w:divBdr>
        </w:div>
        <w:div w:id="816340806">
          <w:marLeft w:val="557"/>
          <w:marRight w:val="0"/>
          <w:marTop w:val="0"/>
          <w:marBottom w:val="0"/>
          <w:divBdr>
            <w:top w:val="none" w:sz="0" w:space="0" w:color="auto"/>
            <w:left w:val="none" w:sz="0" w:space="0" w:color="auto"/>
            <w:bottom w:val="none" w:sz="0" w:space="0" w:color="auto"/>
            <w:right w:val="none" w:sz="0" w:space="0" w:color="auto"/>
          </w:divBdr>
        </w:div>
        <w:div w:id="842477869">
          <w:marLeft w:val="557"/>
          <w:marRight w:val="0"/>
          <w:marTop w:val="0"/>
          <w:marBottom w:val="0"/>
          <w:divBdr>
            <w:top w:val="none" w:sz="0" w:space="0" w:color="auto"/>
            <w:left w:val="none" w:sz="0" w:space="0" w:color="auto"/>
            <w:bottom w:val="none" w:sz="0" w:space="0" w:color="auto"/>
            <w:right w:val="none" w:sz="0" w:space="0" w:color="auto"/>
          </w:divBdr>
        </w:div>
        <w:div w:id="932053445">
          <w:marLeft w:val="557"/>
          <w:marRight w:val="0"/>
          <w:marTop w:val="0"/>
          <w:marBottom w:val="0"/>
          <w:divBdr>
            <w:top w:val="none" w:sz="0" w:space="0" w:color="auto"/>
            <w:left w:val="none" w:sz="0" w:space="0" w:color="auto"/>
            <w:bottom w:val="none" w:sz="0" w:space="0" w:color="auto"/>
            <w:right w:val="none" w:sz="0" w:space="0" w:color="auto"/>
          </w:divBdr>
        </w:div>
        <w:div w:id="1013921992">
          <w:marLeft w:val="557"/>
          <w:marRight w:val="0"/>
          <w:marTop w:val="0"/>
          <w:marBottom w:val="0"/>
          <w:divBdr>
            <w:top w:val="none" w:sz="0" w:space="0" w:color="auto"/>
            <w:left w:val="none" w:sz="0" w:space="0" w:color="auto"/>
            <w:bottom w:val="none" w:sz="0" w:space="0" w:color="auto"/>
            <w:right w:val="none" w:sz="0" w:space="0" w:color="auto"/>
          </w:divBdr>
        </w:div>
        <w:div w:id="1044014915">
          <w:marLeft w:val="557"/>
          <w:marRight w:val="0"/>
          <w:marTop w:val="0"/>
          <w:marBottom w:val="0"/>
          <w:divBdr>
            <w:top w:val="none" w:sz="0" w:space="0" w:color="auto"/>
            <w:left w:val="none" w:sz="0" w:space="0" w:color="auto"/>
            <w:bottom w:val="none" w:sz="0" w:space="0" w:color="auto"/>
            <w:right w:val="none" w:sz="0" w:space="0" w:color="auto"/>
          </w:divBdr>
        </w:div>
        <w:div w:id="1086390297">
          <w:marLeft w:val="557"/>
          <w:marRight w:val="0"/>
          <w:marTop w:val="0"/>
          <w:marBottom w:val="0"/>
          <w:divBdr>
            <w:top w:val="none" w:sz="0" w:space="0" w:color="auto"/>
            <w:left w:val="none" w:sz="0" w:space="0" w:color="auto"/>
            <w:bottom w:val="none" w:sz="0" w:space="0" w:color="auto"/>
            <w:right w:val="none" w:sz="0" w:space="0" w:color="auto"/>
          </w:divBdr>
        </w:div>
        <w:div w:id="1129710220">
          <w:marLeft w:val="557"/>
          <w:marRight w:val="0"/>
          <w:marTop w:val="0"/>
          <w:marBottom w:val="0"/>
          <w:divBdr>
            <w:top w:val="none" w:sz="0" w:space="0" w:color="auto"/>
            <w:left w:val="none" w:sz="0" w:space="0" w:color="auto"/>
            <w:bottom w:val="none" w:sz="0" w:space="0" w:color="auto"/>
            <w:right w:val="none" w:sz="0" w:space="0" w:color="auto"/>
          </w:divBdr>
        </w:div>
        <w:div w:id="1141845218">
          <w:marLeft w:val="557"/>
          <w:marRight w:val="0"/>
          <w:marTop w:val="0"/>
          <w:marBottom w:val="0"/>
          <w:divBdr>
            <w:top w:val="none" w:sz="0" w:space="0" w:color="auto"/>
            <w:left w:val="none" w:sz="0" w:space="0" w:color="auto"/>
            <w:bottom w:val="none" w:sz="0" w:space="0" w:color="auto"/>
            <w:right w:val="none" w:sz="0" w:space="0" w:color="auto"/>
          </w:divBdr>
        </w:div>
        <w:div w:id="1225487512">
          <w:marLeft w:val="557"/>
          <w:marRight w:val="0"/>
          <w:marTop w:val="0"/>
          <w:marBottom w:val="0"/>
          <w:divBdr>
            <w:top w:val="none" w:sz="0" w:space="0" w:color="auto"/>
            <w:left w:val="none" w:sz="0" w:space="0" w:color="auto"/>
            <w:bottom w:val="none" w:sz="0" w:space="0" w:color="auto"/>
            <w:right w:val="none" w:sz="0" w:space="0" w:color="auto"/>
          </w:divBdr>
        </w:div>
        <w:div w:id="1228690258">
          <w:marLeft w:val="557"/>
          <w:marRight w:val="0"/>
          <w:marTop w:val="0"/>
          <w:marBottom w:val="0"/>
          <w:divBdr>
            <w:top w:val="none" w:sz="0" w:space="0" w:color="auto"/>
            <w:left w:val="none" w:sz="0" w:space="0" w:color="auto"/>
            <w:bottom w:val="none" w:sz="0" w:space="0" w:color="auto"/>
            <w:right w:val="none" w:sz="0" w:space="0" w:color="auto"/>
          </w:divBdr>
        </w:div>
        <w:div w:id="1239680468">
          <w:marLeft w:val="557"/>
          <w:marRight w:val="0"/>
          <w:marTop w:val="0"/>
          <w:marBottom w:val="0"/>
          <w:divBdr>
            <w:top w:val="none" w:sz="0" w:space="0" w:color="auto"/>
            <w:left w:val="none" w:sz="0" w:space="0" w:color="auto"/>
            <w:bottom w:val="none" w:sz="0" w:space="0" w:color="auto"/>
            <w:right w:val="none" w:sz="0" w:space="0" w:color="auto"/>
          </w:divBdr>
        </w:div>
        <w:div w:id="1253858911">
          <w:marLeft w:val="557"/>
          <w:marRight w:val="0"/>
          <w:marTop w:val="0"/>
          <w:marBottom w:val="0"/>
          <w:divBdr>
            <w:top w:val="none" w:sz="0" w:space="0" w:color="auto"/>
            <w:left w:val="none" w:sz="0" w:space="0" w:color="auto"/>
            <w:bottom w:val="none" w:sz="0" w:space="0" w:color="auto"/>
            <w:right w:val="none" w:sz="0" w:space="0" w:color="auto"/>
          </w:divBdr>
        </w:div>
        <w:div w:id="1273394111">
          <w:marLeft w:val="557"/>
          <w:marRight w:val="0"/>
          <w:marTop w:val="0"/>
          <w:marBottom w:val="0"/>
          <w:divBdr>
            <w:top w:val="none" w:sz="0" w:space="0" w:color="auto"/>
            <w:left w:val="none" w:sz="0" w:space="0" w:color="auto"/>
            <w:bottom w:val="none" w:sz="0" w:space="0" w:color="auto"/>
            <w:right w:val="none" w:sz="0" w:space="0" w:color="auto"/>
          </w:divBdr>
        </w:div>
        <w:div w:id="1365788955">
          <w:marLeft w:val="557"/>
          <w:marRight w:val="0"/>
          <w:marTop w:val="0"/>
          <w:marBottom w:val="0"/>
          <w:divBdr>
            <w:top w:val="none" w:sz="0" w:space="0" w:color="auto"/>
            <w:left w:val="none" w:sz="0" w:space="0" w:color="auto"/>
            <w:bottom w:val="none" w:sz="0" w:space="0" w:color="auto"/>
            <w:right w:val="none" w:sz="0" w:space="0" w:color="auto"/>
          </w:divBdr>
        </w:div>
        <w:div w:id="1554385181">
          <w:marLeft w:val="557"/>
          <w:marRight w:val="0"/>
          <w:marTop w:val="0"/>
          <w:marBottom w:val="0"/>
          <w:divBdr>
            <w:top w:val="none" w:sz="0" w:space="0" w:color="auto"/>
            <w:left w:val="none" w:sz="0" w:space="0" w:color="auto"/>
            <w:bottom w:val="none" w:sz="0" w:space="0" w:color="auto"/>
            <w:right w:val="none" w:sz="0" w:space="0" w:color="auto"/>
          </w:divBdr>
        </w:div>
        <w:div w:id="1753962629">
          <w:marLeft w:val="557"/>
          <w:marRight w:val="0"/>
          <w:marTop w:val="0"/>
          <w:marBottom w:val="0"/>
          <w:divBdr>
            <w:top w:val="none" w:sz="0" w:space="0" w:color="auto"/>
            <w:left w:val="none" w:sz="0" w:space="0" w:color="auto"/>
            <w:bottom w:val="none" w:sz="0" w:space="0" w:color="auto"/>
            <w:right w:val="none" w:sz="0" w:space="0" w:color="auto"/>
          </w:divBdr>
        </w:div>
        <w:div w:id="1766076080">
          <w:marLeft w:val="557"/>
          <w:marRight w:val="0"/>
          <w:marTop w:val="0"/>
          <w:marBottom w:val="0"/>
          <w:divBdr>
            <w:top w:val="none" w:sz="0" w:space="0" w:color="auto"/>
            <w:left w:val="none" w:sz="0" w:space="0" w:color="auto"/>
            <w:bottom w:val="none" w:sz="0" w:space="0" w:color="auto"/>
            <w:right w:val="none" w:sz="0" w:space="0" w:color="auto"/>
          </w:divBdr>
        </w:div>
        <w:div w:id="1779523925">
          <w:marLeft w:val="557"/>
          <w:marRight w:val="0"/>
          <w:marTop w:val="0"/>
          <w:marBottom w:val="0"/>
          <w:divBdr>
            <w:top w:val="none" w:sz="0" w:space="0" w:color="auto"/>
            <w:left w:val="none" w:sz="0" w:space="0" w:color="auto"/>
            <w:bottom w:val="none" w:sz="0" w:space="0" w:color="auto"/>
            <w:right w:val="none" w:sz="0" w:space="0" w:color="auto"/>
          </w:divBdr>
        </w:div>
        <w:div w:id="1836217870">
          <w:marLeft w:val="557"/>
          <w:marRight w:val="0"/>
          <w:marTop w:val="0"/>
          <w:marBottom w:val="0"/>
          <w:divBdr>
            <w:top w:val="none" w:sz="0" w:space="0" w:color="auto"/>
            <w:left w:val="none" w:sz="0" w:space="0" w:color="auto"/>
            <w:bottom w:val="none" w:sz="0" w:space="0" w:color="auto"/>
            <w:right w:val="none" w:sz="0" w:space="0" w:color="auto"/>
          </w:divBdr>
        </w:div>
        <w:div w:id="1846936605">
          <w:marLeft w:val="557"/>
          <w:marRight w:val="0"/>
          <w:marTop w:val="0"/>
          <w:marBottom w:val="0"/>
          <w:divBdr>
            <w:top w:val="none" w:sz="0" w:space="0" w:color="auto"/>
            <w:left w:val="none" w:sz="0" w:space="0" w:color="auto"/>
            <w:bottom w:val="none" w:sz="0" w:space="0" w:color="auto"/>
            <w:right w:val="none" w:sz="0" w:space="0" w:color="auto"/>
          </w:divBdr>
        </w:div>
        <w:div w:id="1889301435">
          <w:marLeft w:val="557"/>
          <w:marRight w:val="0"/>
          <w:marTop w:val="0"/>
          <w:marBottom w:val="0"/>
          <w:divBdr>
            <w:top w:val="none" w:sz="0" w:space="0" w:color="auto"/>
            <w:left w:val="none" w:sz="0" w:space="0" w:color="auto"/>
            <w:bottom w:val="none" w:sz="0" w:space="0" w:color="auto"/>
            <w:right w:val="none" w:sz="0" w:space="0" w:color="auto"/>
          </w:divBdr>
        </w:div>
        <w:div w:id="1949581341">
          <w:marLeft w:val="557"/>
          <w:marRight w:val="0"/>
          <w:marTop w:val="0"/>
          <w:marBottom w:val="0"/>
          <w:divBdr>
            <w:top w:val="none" w:sz="0" w:space="0" w:color="auto"/>
            <w:left w:val="none" w:sz="0" w:space="0" w:color="auto"/>
            <w:bottom w:val="none" w:sz="0" w:space="0" w:color="auto"/>
            <w:right w:val="none" w:sz="0" w:space="0" w:color="auto"/>
          </w:divBdr>
        </w:div>
        <w:div w:id="1959602541">
          <w:marLeft w:val="557"/>
          <w:marRight w:val="0"/>
          <w:marTop w:val="0"/>
          <w:marBottom w:val="0"/>
          <w:divBdr>
            <w:top w:val="none" w:sz="0" w:space="0" w:color="auto"/>
            <w:left w:val="none" w:sz="0" w:space="0" w:color="auto"/>
            <w:bottom w:val="none" w:sz="0" w:space="0" w:color="auto"/>
            <w:right w:val="none" w:sz="0" w:space="0" w:color="auto"/>
          </w:divBdr>
        </w:div>
        <w:div w:id="2029289365">
          <w:marLeft w:val="557"/>
          <w:marRight w:val="0"/>
          <w:marTop w:val="0"/>
          <w:marBottom w:val="0"/>
          <w:divBdr>
            <w:top w:val="none" w:sz="0" w:space="0" w:color="auto"/>
            <w:left w:val="none" w:sz="0" w:space="0" w:color="auto"/>
            <w:bottom w:val="none" w:sz="0" w:space="0" w:color="auto"/>
            <w:right w:val="none" w:sz="0" w:space="0" w:color="auto"/>
          </w:divBdr>
        </w:div>
        <w:div w:id="2075198270">
          <w:marLeft w:val="557"/>
          <w:marRight w:val="0"/>
          <w:marTop w:val="0"/>
          <w:marBottom w:val="0"/>
          <w:divBdr>
            <w:top w:val="none" w:sz="0" w:space="0" w:color="auto"/>
            <w:left w:val="none" w:sz="0" w:space="0" w:color="auto"/>
            <w:bottom w:val="none" w:sz="0" w:space="0" w:color="auto"/>
            <w:right w:val="none" w:sz="0" w:space="0" w:color="auto"/>
          </w:divBdr>
        </w:div>
      </w:divsChild>
    </w:div>
    <w:div w:id="1657492662">
      <w:bodyDiv w:val="1"/>
      <w:marLeft w:val="0"/>
      <w:marRight w:val="0"/>
      <w:marTop w:val="0"/>
      <w:marBottom w:val="0"/>
      <w:divBdr>
        <w:top w:val="none" w:sz="0" w:space="0" w:color="auto"/>
        <w:left w:val="none" w:sz="0" w:space="0" w:color="auto"/>
        <w:bottom w:val="none" w:sz="0" w:space="0" w:color="auto"/>
        <w:right w:val="none" w:sz="0" w:space="0" w:color="auto"/>
      </w:divBdr>
    </w:div>
    <w:div w:id="1689216103">
      <w:bodyDiv w:val="1"/>
      <w:marLeft w:val="0"/>
      <w:marRight w:val="0"/>
      <w:marTop w:val="0"/>
      <w:marBottom w:val="0"/>
      <w:divBdr>
        <w:top w:val="none" w:sz="0" w:space="0" w:color="auto"/>
        <w:left w:val="none" w:sz="0" w:space="0" w:color="auto"/>
        <w:bottom w:val="none" w:sz="0" w:space="0" w:color="auto"/>
        <w:right w:val="none" w:sz="0" w:space="0" w:color="auto"/>
      </w:divBdr>
    </w:div>
    <w:div w:id="1749114809">
      <w:bodyDiv w:val="1"/>
      <w:marLeft w:val="0"/>
      <w:marRight w:val="0"/>
      <w:marTop w:val="0"/>
      <w:marBottom w:val="0"/>
      <w:divBdr>
        <w:top w:val="none" w:sz="0" w:space="0" w:color="auto"/>
        <w:left w:val="none" w:sz="0" w:space="0" w:color="auto"/>
        <w:bottom w:val="none" w:sz="0" w:space="0" w:color="auto"/>
        <w:right w:val="none" w:sz="0" w:space="0" w:color="auto"/>
      </w:divBdr>
    </w:div>
    <w:div w:id="1756241903">
      <w:bodyDiv w:val="1"/>
      <w:marLeft w:val="0"/>
      <w:marRight w:val="0"/>
      <w:marTop w:val="0"/>
      <w:marBottom w:val="0"/>
      <w:divBdr>
        <w:top w:val="none" w:sz="0" w:space="0" w:color="auto"/>
        <w:left w:val="none" w:sz="0" w:space="0" w:color="auto"/>
        <w:bottom w:val="none" w:sz="0" w:space="0" w:color="auto"/>
        <w:right w:val="none" w:sz="0" w:space="0" w:color="auto"/>
      </w:divBdr>
    </w:div>
    <w:div w:id="1843928757">
      <w:bodyDiv w:val="1"/>
      <w:marLeft w:val="0"/>
      <w:marRight w:val="0"/>
      <w:marTop w:val="0"/>
      <w:marBottom w:val="0"/>
      <w:divBdr>
        <w:top w:val="none" w:sz="0" w:space="0" w:color="auto"/>
        <w:left w:val="none" w:sz="0" w:space="0" w:color="auto"/>
        <w:bottom w:val="none" w:sz="0" w:space="0" w:color="auto"/>
        <w:right w:val="none" w:sz="0" w:space="0" w:color="auto"/>
      </w:divBdr>
    </w:div>
    <w:div w:id="1876308649">
      <w:bodyDiv w:val="1"/>
      <w:marLeft w:val="0"/>
      <w:marRight w:val="0"/>
      <w:marTop w:val="0"/>
      <w:marBottom w:val="0"/>
      <w:divBdr>
        <w:top w:val="none" w:sz="0" w:space="0" w:color="auto"/>
        <w:left w:val="none" w:sz="0" w:space="0" w:color="auto"/>
        <w:bottom w:val="none" w:sz="0" w:space="0" w:color="auto"/>
        <w:right w:val="none" w:sz="0" w:space="0" w:color="auto"/>
      </w:divBdr>
    </w:div>
    <w:div w:id="1914469369">
      <w:bodyDiv w:val="1"/>
      <w:marLeft w:val="0"/>
      <w:marRight w:val="0"/>
      <w:marTop w:val="0"/>
      <w:marBottom w:val="0"/>
      <w:divBdr>
        <w:top w:val="none" w:sz="0" w:space="0" w:color="auto"/>
        <w:left w:val="none" w:sz="0" w:space="0" w:color="auto"/>
        <w:bottom w:val="none" w:sz="0" w:space="0" w:color="auto"/>
        <w:right w:val="none" w:sz="0" w:space="0" w:color="auto"/>
      </w:divBdr>
    </w:div>
    <w:div w:id="198705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image" Target="media/image3.png" Id="rId10" /><Relationship Type="http://schemas.microsoft.com/office/2020/10/relationships/intelligence" Target="intelligence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7794D8-BE6A-4258-8CA7-8574EB7A06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KingNCKKK</dc:creator>
  <keywords/>
  <lastModifiedBy>Hong Phuc Nguyen</lastModifiedBy>
  <revision>141</revision>
  <lastPrinted>2018-12-24T18:33:00.0000000Z</lastPrinted>
  <dcterms:created xsi:type="dcterms:W3CDTF">2026-03-03T05:38:00.0000000Z</dcterms:created>
  <dcterms:modified xsi:type="dcterms:W3CDTF">2026-03-17T14:05:33.9744482Z</dcterms:modified>
</coreProperties>
</file>